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55EA9" w14:textId="77777777" w:rsidR="004E52D7" w:rsidRPr="003F1F7D" w:rsidRDefault="004E52D7" w:rsidP="004E52D7">
      <w:pPr>
        <w:spacing w:before="0" w:after="0" w:line="240" w:lineRule="auto"/>
        <w:rPr>
          <w:rFonts w:asciiTheme="minorHAnsi" w:hAnsiTheme="minorHAnsi"/>
          <w:noProof/>
        </w:rPr>
      </w:pPr>
      <w:bookmarkStart w:id="0" w:name="_Toc211704263"/>
      <w:bookmarkStart w:id="1" w:name="_Toc212373459"/>
      <w:bookmarkStart w:id="2" w:name="_Toc212373857"/>
      <w:bookmarkStart w:id="3" w:name="_Toc212375298"/>
      <w:bookmarkStart w:id="4" w:name="_Toc213676532"/>
      <w:bookmarkStart w:id="5" w:name="_Toc215132851"/>
      <w:bookmarkStart w:id="6" w:name="_Toc215133000"/>
      <w:bookmarkStart w:id="7" w:name="_Toc215321760"/>
      <w:bookmarkStart w:id="8" w:name="_Toc216093810"/>
      <w:bookmarkStart w:id="9" w:name="_Toc233016814"/>
      <w:bookmarkStart w:id="10" w:name="_Toc234820057"/>
      <w:bookmarkStart w:id="11" w:name="_Toc234846321"/>
      <w:bookmarkStart w:id="12" w:name="_Toc236834209"/>
      <w:bookmarkStart w:id="13" w:name="_Toc237090499"/>
      <w:bookmarkStart w:id="14" w:name="_Toc260051747"/>
      <w:bookmarkStart w:id="15" w:name="_Toc260140845"/>
      <w:bookmarkStart w:id="16" w:name="_Toc260150171"/>
      <w:bookmarkStart w:id="17" w:name="_Toc260760594"/>
      <w:bookmarkStart w:id="18" w:name="_Toc261382941"/>
      <w:bookmarkStart w:id="19" w:name="_Toc266971062"/>
      <w:bookmarkStart w:id="20" w:name="_Toc267496344"/>
      <w:bookmarkStart w:id="21" w:name="_Toc274238283"/>
      <w:bookmarkStart w:id="22" w:name="_Toc276482135"/>
      <w:bookmarkStart w:id="23" w:name="_Toc285611630"/>
      <w:bookmarkStart w:id="24" w:name="_Toc293933172"/>
      <w:bookmarkStart w:id="25" w:name="_Toc294201044"/>
      <w:bookmarkStart w:id="26" w:name="_Toc308794244"/>
      <w:bookmarkStart w:id="27" w:name="_Toc308801980"/>
      <w:bookmarkStart w:id="28" w:name="_Toc309999518"/>
      <w:bookmarkStart w:id="29" w:name="_Toc211682272"/>
      <w:bookmarkStart w:id="30" w:name="_Toc211700999"/>
      <w:bookmarkStart w:id="31" w:name="_Ref211701369"/>
    </w:p>
    <w:p w14:paraId="39CD2D52" w14:textId="77777777" w:rsidR="004E52D7" w:rsidRPr="003F1F7D" w:rsidRDefault="004E52D7" w:rsidP="004E52D7">
      <w:pPr>
        <w:tabs>
          <w:tab w:val="left" w:pos="2160"/>
        </w:tabs>
        <w:jc w:val="center"/>
        <w:rPr>
          <w:rFonts w:asciiTheme="minorHAnsi" w:hAnsiTheme="minorHAnsi"/>
          <w:noProof/>
          <w:lang w:bidi="ar-SA"/>
        </w:rPr>
      </w:pPr>
    </w:p>
    <w:p w14:paraId="0F5077E9" w14:textId="77777777" w:rsidR="004E52D7" w:rsidRPr="003F1F7D" w:rsidRDefault="004E52D7" w:rsidP="004E52D7">
      <w:pPr>
        <w:tabs>
          <w:tab w:val="left" w:pos="2160"/>
        </w:tabs>
        <w:jc w:val="center"/>
        <w:rPr>
          <w:rFonts w:asciiTheme="minorHAnsi" w:hAnsiTheme="minorHAnsi"/>
          <w:b/>
          <w:noProof/>
        </w:rPr>
      </w:pPr>
      <w:r>
        <w:rPr>
          <w:noProof/>
          <w:lang w:val="en-US" w:bidi="ar-SA"/>
        </w:rPr>
        <w:drawing>
          <wp:inline distT="0" distB="0" distL="0" distR="0" wp14:anchorId="72726AAD" wp14:editId="2A736F47">
            <wp:extent cx="1943100" cy="485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485775"/>
                    </a:xfrm>
                    <a:prstGeom prst="rect">
                      <a:avLst/>
                    </a:prstGeom>
                    <a:noFill/>
                    <a:ln>
                      <a:noFill/>
                    </a:ln>
                  </pic:spPr>
                </pic:pic>
              </a:graphicData>
            </a:graphic>
          </wp:inline>
        </w:drawing>
      </w:r>
    </w:p>
    <w:p w14:paraId="1D14E64F" w14:textId="77777777" w:rsidR="004E52D7" w:rsidRPr="003F1F7D" w:rsidRDefault="004E52D7" w:rsidP="004E52D7">
      <w:pPr>
        <w:pStyle w:val="Title"/>
        <w:spacing w:before="0" w:after="0" w:line="240" w:lineRule="auto"/>
        <w:jc w:val="center"/>
        <w:rPr>
          <w:rFonts w:asciiTheme="minorHAnsi" w:hAnsiTheme="minorHAnsi" w:cs="Arial"/>
          <w:b/>
          <w:noProof/>
          <w:color w:val="1F497D"/>
          <w:sz w:val="24"/>
          <w:szCs w:val="24"/>
        </w:rPr>
      </w:pPr>
      <w:r w:rsidRPr="003F1F7D">
        <w:rPr>
          <w:rFonts w:asciiTheme="minorHAnsi" w:hAnsiTheme="minorHAnsi" w:cs="Arial"/>
          <w:b/>
          <w:noProof/>
          <w:color w:val="1F497D"/>
          <w:sz w:val="24"/>
          <w:szCs w:val="24"/>
          <w:lang w:val="en-US" w:bidi="ar-SA"/>
        </w:rPr>
        <mc:AlternateContent>
          <mc:Choice Requires="wpg">
            <w:drawing>
              <wp:anchor distT="0" distB="0" distL="114300" distR="114300" simplePos="0" relativeHeight="251658240" behindDoc="0" locked="0" layoutInCell="1" allowOverlap="1" wp14:anchorId="2980B728" wp14:editId="49FF547E">
                <wp:simplePos x="0" y="0"/>
                <wp:positionH relativeFrom="column">
                  <wp:posOffset>-146050</wp:posOffset>
                </wp:positionH>
                <wp:positionV relativeFrom="paragraph">
                  <wp:posOffset>195580</wp:posOffset>
                </wp:positionV>
                <wp:extent cx="7159005" cy="5860623"/>
                <wp:effectExtent l="0" t="0" r="3810" b="6985"/>
                <wp:wrapNone/>
                <wp:docPr id="11" name="Group 11"/>
                <wp:cNvGraphicFramePr/>
                <a:graphic xmlns:a="http://schemas.openxmlformats.org/drawingml/2006/main">
                  <a:graphicData uri="http://schemas.microsoft.com/office/word/2010/wordprocessingGroup">
                    <wpg:wgp>
                      <wpg:cNvGrpSpPr/>
                      <wpg:grpSpPr>
                        <a:xfrm>
                          <a:off x="0" y="0"/>
                          <a:ext cx="7159005" cy="5860623"/>
                          <a:chOff x="0" y="0"/>
                          <a:chExt cx="7159005" cy="5860623"/>
                        </a:xfrm>
                      </wpg:grpSpPr>
                      <wpg:grpSp>
                        <wpg:cNvPr id="10" name="Group 10"/>
                        <wpg:cNvGrpSpPr/>
                        <wpg:grpSpPr>
                          <a:xfrm>
                            <a:off x="0" y="4461718"/>
                            <a:ext cx="7159005" cy="1398905"/>
                            <a:chOff x="0" y="857280"/>
                            <a:chExt cx="7159005" cy="1398905"/>
                          </a:xfrm>
                        </wpg:grpSpPr>
                        <wps:wsp>
                          <wps:cNvPr id="6" name="Text Box 161"/>
                          <wps:cNvSpPr txBox="1">
                            <a:spLocks noChangeArrowheads="1"/>
                          </wps:cNvSpPr>
                          <wps:spPr bwMode="auto">
                            <a:xfrm>
                              <a:off x="1329070" y="857280"/>
                              <a:ext cx="582993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4E52D7" w:rsidRPr="00542548" w14:paraId="2CB38F61" w14:textId="77777777" w:rsidTr="00060849">
                                  <w:trPr>
                                    <w:trHeight w:val="1970"/>
                                  </w:trPr>
                                  <w:tc>
                                    <w:tcPr>
                                      <w:tcW w:w="10008" w:type="dxa"/>
                                      <w:vAlign w:val="center"/>
                                    </w:tcPr>
                                    <w:p w14:paraId="240D48EE" w14:textId="77777777" w:rsidR="004E52D7" w:rsidRPr="00790D79" w:rsidRDefault="004E52D7" w:rsidP="00F80349">
                                      <w:pPr>
                                        <w:pStyle w:val="TOC1"/>
                                      </w:pPr>
                                      <w:r>
                                        <w:t xml:space="preserve">Fusion Test AutomatioN Framework </w:t>
                                      </w:r>
                                    </w:p>
                                  </w:tc>
                                </w:tr>
                              </w:tbl>
                              <w:p w14:paraId="7F904990" w14:textId="77777777" w:rsidR="004E52D7" w:rsidRPr="00542548" w:rsidRDefault="004E52D7" w:rsidP="004E52D7">
                                <w:pPr>
                                  <w:ind w:left="-2520" w:right="-4909"/>
                                  <w:rPr>
                                    <w:rFonts w:asciiTheme="minorHAnsi" w:hAnsiTheme="minorHAnsi"/>
                                  </w:rPr>
                                </w:pPr>
                              </w:p>
                            </w:txbxContent>
                          </wps:txbx>
                          <wps:bodyPr rot="0" vert="horz" wrap="square" lIns="91440" tIns="45720" rIns="91440" bIns="45720" anchor="t" anchorCtr="0" upright="1">
                            <a:noAutofit/>
                          </wps:bodyPr>
                        </wps:wsp>
                        <wps:wsp>
                          <wps:cNvPr id="2" name="Text Box 162"/>
                          <wps:cNvSpPr txBox="1">
                            <a:spLocks noChangeArrowheads="1"/>
                          </wps:cNvSpPr>
                          <wps:spPr bwMode="auto">
                            <a:xfrm>
                              <a:off x="0" y="857280"/>
                              <a:ext cx="133032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14:paraId="5D630489" w14:textId="77777777" w:rsidR="004E52D7" w:rsidRPr="00E230BA" w:rsidRDefault="004E52D7" w:rsidP="004E52D7"/>
                            </w:txbxContent>
                          </wps:txbx>
                          <wps:bodyPr rot="0" vert="horz" wrap="square" lIns="91440" tIns="45720" rIns="91440" bIns="45720" anchor="t" anchorCtr="0" upright="1">
                            <a:noAutofit/>
                          </wps:bodyPr>
                        </wps:wsp>
                      </wpg:grpSp>
                      <wps:wsp>
                        <wps:cNvPr id="14" name="Text Box 14"/>
                        <wps:cNvSpPr txBox="1"/>
                        <wps:spPr>
                          <a:xfrm>
                            <a:off x="29305" y="0"/>
                            <a:ext cx="7069017" cy="383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1D2E9" w14:textId="77777777" w:rsidR="004E52D7" w:rsidRDefault="004E52D7" w:rsidP="004E52D7">
                              <w:pPr>
                                <w:spacing w:before="0" w:after="0" w:line="240" w:lineRule="auto"/>
                                <w:jc w:val="center"/>
                                <w:rPr>
                                  <w:rFonts w:cstheme="minorHAnsi"/>
                                  <w:b/>
                                  <w:color w:val="365F91" w:themeColor="accent1" w:themeShade="BF"/>
                                  <w:sz w:val="28"/>
                                  <w:szCs w:val="22"/>
                                </w:rPr>
                              </w:pPr>
                            </w:p>
                            <w:p w14:paraId="52F51800" w14:textId="77777777" w:rsidR="004E52D7" w:rsidRDefault="004E52D7" w:rsidP="004E52D7">
                              <w:pPr>
                                <w:spacing w:before="0" w:after="0" w:line="240" w:lineRule="auto"/>
                                <w:jc w:val="center"/>
                                <w:rPr>
                                  <w:rFonts w:cstheme="minorHAnsi"/>
                                  <w:b/>
                                  <w:color w:val="365F91" w:themeColor="accent1" w:themeShade="BF"/>
                                  <w:sz w:val="28"/>
                                  <w:szCs w:val="22"/>
                                </w:rPr>
                              </w:pPr>
                            </w:p>
                            <w:p w14:paraId="1FA68C4C" w14:textId="77777777" w:rsidR="004E52D7" w:rsidRPr="00C17814" w:rsidRDefault="004E52D7" w:rsidP="004E52D7">
                              <w:pPr>
                                <w:spacing w:before="0" w:after="0" w:line="240" w:lineRule="auto"/>
                                <w:jc w:val="center"/>
                                <w:rPr>
                                  <w:b/>
                                  <w:noProof/>
                                  <w:sz w:val="40"/>
                                  <w:szCs w:val="40"/>
                                  <w:lang w:val="en-US" w:bidi="ar-SA"/>
                                </w:rPr>
                              </w:pPr>
                              <w:r w:rsidRPr="00C17814">
                                <w:rPr>
                                  <w:b/>
                                  <w:noProof/>
                                  <w:sz w:val="40"/>
                                  <w:szCs w:val="40"/>
                                  <w:lang w:val="en-US" w:bidi="ar-SA"/>
                                </w:rPr>
                                <w:t>Fusion – Test Automation Framework</w:t>
                              </w:r>
                            </w:p>
                            <w:p w14:paraId="53610059" w14:textId="77777777" w:rsidR="004E52D7" w:rsidRDefault="004E52D7" w:rsidP="004E52D7">
                              <w:pPr>
                                <w:spacing w:before="0" w:after="0" w:line="240" w:lineRule="auto"/>
                                <w:jc w:val="center"/>
                                <w:rPr>
                                  <w:noProof/>
                                  <w:lang w:val="en-US" w:bidi="ar-SA"/>
                                </w:rPr>
                              </w:pPr>
                            </w:p>
                            <w:p w14:paraId="4B572DC6" w14:textId="77777777" w:rsidR="004E52D7" w:rsidRDefault="004E52D7" w:rsidP="004E52D7">
                              <w:pPr>
                                <w:spacing w:before="0" w:after="0" w:line="240" w:lineRule="auto"/>
                                <w:jc w:val="center"/>
                                <w:rPr>
                                  <w:noProof/>
                                  <w:lang w:val="en-US" w:bidi="ar-SA"/>
                                </w:rPr>
                              </w:pPr>
                            </w:p>
                            <w:p w14:paraId="6A83DDCB" w14:textId="77777777" w:rsidR="004E52D7" w:rsidRDefault="004E52D7" w:rsidP="004E52D7">
                              <w:pPr>
                                <w:spacing w:before="0" w:after="0" w:line="240" w:lineRule="auto"/>
                                <w:jc w:val="center"/>
                              </w:pPr>
                            </w:p>
                            <w:p w14:paraId="5FE09EEB" w14:textId="77777777" w:rsidR="004E52D7" w:rsidRDefault="004E52D7" w:rsidP="004E52D7">
                              <w:pPr>
                                <w:spacing w:before="0" w:after="0" w:line="240" w:lineRule="auto"/>
                                <w:jc w:val="center"/>
                              </w:pPr>
                            </w:p>
                            <w:p w14:paraId="473D85F9" w14:textId="77777777" w:rsidR="004E52D7" w:rsidRDefault="004E52D7" w:rsidP="004E52D7">
                              <w:pPr>
                                <w:spacing w:before="0" w:after="0" w:line="240" w:lineRule="auto"/>
                                <w:jc w:val="center"/>
                              </w:pPr>
                            </w:p>
                            <w:p w14:paraId="1E496AD0" w14:textId="77777777" w:rsidR="004E52D7" w:rsidRDefault="004E52D7" w:rsidP="004E52D7">
                              <w:pPr>
                                <w:spacing w:before="0" w:after="0" w:line="240" w:lineRule="auto"/>
                                <w:jc w:val="center"/>
                                <w:rPr>
                                  <w:rFonts w:cstheme="minorHAnsi"/>
                                  <w:b/>
                                  <w:color w:val="365F91" w:themeColor="accent1" w:themeShade="BF"/>
                                  <w:sz w:val="28"/>
                                  <w:szCs w:val="22"/>
                                </w:rPr>
                              </w:pPr>
                              <w:r w:rsidRPr="00F030E0">
                                <w:rPr>
                                  <w:rFonts w:cstheme="minorHAnsi"/>
                                  <w:b/>
                                  <w:color w:val="365F91" w:themeColor="accent1" w:themeShade="BF"/>
                                  <w:sz w:val="28"/>
                                  <w:szCs w:val="22"/>
                                </w:rPr>
                                <w:t xml:space="preserve">Submitted </w:t>
                              </w:r>
                              <w:r>
                                <w:rPr>
                                  <w:rFonts w:cstheme="minorHAnsi"/>
                                  <w:b/>
                                  <w:color w:val="365F91" w:themeColor="accent1" w:themeShade="BF"/>
                                  <w:sz w:val="28"/>
                                  <w:szCs w:val="22"/>
                                </w:rPr>
                                <w:t>b</w:t>
                              </w:r>
                              <w:r w:rsidRPr="00F030E0">
                                <w:rPr>
                                  <w:rFonts w:cstheme="minorHAnsi"/>
                                  <w:b/>
                                  <w:color w:val="365F91" w:themeColor="accent1" w:themeShade="BF"/>
                                  <w:sz w:val="28"/>
                                  <w:szCs w:val="22"/>
                                </w:rPr>
                                <w:t>y</w:t>
                              </w:r>
                            </w:p>
                            <w:p w14:paraId="019380BD" w14:textId="77777777" w:rsidR="004E52D7" w:rsidRPr="00F030E0" w:rsidRDefault="004E52D7" w:rsidP="004E52D7">
                              <w:pPr>
                                <w:spacing w:before="0" w:after="0" w:line="240" w:lineRule="auto"/>
                                <w:jc w:val="center"/>
                                <w:rPr>
                                  <w:rFonts w:cstheme="minorHAnsi"/>
                                  <w:b/>
                                  <w:color w:val="365F91" w:themeColor="accent1" w:themeShade="BF"/>
                                  <w:sz w:val="28"/>
                                  <w:szCs w:val="22"/>
                                </w:rPr>
                              </w:pPr>
                            </w:p>
                            <w:p w14:paraId="12BE779A" w14:textId="77777777" w:rsidR="004E52D7" w:rsidRPr="00ED493B" w:rsidRDefault="004E52D7" w:rsidP="004E52D7">
                              <w:pPr>
                                <w:spacing w:before="0" w:after="0" w:line="240" w:lineRule="auto"/>
                                <w:jc w:val="center"/>
                                <w:rPr>
                                  <w:rFonts w:cstheme="minorHAnsi"/>
                                  <w:b/>
                                  <w:color w:val="365F91" w:themeColor="accent1" w:themeShade="BF"/>
                                  <w:sz w:val="28"/>
                                  <w:szCs w:val="22"/>
                                </w:rPr>
                              </w:pPr>
                              <w:r w:rsidRPr="00ED493B">
                                <w:rPr>
                                  <w:rFonts w:cstheme="minorHAnsi"/>
                                  <w:b/>
                                  <w:color w:val="365F91" w:themeColor="accent1" w:themeShade="BF"/>
                                  <w:sz w:val="28"/>
                                  <w:szCs w:val="22"/>
                                </w:rPr>
                                <w:t>Cybage Software Pvt. Ltd.</w:t>
                              </w:r>
                            </w:p>
                            <w:p w14:paraId="2FFF177A"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Cybage Towers</w:t>
                              </w:r>
                            </w:p>
                            <w:p w14:paraId="68348211" w14:textId="77777777" w:rsidR="004E52D7"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Survey No 13A/1+2+3/1,</w:t>
                              </w:r>
                            </w:p>
                            <w:p w14:paraId="416EA719"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Vadgaon Sheri, Pune 411014</w:t>
                              </w:r>
                            </w:p>
                            <w:p w14:paraId="4D0D2EDE"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Phone: 91-20-66041700, Fax: 91-20-66041701</w:t>
                              </w:r>
                            </w:p>
                            <w:p w14:paraId="0DCBCAC0"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 xml:space="preserve">Email: </w:t>
                              </w:r>
                              <w:hyperlink r:id="rId13" w:history="1">
                                <w:r w:rsidRPr="004F544A">
                                  <w:rPr>
                                    <w:rStyle w:val="Hyperlink"/>
                                    <w:rFonts w:cstheme="minorHAnsi"/>
                                    <w:sz w:val="22"/>
                                    <w:szCs w:val="22"/>
                                  </w:rPr>
                                  <w:t>biz@cybage.com</w:t>
                                </w:r>
                              </w:hyperlink>
                              <w:r w:rsidRPr="004F544A">
                                <w:rPr>
                                  <w:rFonts w:cstheme="minorHAnsi"/>
                                  <w:color w:val="365F91" w:themeColor="accent1" w:themeShade="BF"/>
                                  <w:sz w:val="22"/>
                                  <w:szCs w:val="22"/>
                                </w:rPr>
                                <w:t>,</w:t>
                              </w:r>
                              <w:r w:rsidRPr="004F544A">
                                <w:rPr>
                                  <w:sz w:val="18"/>
                                </w:rPr>
                                <w:t xml:space="preserve"> </w:t>
                              </w:r>
                              <w:hyperlink r:id="rId14" w:history="1">
                                <w:r w:rsidRPr="004F544A">
                                  <w:rPr>
                                    <w:rStyle w:val="Hyperlink"/>
                                    <w:rFonts w:cstheme="minorHAnsi"/>
                                    <w:sz w:val="22"/>
                                    <w:szCs w:val="22"/>
                                  </w:rPr>
                                  <w:t>info@cybage.com</w:t>
                                </w:r>
                              </w:hyperlink>
                            </w:p>
                            <w:p w14:paraId="5E2DE1E5" w14:textId="77777777" w:rsidR="004E52D7" w:rsidRPr="00A84298" w:rsidRDefault="004E52D7" w:rsidP="004E52D7">
                              <w:pPr>
                                <w:spacing w:before="0" w:after="0" w:line="240" w:lineRule="auto"/>
                                <w:jc w:val="center"/>
                                <w:rPr>
                                  <w:rFonts w:cstheme="minorHAnsi"/>
                                  <w:color w:val="365F91" w:themeColor="accent1" w:themeShade="BF"/>
                                  <w:sz w:val="28"/>
                                  <w:szCs w:val="22"/>
                                </w:rPr>
                              </w:pPr>
                              <w:r>
                                <w:rPr>
                                  <w:rFonts w:cstheme="minorHAnsi"/>
                                  <w:color w:val="365F91" w:themeColor="accent1" w:themeShade="BF"/>
                                  <w:sz w:val="22"/>
                                  <w:szCs w:val="22"/>
                                </w:rPr>
                                <w:t xml:space="preserve">Website: </w:t>
                              </w:r>
                              <w:hyperlink r:id="rId15" w:history="1">
                                <w:r w:rsidRPr="004F544A">
                                  <w:rPr>
                                    <w:rStyle w:val="Hyperlink"/>
                                    <w:rFonts w:cstheme="minorHAnsi"/>
                                    <w:sz w:val="22"/>
                                    <w:szCs w:val="22"/>
                                  </w:rPr>
                                  <w:t>www.cybage.com</w:t>
                                </w:r>
                              </w:hyperlink>
                            </w:p>
                            <w:p w14:paraId="213FE63C" w14:textId="77777777" w:rsidR="004E52D7" w:rsidRPr="002D6BA2" w:rsidRDefault="004E52D7" w:rsidP="004E52D7">
                              <w:pPr>
                                <w:spacing w:before="0" w:after="0" w:line="240" w:lineRule="auto"/>
                                <w:jc w:val="center"/>
                                <w:rPr>
                                  <w:sz w:val="28"/>
                                  <w:szCs w:val="32"/>
                                </w:rPr>
                              </w:pPr>
                            </w:p>
                            <w:p w14:paraId="2B704FAF" w14:textId="77777777" w:rsidR="004E52D7" w:rsidRDefault="004E52D7" w:rsidP="004E52D7">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0B728" id="Group 11" o:spid="_x0000_s1026" style="position:absolute;left:0;text-align:left;margin-left:-11.5pt;margin-top:15.4pt;width:563.7pt;height:461.45pt;z-index:251658240;mso-width-relative:margin;mso-height-relative:margin" coordsize="71590,5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">
                <v:group id="Group 10" o:spid="_x0000_s1027" style="position:absolute;top:44617;width:71590;height:13989" coordorigin=",8572" coordsize="71590,13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8572;width:58300;height:13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4E52D7" w:rsidRPr="00542548" w14:paraId="2CB38F61" w14:textId="77777777" w:rsidTr="00060849">
                            <w:trPr>
                              <w:trHeight w:val="1970"/>
                            </w:trPr>
                            <w:tc>
                              <w:tcPr>
                                <w:tcW w:w="10008" w:type="dxa"/>
                                <w:vAlign w:val="center"/>
                              </w:tcPr>
                              <w:p w14:paraId="240D48EE" w14:textId="77777777" w:rsidR="004E52D7" w:rsidRPr="00790D79" w:rsidRDefault="004E52D7" w:rsidP="00F80349">
                                <w:pPr>
                                  <w:pStyle w:val="TOC1"/>
                                </w:pPr>
                                <w:r>
                                  <w:t xml:space="preserve">Fusion Test AutomatioN Framework </w:t>
                                </w:r>
                              </w:p>
                            </w:tc>
                          </w:tr>
                        </w:tbl>
                        <w:p w14:paraId="7F904990" w14:textId="77777777" w:rsidR="004E52D7" w:rsidRPr="00542548" w:rsidRDefault="004E52D7" w:rsidP="004E52D7">
                          <w:pPr>
                            <w:ind w:left="-2520" w:right="-4909"/>
                            <w:rPr>
                              <w:rFonts w:asciiTheme="minorHAnsi" w:hAnsiTheme="minorHAnsi"/>
                            </w:rPr>
                          </w:pPr>
                        </w:p>
                      </w:txbxContent>
                    </v:textbox>
                  </v:shape>
                  <v:shape id="Text Box 162" o:spid="_x0000_s1029" type="#_x0000_t202" style="position:absolute;top:8572;width:13303;height:13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UTcUA&#10;AADaAAAADwAAAGRycy9kb3ducmV2LnhtbESPT2vCQBTE74LfYXkFb7qpSCvRTfAP0l7aYtJLb8/s&#10;Mwlm38bs1sRv3y0Uehxm5jfMOh1MI27UudqygsdZBIK4sLrmUsFnfpguQTiPrLGxTAru5CBNxqM1&#10;xtr2fKRb5ksRIOxiVFB538ZSuqIig25mW+LgnW1n0AfZlVJ32Ae4aeQ8ip6kwZrDQoUt7SoqLtm3&#10;UZCd9i998ZZ/7S8f7/frdvG8sJuTUpOHYbMC4Wnw/+G/9qtWMIffK+EG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1RNxQAAANoAAAAPAAAAAAAAAAAAAAAAAJgCAABkcnMv&#10;ZG93bnJldi54bWxQSwUGAAAAAAQABAD1AAAAigMAAAAA&#10;" fillcolor="#f88608" stroked="f">
                    <v:fill opacity="52428f"/>
                    <v:stroke opacity="52428f"/>
                    <v:textbox>
                      <w:txbxContent>
                        <w:p w14:paraId="5D630489" w14:textId="77777777" w:rsidR="004E52D7" w:rsidRPr="00E230BA" w:rsidRDefault="004E52D7" w:rsidP="004E52D7"/>
                      </w:txbxContent>
                    </v:textbox>
                  </v:shape>
                </v:group>
                <v:shape id="Text Box 14" o:spid="_x0000_s1030" type="#_x0000_t202" style="position:absolute;left:293;width:70690;height:38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14:paraId="3AB1D2E9" w14:textId="77777777" w:rsidR="004E52D7" w:rsidRDefault="004E52D7" w:rsidP="004E52D7">
                        <w:pPr>
                          <w:spacing w:before="0" w:after="0" w:line="240" w:lineRule="auto"/>
                          <w:jc w:val="center"/>
                          <w:rPr>
                            <w:rFonts w:cstheme="minorHAnsi"/>
                            <w:b/>
                            <w:color w:val="365F91" w:themeColor="accent1" w:themeShade="BF"/>
                            <w:sz w:val="28"/>
                            <w:szCs w:val="22"/>
                          </w:rPr>
                        </w:pPr>
                      </w:p>
                      <w:p w14:paraId="52F51800" w14:textId="77777777" w:rsidR="004E52D7" w:rsidRDefault="004E52D7" w:rsidP="004E52D7">
                        <w:pPr>
                          <w:spacing w:before="0" w:after="0" w:line="240" w:lineRule="auto"/>
                          <w:jc w:val="center"/>
                          <w:rPr>
                            <w:rFonts w:cstheme="minorHAnsi"/>
                            <w:b/>
                            <w:color w:val="365F91" w:themeColor="accent1" w:themeShade="BF"/>
                            <w:sz w:val="28"/>
                            <w:szCs w:val="22"/>
                          </w:rPr>
                        </w:pPr>
                      </w:p>
                      <w:p w14:paraId="1FA68C4C" w14:textId="77777777" w:rsidR="004E52D7" w:rsidRPr="00C17814" w:rsidRDefault="004E52D7" w:rsidP="004E52D7">
                        <w:pPr>
                          <w:spacing w:before="0" w:after="0" w:line="240" w:lineRule="auto"/>
                          <w:jc w:val="center"/>
                          <w:rPr>
                            <w:b/>
                            <w:noProof/>
                            <w:sz w:val="40"/>
                            <w:szCs w:val="40"/>
                            <w:lang w:val="en-US" w:bidi="ar-SA"/>
                          </w:rPr>
                        </w:pPr>
                        <w:r w:rsidRPr="00C17814">
                          <w:rPr>
                            <w:b/>
                            <w:noProof/>
                            <w:sz w:val="40"/>
                            <w:szCs w:val="40"/>
                            <w:lang w:val="en-US" w:bidi="ar-SA"/>
                          </w:rPr>
                          <w:t>Fusion – Test Automation Framework</w:t>
                        </w:r>
                      </w:p>
                      <w:p w14:paraId="53610059" w14:textId="77777777" w:rsidR="004E52D7" w:rsidRDefault="004E52D7" w:rsidP="004E52D7">
                        <w:pPr>
                          <w:spacing w:before="0" w:after="0" w:line="240" w:lineRule="auto"/>
                          <w:jc w:val="center"/>
                          <w:rPr>
                            <w:noProof/>
                            <w:lang w:val="en-US" w:bidi="ar-SA"/>
                          </w:rPr>
                        </w:pPr>
                      </w:p>
                      <w:p w14:paraId="4B572DC6" w14:textId="77777777" w:rsidR="004E52D7" w:rsidRDefault="004E52D7" w:rsidP="004E52D7">
                        <w:pPr>
                          <w:spacing w:before="0" w:after="0" w:line="240" w:lineRule="auto"/>
                          <w:jc w:val="center"/>
                          <w:rPr>
                            <w:noProof/>
                            <w:lang w:val="en-US" w:bidi="ar-SA"/>
                          </w:rPr>
                        </w:pPr>
                      </w:p>
                      <w:p w14:paraId="6A83DDCB" w14:textId="77777777" w:rsidR="004E52D7" w:rsidRDefault="004E52D7" w:rsidP="004E52D7">
                        <w:pPr>
                          <w:spacing w:before="0" w:after="0" w:line="240" w:lineRule="auto"/>
                          <w:jc w:val="center"/>
                        </w:pPr>
                      </w:p>
                      <w:p w14:paraId="5FE09EEB" w14:textId="77777777" w:rsidR="004E52D7" w:rsidRDefault="004E52D7" w:rsidP="004E52D7">
                        <w:pPr>
                          <w:spacing w:before="0" w:after="0" w:line="240" w:lineRule="auto"/>
                          <w:jc w:val="center"/>
                        </w:pPr>
                      </w:p>
                      <w:p w14:paraId="473D85F9" w14:textId="77777777" w:rsidR="004E52D7" w:rsidRDefault="004E52D7" w:rsidP="004E52D7">
                        <w:pPr>
                          <w:spacing w:before="0" w:after="0" w:line="240" w:lineRule="auto"/>
                          <w:jc w:val="center"/>
                        </w:pPr>
                      </w:p>
                      <w:p w14:paraId="1E496AD0" w14:textId="77777777" w:rsidR="004E52D7" w:rsidRDefault="004E52D7" w:rsidP="004E52D7">
                        <w:pPr>
                          <w:spacing w:before="0" w:after="0" w:line="240" w:lineRule="auto"/>
                          <w:jc w:val="center"/>
                          <w:rPr>
                            <w:rFonts w:cstheme="minorHAnsi"/>
                            <w:b/>
                            <w:color w:val="365F91" w:themeColor="accent1" w:themeShade="BF"/>
                            <w:sz w:val="28"/>
                            <w:szCs w:val="22"/>
                          </w:rPr>
                        </w:pPr>
                        <w:r w:rsidRPr="00F030E0">
                          <w:rPr>
                            <w:rFonts w:cstheme="minorHAnsi"/>
                            <w:b/>
                            <w:color w:val="365F91" w:themeColor="accent1" w:themeShade="BF"/>
                            <w:sz w:val="28"/>
                            <w:szCs w:val="22"/>
                          </w:rPr>
                          <w:t xml:space="preserve">Submitted </w:t>
                        </w:r>
                        <w:r>
                          <w:rPr>
                            <w:rFonts w:cstheme="minorHAnsi"/>
                            <w:b/>
                            <w:color w:val="365F91" w:themeColor="accent1" w:themeShade="BF"/>
                            <w:sz w:val="28"/>
                            <w:szCs w:val="22"/>
                          </w:rPr>
                          <w:t>b</w:t>
                        </w:r>
                        <w:r w:rsidRPr="00F030E0">
                          <w:rPr>
                            <w:rFonts w:cstheme="minorHAnsi"/>
                            <w:b/>
                            <w:color w:val="365F91" w:themeColor="accent1" w:themeShade="BF"/>
                            <w:sz w:val="28"/>
                            <w:szCs w:val="22"/>
                          </w:rPr>
                          <w:t>y</w:t>
                        </w:r>
                      </w:p>
                      <w:p w14:paraId="019380BD" w14:textId="77777777" w:rsidR="004E52D7" w:rsidRPr="00F030E0" w:rsidRDefault="004E52D7" w:rsidP="004E52D7">
                        <w:pPr>
                          <w:spacing w:before="0" w:after="0" w:line="240" w:lineRule="auto"/>
                          <w:jc w:val="center"/>
                          <w:rPr>
                            <w:rFonts w:cstheme="minorHAnsi"/>
                            <w:b/>
                            <w:color w:val="365F91" w:themeColor="accent1" w:themeShade="BF"/>
                            <w:sz w:val="28"/>
                            <w:szCs w:val="22"/>
                          </w:rPr>
                        </w:pPr>
                      </w:p>
                      <w:p w14:paraId="12BE779A" w14:textId="77777777" w:rsidR="004E52D7" w:rsidRPr="00ED493B" w:rsidRDefault="004E52D7" w:rsidP="004E52D7">
                        <w:pPr>
                          <w:spacing w:before="0" w:after="0" w:line="240" w:lineRule="auto"/>
                          <w:jc w:val="center"/>
                          <w:rPr>
                            <w:rFonts w:cstheme="minorHAnsi"/>
                            <w:b/>
                            <w:color w:val="365F91" w:themeColor="accent1" w:themeShade="BF"/>
                            <w:sz w:val="28"/>
                            <w:szCs w:val="22"/>
                          </w:rPr>
                        </w:pPr>
                        <w:r w:rsidRPr="00ED493B">
                          <w:rPr>
                            <w:rFonts w:cstheme="minorHAnsi"/>
                            <w:b/>
                            <w:color w:val="365F91" w:themeColor="accent1" w:themeShade="BF"/>
                            <w:sz w:val="28"/>
                            <w:szCs w:val="22"/>
                          </w:rPr>
                          <w:t>Cybage Software Pvt. Ltd.</w:t>
                        </w:r>
                      </w:p>
                      <w:p w14:paraId="2FFF177A"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Cybage Towers</w:t>
                        </w:r>
                      </w:p>
                      <w:p w14:paraId="68348211" w14:textId="77777777" w:rsidR="004E52D7"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Survey No 13A/1+2+3/1,</w:t>
                        </w:r>
                      </w:p>
                      <w:p w14:paraId="416EA719"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Vadgaon Sheri, Pune 411014</w:t>
                        </w:r>
                      </w:p>
                      <w:p w14:paraId="4D0D2EDE"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Phone: 91-20-66041700, Fax: 91-20-66041701</w:t>
                        </w:r>
                      </w:p>
                      <w:p w14:paraId="0DCBCAC0" w14:textId="77777777" w:rsidR="004E52D7" w:rsidRPr="004F544A" w:rsidRDefault="004E52D7" w:rsidP="004E52D7">
                        <w:pPr>
                          <w:spacing w:before="0" w:after="0" w:line="240" w:lineRule="auto"/>
                          <w:jc w:val="center"/>
                          <w:rPr>
                            <w:rFonts w:cstheme="minorHAnsi"/>
                            <w:color w:val="365F91" w:themeColor="accent1" w:themeShade="BF"/>
                            <w:sz w:val="22"/>
                            <w:szCs w:val="22"/>
                          </w:rPr>
                        </w:pPr>
                        <w:r w:rsidRPr="004F544A">
                          <w:rPr>
                            <w:rFonts w:cstheme="minorHAnsi"/>
                            <w:color w:val="365F91" w:themeColor="accent1" w:themeShade="BF"/>
                            <w:sz w:val="22"/>
                            <w:szCs w:val="22"/>
                          </w:rPr>
                          <w:t xml:space="preserve">Email: </w:t>
                        </w:r>
                        <w:hyperlink r:id="rId16" w:history="1">
                          <w:r w:rsidRPr="004F544A">
                            <w:rPr>
                              <w:rStyle w:val="Hyperlink"/>
                              <w:rFonts w:cstheme="minorHAnsi"/>
                              <w:sz w:val="22"/>
                              <w:szCs w:val="22"/>
                            </w:rPr>
                            <w:t>biz@cybage.com</w:t>
                          </w:r>
                        </w:hyperlink>
                        <w:r w:rsidRPr="004F544A">
                          <w:rPr>
                            <w:rFonts w:cstheme="minorHAnsi"/>
                            <w:color w:val="365F91" w:themeColor="accent1" w:themeShade="BF"/>
                            <w:sz w:val="22"/>
                            <w:szCs w:val="22"/>
                          </w:rPr>
                          <w:t>,</w:t>
                        </w:r>
                        <w:r w:rsidRPr="004F544A">
                          <w:rPr>
                            <w:sz w:val="18"/>
                          </w:rPr>
                          <w:t xml:space="preserve"> </w:t>
                        </w:r>
                        <w:hyperlink r:id="rId17" w:history="1">
                          <w:r w:rsidRPr="004F544A">
                            <w:rPr>
                              <w:rStyle w:val="Hyperlink"/>
                              <w:rFonts w:cstheme="minorHAnsi"/>
                              <w:sz w:val="22"/>
                              <w:szCs w:val="22"/>
                            </w:rPr>
                            <w:t>info@cybage.com</w:t>
                          </w:r>
                        </w:hyperlink>
                      </w:p>
                      <w:p w14:paraId="5E2DE1E5" w14:textId="77777777" w:rsidR="004E52D7" w:rsidRPr="00A84298" w:rsidRDefault="004E52D7" w:rsidP="004E52D7">
                        <w:pPr>
                          <w:spacing w:before="0" w:after="0" w:line="240" w:lineRule="auto"/>
                          <w:jc w:val="center"/>
                          <w:rPr>
                            <w:rFonts w:cstheme="minorHAnsi"/>
                            <w:color w:val="365F91" w:themeColor="accent1" w:themeShade="BF"/>
                            <w:sz w:val="28"/>
                            <w:szCs w:val="22"/>
                          </w:rPr>
                        </w:pPr>
                        <w:r>
                          <w:rPr>
                            <w:rFonts w:cstheme="minorHAnsi"/>
                            <w:color w:val="365F91" w:themeColor="accent1" w:themeShade="BF"/>
                            <w:sz w:val="22"/>
                            <w:szCs w:val="22"/>
                          </w:rPr>
                          <w:t xml:space="preserve">Website: </w:t>
                        </w:r>
                        <w:hyperlink r:id="rId18" w:history="1">
                          <w:r w:rsidRPr="004F544A">
                            <w:rPr>
                              <w:rStyle w:val="Hyperlink"/>
                              <w:rFonts w:cstheme="minorHAnsi"/>
                              <w:sz w:val="22"/>
                              <w:szCs w:val="22"/>
                            </w:rPr>
                            <w:t>www.cybage.com</w:t>
                          </w:r>
                        </w:hyperlink>
                      </w:p>
                      <w:p w14:paraId="213FE63C" w14:textId="77777777" w:rsidR="004E52D7" w:rsidRPr="002D6BA2" w:rsidRDefault="004E52D7" w:rsidP="004E52D7">
                        <w:pPr>
                          <w:spacing w:before="0" w:after="0" w:line="240" w:lineRule="auto"/>
                          <w:jc w:val="center"/>
                          <w:rPr>
                            <w:sz w:val="28"/>
                            <w:szCs w:val="32"/>
                          </w:rPr>
                        </w:pPr>
                      </w:p>
                      <w:p w14:paraId="2B704FAF" w14:textId="77777777" w:rsidR="004E52D7" w:rsidRDefault="004E52D7" w:rsidP="004E52D7">
                        <w:pPr>
                          <w:spacing w:before="0" w:after="0" w:line="240" w:lineRule="auto"/>
                          <w:jc w:val="center"/>
                        </w:pPr>
                      </w:p>
                    </w:txbxContent>
                  </v:textbox>
                </v:shape>
              </v:group>
            </w:pict>
          </mc:Fallback>
        </mc:AlternateContent>
      </w:r>
    </w:p>
    <w:p w14:paraId="45D4352C" w14:textId="77777777" w:rsidR="004E52D7" w:rsidRPr="003F1F7D" w:rsidRDefault="004E52D7" w:rsidP="004E52D7">
      <w:pPr>
        <w:spacing w:before="0" w:after="0" w:line="240" w:lineRule="auto"/>
        <w:jc w:val="center"/>
        <w:rPr>
          <w:rStyle w:val="Emphasis"/>
          <w:rFonts w:asciiTheme="minorHAnsi" w:hAnsiTheme="minorHAnsi"/>
          <w:b/>
          <w:caps w:val="0"/>
          <w:noProof/>
        </w:rPr>
      </w:pPr>
    </w:p>
    <w:p w14:paraId="7908B5F8" w14:textId="77777777" w:rsidR="004E52D7" w:rsidRPr="003F1F7D" w:rsidRDefault="004E52D7" w:rsidP="004E52D7">
      <w:pPr>
        <w:spacing w:before="0" w:after="0" w:line="240" w:lineRule="auto"/>
        <w:rPr>
          <w:rFonts w:asciiTheme="minorHAnsi" w:hAnsiTheme="minorHAnsi"/>
          <w:noProof/>
        </w:rPr>
      </w:pPr>
    </w:p>
    <w:p w14:paraId="5E39D4E4" w14:textId="77777777" w:rsidR="004E52D7" w:rsidRPr="003F1F7D" w:rsidRDefault="004E52D7" w:rsidP="004E52D7">
      <w:pPr>
        <w:spacing w:before="0" w:after="0" w:line="240" w:lineRule="auto"/>
        <w:rPr>
          <w:rFonts w:asciiTheme="minorHAnsi" w:hAnsiTheme="minorHAnsi"/>
          <w:noProof/>
        </w:rPr>
      </w:pPr>
    </w:p>
    <w:p w14:paraId="6BA91AF3" w14:textId="77777777" w:rsidR="004E52D7" w:rsidRPr="003F1F7D" w:rsidRDefault="004E52D7" w:rsidP="004E52D7">
      <w:pPr>
        <w:spacing w:before="0" w:after="0" w:line="240" w:lineRule="auto"/>
        <w:rPr>
          <w:rFonts w:asciiTheme="minorHAnsi" w:hAnsiTheme="minorHAnsi"/>
          <w:noProof/>
        </w:rPr>
      </w:pPr>
    </w:p>
    <w:p w14:paraId="517BBA3D" w14:textId="77777777" w:rsidR="004E52D7" w:rsidRPr="003F1F7D" w:rsidRDefault="004E52D7" w:rsidP="004E52D7">
      <w:pPr>
        <w:spacing w:before="0" w:after="0" w:line="240" w:lineRule="auto"/>
        <w:rPr>
          <w:rFonts w:asciiTheme="minorHAnsi" w:hAnsiTheme="minorHAnsi"/>
          <w:noProof/>
        </w:rPr>
      </w:pPr>
    </w:p>
    <w:p w14:paraId="12A4879C" w14:textId="77777777" w:rsidR="004E52D7" w:rsidRPr="003F1F7D" w:rsidRDefault="004E52D7" w:rsidP="004E52D7">
      <w:pPr>
        <w:spacing w:before="0" w:after="0" w:line="240" w:lineRule="auto"/>
        <w:rPr>
          <w:rFonts w:asciiTheme="minorHAnsi" w:hAnsiTheme="minorHAnsi"/>
          <w:noProof/>
        </w:rPr>
      </w:pPr>
    </w:p>
    <w:p w14:paraId="4CF33028" w14:textId="77777777" w:rsidR="004E52D7" w:rsidRPr="003F1F7D" w:rsidRDefault="004E52D7" w:rsidP="004E52D7">
      <w:pPr>
        <w:spacing w:before="0" w:after="0" w:line="240" w:lineRule="auto"/>
        <w:rPr>
          <w:rFonts w:asciiTheme="minorHAnsi" w:hAnsiTheme="minorHAnsi"/>
          <w:noProof/>
        </w:rPr>
      </w:pPr>
    </w:p>
    <w:p w14:paraId="288B491F" w14:textId="77777777" w:rsidR="004E52D7" w:rsidRPr="003F1F7D" w:rsidRDefault="004E52D7" w:rsidP="004E52D7">
      <w:pPr>
        <w:spacing w:before="0" w:after="0" w:line="240" w:lineRule="auto"/>
        <w:rPr>
          <w:rFonts w:asciiTheme="minorHAnsi" w:hAnsiTheme="minorHAnsi"/>
          <w:noProof/>
        </w:rPr>
      </w:pPr>
    </w:p>
    <w:p w14:paraId="0280F4E5" w14:textId="77777777" w:rsidR="004E52D7" w:rsidRPr="003F1F7D" w:rsidRDefault="004E52D7" w:rsidP="004E52D7">
      <w:pPr>
        <w:spacing w:before="0" w:after="0" w:line="240" w:lineRule="auto"/>
        <w:rPr>
          <w:rFonts w:asciiTheme="minorHAnsi" w:hAnsiTheme="minorHAnsi"/>
          <w:noProof/>
        </w:rPr>
      </w:pPr>
    </w:p>
    <w:p w14:paraId="283FA55F" w14:textId="77777777" w:rsidR="004E52D7" w:rsidRPr="003F1F7D" w:rsidRDefault="004E52D7" w:rsidP="004E52D7">
      <w:pPr>
        <w:spacing w:before="0" w:after="0" w:line="240" w:lineRule="auto"/>
        <w:rPr>
          <w:rFonts w:asciiTheme="minorHAnsi" w:hAnsiTheme="minorHAnsi"/>
          <w:noProof/>
        </w:rPr>
      </w:pPr>
    </w:p>
    <w:p w14:paraId="2CB7FF7D" w14:textId="77777777" w:rsidR="004E52D7" w:rsidRPr="003F1F7D" w:rsidRDefault="004E52D7" w:rsidP="004E52D7">
      <w:pPr>
        <w:spacing w:before="0" w:after="0" w:line="240" w:lineRule="auto"/>
        <w:rPr>
          <w:rFonts w:asciiTheme="minorHAnsi" w:hAnsiTheme="minorHAnsi"/>
          <w:noProof/>
        </w:rPr>
      </w:pPr>
    </w:p>
    <w:p w14:paraId="29D11DF3" w14:textId="77777777" w:rsidR="004E52D7" w:rsidRPr="003F1F7D" w:rsidRDefault="004E52D7" w:rsidP="004E52D7">
      <w:pPr>
        <w:rPr>
          <w:rFonts w:asciiTheme="minorHAnsi" w:hAnsiTheme="minorHAnsi"/>
          <w:noProof/>
        </w:rPr>
      </w:pPr>
      <w:bookmarkStart w:id="32" w:name="_Toc211701419"/>
      <w:bookmarkEnd w:id="32"/>
    </w:p>
    <w:p w14:paraId="5676CE50" w14:textId="77777777" w:rsidR="004E52D7" w:rsidRPr="003F1F7D" w:rsidRDefault="004E52D7" w:rsidP="004E52D7">
      <w:pPr>
        <w:rPr>
          <w:rFonts w:asciiTheme="minorHAnsi" w:hAnsiTheme="minorHAnsi"/>
          <w:noProof/>
        </w:rPr>
      </w:pPr>
    </w:p>
    <w:p w14:paraId="26D5C781" w14:textId="77777777" w:rsidR="004E52D7" w:rsidRPr="003F1F7D" w:rsidRDefault="004E52D7" w:rsidP="004E52D7">
      <w:pPr>
        <w:rPr>
          <w:rFonts w:asciiTheme="minorHAnsi" w:hAnsiTheme="minorHAnsi"/>
          <w:noProof/>
        </w:rPr>
      </w:pPr>
    </w:p>
    <w:p w14:paraId="72535DAD" w14:textId="77777777" w:rsidR="004E52D7" w:rsidRPr="003F1F7D" w:rsidRDefault="004E52D7" w:rsidP="004E52D7">
      <w:pPr>
        <w:rPr>
          <w:rFonts w:asciiTheme="minorHAnsi" w:hAnsiTheme="minorHAnsi"/>
          <w:noProof/>
        </w:rPr>
      </w:pPr>
    </w:p>
    <w:p w14:paraId="033DB06F" w14:textId="77777777" w:rsidR="004E52D7" w:rsidRPr="003F1F7D" w:rsidRDefault="004E52D7" w:rsidP="004E52D7">
      <w:pPr>
        <w:rPr>
          <w:rFonts w:asciiTheme="minorHAnsi" w:hAnsiTheme="minorHAnsi"/>
          <w:noProof/>
        </w:rPr>
      </w:pPr>
    </w:p>
    <w:p w14:paraId="70A64C17" w14:textId="77777777" w:rsidR="004E52D7" w:rsidRPr="003F1F7D" w:rsidRDefault="004E52D7" w:rsidP="004E52D7">
      <w:pPr>
        <w:rPr>
          <w:rFonts w:asciiTheme="minorHAnsi" w:hAnsiTheme="minorHAnsi"/>
          <w:noProof/>
        </w:rPr>
      </w:pPr>
    </w:p>
    <w:p w14:paraId="36C21049" w14:textId="77777777" w:rsidR="004E52D7" w:rsidRPr="003F1F7D" w:rsidRDefault="004E52D7" w:rsidP="004E52D7">
      <w:pPr>
        <w:rPr>
          <w:rFonts w:asciiTheme="minorHAnsi" w:hAnsiTheme="minorHAnsi"/>
          <w:noProof/>
        </w:rPr>
      </w:pPr>
    </w:p>
    <w:p w14:paraId="4DF789B9" w14:textId="77777777" w:rsidR="004E52D7" w:rsidRPr="003F1F7D" w:rsidRDefault="004E52D7" w:rsidP="004E52D7">
      <w:pPr>
        <w:rPr>
          <w:rFonts w:asciiTheme="minorHAnsi" w:hAnsiTheme="minorHAnsi"/>
          <w:noProof/>
        </w:rPr>
      </w:pPr>
    </w:p>
    <w:p w14:paraId="2C6B69CE" w14:textId="77777777" w:rsidR="004E52D7" w:rsidRPr="003F1F7D" w:rsidRDefault="004E52D7" w:rsidP="004E52D7">
      <w:pPr>
        <w:rPr>
          <w:rFonts w:asciiTheme="minorHAnsi" w:hAnsiTheme="minorHAnsi"/>
          <w:noProof/>
        </w:rPr>
      </w:pPr>
    </w:p>
    <w:p w14:paraId="2FC6D762" w14:textId="77777777" w:rsidR="004E52D7" w:rsidRPr="003F1F7D" w:rsidRDefault="004E52D7" w:rsidP="004E52D7">
      <w:pPr>
        <w:rPr>
          <w:rFonts w:asciiTheme="minorHAnsi" w:hAnsiTheme="minorHAnsi"/>
          <w:noProof/>
        </w:rPr>
      </w:pPr>
    </w:p>
    <w:p w14:paraId="7A419261" w14:textId="77777777" w:rsidR="004E52D7" w:rsidRPr="003F1F7D" w:rsidRDefault="004E52D7" w:rsidP="004E52D7">
      <w:pPr>
        <w:rPr>
          <w:rFonts w:asciiTheme="minorHAnsi" w:hAnsiTheme="minorHAnsi"/>
          <w:noProof/>
        </w:rPr>
      </w:pPr>
    </w:p>
    <w:p w14:paraId="409993E4" w14:textId="77777777" w:rsidR="004E52D7" w:rsidRDefault="004E52D7" w:rsidP="004E52D7">
      <w:pPr>
        <w:rPr>
          <w:rFonts w:asciiTheme="minorHAnsi" w:hAnsiTheme="minorHAnsi"/>
          <w:noProof/>
        </w:rPr>
      </w:pPr>
    </w:p>
    <w:p w14:paraId="5ECB6705" w14:textId="77777777" w:rsidR="004E52D7" w:rsidRDefault="004E52D7" w:rsidP="004E52D7">
      <w:pPr>
        <w:rPr>
          <w:rFonts w:asciiTheme="minorHAnsi" w:hAnsiTheme="minorHAnsi"/>
          <w:noProof/>
        </w:rPr>
      </w:pPr>
    </w:p>
    <w:p w14:paraId="3C3C18D0" w14:textId="77777777" w:rsidR="004E52D7" w:rsidRPr="003F1F7D" w:rsidRDefault="004E52D7" w:rsidP="004E52D7">
      <w:pPr>
        <w:rPr>
          <w:rFonts w:asciiTheme="minorHAnsi" w:hAnsiTheme="minorHAnsi"/>
          <w:noProof/>
        </w:rPr>
      </w:pPr>
    </w:p>
    <w:p w14:paraId="6890AFEA" w14:textId="77777777" w:rsidR="004E52D7" w:rsidRPr="003F1F7D" w:rsidRDefault="004E52D7" w:rsidP="004E52D7">
      <w:pPr>
        <w:rPr>
          <w:rFonts w:asciiTheme="minorHAnsi" w:hAnsiTheme="minorHAnsi"/>
          <w:noProof/>
        </w:rPr>
      </w:pPr>
    </w:p>
    <w:p w14:paraId="11B9815F" w14:textId="77777777" w:rsidR="004E52D7" w:rsidRDefault="004E52D7" w:rsidP="004E52D7">
      <w:pPr>
        <w:pStyle w:val="Heading1"/>
        <w:numPr>
          <w:ilvl w:val="0"/>
          <w:numId w:val="0"/>
        </w:numPr>
        <w:tabs>
          <w:tab w:val="left" w:pos="10260"/>
        </w:tabs>
        <w:spacing w:before="0" w:line="240" w:lineRule="auto"/>
        <w:jc w:val="center"/>
        <w:rPr>
          <w:noProof/>
        </w:rPr>
      </w:pPr>
      <w:bookmarkStart w:id="33" w:name="_Toc310853399"/>
      <w:bookmarkStart w:id="34" w:name="_Toc310858313"/>
      <w:bookmarkStart w:id="35" w:name="_Toc311114761"/>
      <w:bookmarkStart w:id="36" w:name="_Toc349038197"/>
      <w:bookmarkStart w:id="37" w:name="_Toc359000012"/>
      <w:bookmarkStart w:id="38" w:name="_Toc359001787"/>
      <w:bookmarkStart w:id="39" w:name="_Toc368682703"/>
      <w:bookmarkStart w:id="40" w:name="_Toc376525962"/>
      <w:bookmarkStart w:id="41" w:name="_Toc376528770"/>
      <w:bookmarkStart w:id="42" w:name="_Toc377038972"/>
      <w:bookmarkStart w:id="43" w:name="_Toc377039110"/>
      <w:bookmarkStart w:id="44" w:name="_Toc416430219"/>
      <w:bookmarkStart w:id="45" w:name="_Toc416430261"/>
      <w:bookmarkStart w:id="46" w:name="_Toc439780663"/>
      <w:bookmarkStart w:id="47" w:name="_Toc448340566"/>
      <w:bookmarkStart w:id="48" w:name="_Toc448398452"/>
      <w:bookmarkStart w:id="49" w:name="_Toc448491770"/>
      <w:bookmarkStart w:id="50" w:name="_Toc452546561"/>
      <w:bookmarkStart w:id="51" w:name="_Toc452546629"/>
      <w:bookmarkStart w:id="52" w:name="_Toc524089352"/>
      <w:bookmarkStart w:id="53" w:name="_Toc531338513"/>
      <w:r w:rsidRPr="003F1F7D">
        <w:rPr>
          <w:rFonts w:asciiTheme="minorHAnsi" w:hAnsiTheme="minorHAnsi" w:cstheme="minorHAnsi"/>
          <w:noProof/>
          <w:color w:val="FFFFFF" w:themeColor="background1"/>
          <w:sz w:val="24"/>
          <w:szCs w:val="24"/>
        </w:rPr>
        <w:t xml:space="preserve">Table of </w:t>
      </w:r>
      <w:bookmarkEnd w:id="0"/>
      <w:bookmarkEnd w:id="1"/>
      <w:bookmarkEnd w:id="2"/>
      <w:bookmarkEnd w:id="3"/>
      <w:bookmarkEnd w:id="4"/>
      <w:bookmarkEnd w:id="5"/>
      <w:bookmarkEnd w:id="6"/>
      <w:bookmarkEnd w:id="7"/>
      <w:bookmarkEnd w:id="8"/>
      <w:r w:rsidRPr="003F1F7D">
        <w:rPr>
          <w:rFonts w:asciiTheme="minorHAnsi" w:hAnsiTheme="minorHAnsi" w:cstheme="minorHAnsi"/>
          <w:noProof/>
          <w:color w:val="FFFFFF" w:themeColor="background1"/>
          <w:sz w:val="24"/>
          <w:szCs w:val="24"/>
        </w:rPr>
        <w:t>Contents</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3F1F7D">
        <w:rPr>
          <w:rFonts w:asciiTheme="minorHAnsi" w:hAnsiTheme="minorHAnsi" w:cstheme="minorHAnsi"/>
          <w:noProof/>
          <w:color w:val="000000" w:themeColor="text1"/>
          <w:sz w:val="24"/>
          <w:szCs w:val="24"/>
        </w:rPr>
        <w:fldChar w:fldCharType="begin"/>
      </w:r>
      <w:r w:rsidRPr="003F1F7D">
        <w:rPr>
          <w:rFonts w:asciiTheme="minorHAnsi" w:hAnsiTheme="minorHAnsi" w:cstheme="minorHAnsi"/>
          <w:noProof/>
          <w:color w:val="000000" w:themeColor="text1"/>
          <w:sz w:val="24"/>
          <w:szCs w:val="24"/>
        </w:rPr>
        <w:instrText xml:space="preserve"> TOC \o "1-1" \h \z \u </w:instrText>
      </w:r>
      <w:r w:rsidRPr="003F1F7D">
        <w:rPr>
          <w:rFonts w:asciiTheme="minorHAnsi" w:hAnsiTheme="minorHAnsi" w:cstheme="minorHAnsi"/>
          <w:noProof/>
          <w:color w:val="000000" w:themeColor="text1"/>
          <w:sz w:val="24"/>
          <w:szCs w:val="24"/>
        </w:rPr>
        <w:fldChar w:fldCharType="separate"/>
      </w:r>
    </w:p>
    <w:p w14:paraId="14A4D96E"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4" w:history="1">
        <w:r w:rsidRPr="007E5053">
          <w:rPr>
            <w:rStyle w:val="Hyperlink"/>
            <w:color w:val="auto"/>
            <w:sz w:val="28"/>
          </w:rPr>
          <w:t>1</w:t>
        </w:r>
        <w:r w:rsidRPr="007E5053">
          <w:rPr>
            <w:rFonts w:eastAsiaTheme="minorEastAsia" w:cstheme="minorBidi"/>
            <w:b w:val="0"/>
            <w:caps w:val="0"/>
            <w:color w:val="auto"/>
            <w:sz w:val="14"/>
            <w:szCs w:val="22"/>
            <w:lang w:val="en-US" w:bidi="ar-SA"/>
          </w:rPr>
          <w:tab/>
        </w:r>
        <w:r w:rsidRPr="007E5053">
          <w:rPr>
            <w:rStyle w:val="Hyperlink"/>
            <w:color w:val="auto"/>
            <w:sz w:val="28"/>
          </w:rPr>
          <w:t>Introduction – Whats New</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_Toc531338514 \h </w:instrText>
        </w:r>
        <w:r w:rsidRPr="007E5053">
          <w:rPr>
            <w:webHidden/>
            <w:color w:val="auto"/>
            <w:sz w:val="28"/>
          </w:rPr>
        </w:r>
        <w:r w:rsidRPr="007E5053">
          <w:rPr>
            <w:webHidden/>
            <w:color w:val="auto"/>
            <w:sz w:val="28"/>
          </w:rPr>
          <w:fldChar w:fldCharType="separate"/>
        </w:r>
        <w:r w:rsidRPr="007E5053">
          <w:rPr>
            <w:webHidden/>
            <w:color w:val="auto"/>
            <w:sz w:val="28"/>
          </w:rPr>
          <w:t>4</w:t>
        </w:r>
        <w:r w:rsidRPr="007E5053">
          <w:rPr>
            <w:webHidden/>
            <w:color w:val="auto"/>
            <w:sz w:val="28"/>
          </w:rPr>
          <w:fldChar w:fldCharType="end"/>
        </w:r>
      </w:hyperlink>
    </w:p>
    <w:p w14:paraId="1336021E"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5" w:history="1">
        <w:r w:rsidRPr="007E5053">
          <w:rPr>
            <w:rStyle w:val="Hyperlink"/>
            <w:color w:val="auto"/>
            <w:sz w:val="28"/>
          </w:rPr>
          <w:t>2</w:t>
        </w:r>
        <w:r w:rsidRPr="007E5053">
          <w:rPr>
            <w:rFonts w:eastAsiaTheme="minorEastAsia" w:cstheme="minorBidi"/>
            <w:b w:val="0"/>
            <w:caps w:val="0"/>
            <w:color w:val="auto"/>
            <w:sz w:val="14"/>
            <w:szCs w:val="22"/>
            <w:lang w:val="en-US" w:bidi="ar-SA"/>
          </w:rPr>
          <w:tab/>
        </w:r>
        <w:r w:rsidRPr="007E5053">
          <w:rPr>
            <w:rStyle w:val="Hyperlink"/>
            <w:color w:val="auto"/>
            <w:sz w:val="28"/>
          </w:rPr>
          <w:t>What is in this Guide?</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_Toc531338515 \h </w:instrText>
        </w:r>
        <w:r w:rsidRPr="007E5053">
          <w:rPr>
            <w:webHidden/>
            <w:color w:val="auto"/>
            <w:sz w:val="28"/>
          </w:rPr>
        </w:r>
        <w:r w:rsidRPr="007E5053">
          <w:rPr>
            <w:webHidden/>
            <w:color w:val="auto"/>
            <w:sz w:val="28"/>
          </w:rPr>
          <w:fldChar w:fldCharType="separate"/>
        </w:r>
        <w:r w:rsidRPr="007E5053">
          <w:rPr>
            <w:webHidden/>
            <w:color w:val="auto"/>
            <w:sz w:val="28"/>
          </w:rPr>
          <w:t>6</w:t>
        </w:r>
        <w:r w:rsidRPr="007E5053">
          <w:rPr>
            <w:webHidden/>
            <w:color w:val="auto"/>
            <w:sz w:val="28"/>
          </w:rPr>
          <w:fldChar w:fldCharType="end"/>
        </w:r>
      </w:hyperlink>
    </w:p>
    <w:p w14:paraId="19FBF25F"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6" w:history="1">
        <w:r w:rsidRPr="007E5053">
          <w:rPr>
            <w:rStyle w:val="Hyperlink"/>
            <w:color w:val="auto"/>
            <w:sz w:val="28"/>
          </w:rPr>
          <w:t>3</w:t>
        </w:r>
        <w:r w:rsidRPr="007E5053">
          <w:rPr>
            <w:rFonts w:eastAsiaTheme="minorEastAsia" w:cstheme="minorBidi"/>
            <w:b w:val="0"/>
            <w:caps w:val="0"/>
            <w:color w:val="auto"/>
            <w:sz w:val="14"/>
            <w:szCs w:val="22"/>
            <w:lang w:val="en-US" w:bidi="ar-SA"/>
          </w:rPr>
          <w:tab/>
        </w:r>
        <w:r w:rsidRPr="007E5053">
          <w:rPr>
            <w:rStyle w:val="Hyperlink"/>
            <w:color w:val="auto"/>
            <w:sz w:val="28"/>
          </w:rPr>
          <w:t>Intented Audience</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_Toc531338516 \h </w:instrText>
        </w:r>
        <w:r w:rsidRPr="007E5053">
          <w:rPr>
            <w:webHidden/>
            <w:color w:val="auto"/>
            <w:sz w:val="28"/>
          </w:rPr>
        </w:r>
        <w:r w:rsidRPr="007E5053">
          <w:rPr>
            <w:webHidden/>
            <w:color w:val="auto"/>
            <w:sz w:val="28"/>
          </w:rPr>
          <w:fldChar w:fldCharType="separate"/>
        </w:r>
        <w:r w:rsidRPr="007E5053">
          <w:rPr>
            <w:webHidden/>
            <w:color w:val="auto"/>
            <w:sz w:val="28"/>
          </w:rPr>
          <w:t>7</w:t>
        </w:r>
        <w:r w:rsidRPr="007E5053">
          <w:rPr>
            <w:webHidden/>
            <w:color w:val="auto"/>
            <w:sz w:val="28"/>
          </w:rPr>
          <w:fldChar w:fldCharType="end"/>
        </w:r>
      </w:hyperlink>
    </w:p>
    <w:p w14:paraId="718DE633"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7" w:history="1">
        <w:r w:rsidRPr="007E5053">
          <w:rPr>
            <w:rStyle w:val="Hyperlink"/>
            <w:color w:val="auto"/>
            <w:spacing w:val="-2"/>
            <w:sz w:val="28"/>
          </w:rPr>
          <w:t>4</w:t>
        </w:r>
        <w:r w:rsidRPr="007E5053">
          <w:rPr>
            <w:rFonts w:eastAsiaTheme="minorEastAsia" w:cstheme="minorBidi"/>
            <w:b w:val="0"/>
            <w:caps w:val="0"/>
            <w:color w:val="auto"/>
            <w:sz w:val="14"/>
            <w:szCs w:val="22"/>
            <w:lang w:val="en-US" w:bidi="ar-SA"/>
          </w:rPr>
          <w:tab/>
        </w:r>
        <w:r w:rsidRPr="007E5053">
          <w:rPr>
            <w:rStyle w:val="Hyperlink"/>
            <w:color w:val="auto"/>
            <w:sz w:val="28"/>
          </w:rPr>
          <w:t>Fusion Environment Configuration</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_Toc531338517 \h </w:instrText>
        </w:r>
        <w:r w:rsidRPr="007E5053">
          <w:rPr>
            <w:webHidden/>
            <w:color w:val="auto"/>
            <w:sz w:val="28"/>
          </w:rPr>
        </w:r>
        <w:r w:rsidRPr="007E5053">
          <w:rPr>
            <w:webHidden/>
            <w:color w:val="auto"/>
            <w:sz w:val="28"/>
          </w:rPr>
          <w:fldChar w:fldCharType="separate"/>
        </w:r>
        <w:r w:rsidRPr="007E5053">
          <w:rPr>
            <w:webHidden/>
            <w:color w:val="auto"/>
            <w:sz w:val="28"/>
          </w:rPr>
          <w:t>8</w:t>
        </w:r>
        <w:r w:rsidRPr="007E5053">
          <w:rPr>
            <w:webHidden/>
            <w:color w:val="auto"/>
            <w:sz w:val="28"/>
          </w:rPr>
          <w:fldChar w:fldCharType="end"/>
        </w:r>
      </w:hyperlink>
    </w:p>
    <w:p w14:paraId="6BC51B80"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8" w:history="1">
        <w:r w:rsidRPr="007E5053">
          <w:rPr>
            <w:rStyle w:val="Hyperlink"/>
            <w:color w:val="auto"/>
            <w:sz w:val="28"/>
          </w:rPr>
          <w:t>5</w:t>
        </w:r>
        <w:r w:rsidRPr="007E5053">
          <w:rPr>
            <w:rFonts w:eastAsiaTheme="minorEastAsia" w:cstheme="minorBidi"/>
            <w:b w:val="0"/>
            <w:caps w:val="0"/>
            <w:color w:val="auto"/>
            <w:sz w:val="14"/>
            <w:szCs w:val="22"/>
            <w:lang w:val="en-US" w:bidi="ar-SA"/>
          </w:rPr>
          <w:tab/>
        </w:r>
        <w:r w:rsidRPr="007E5053">
          <w:rPr>
            <w:rStyle w:val="Hyperlink"/>
            <w:color w:val="auto"/>
            <w:sz w:val="28"/>
          </w:rPr>
          <w:t>Getting Started</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_Toc531338518 \h </w:instrText>
        </w:r>
        <w:r w:rsidRPr="007E5053">
          <w:rPr>
            <w:webHidden/>
            <w:color w:val="auto"/>
            <w:sz w:val="28"/>
          </w:rPr>
        </w:r>
        <w:r w:rsidRPr="007E5053">
          <w:rPr>
            <w:webHidden/>
            <w:color w:val="auto"/>
            <w:sz w:val="28"/>
          </w:rPr>
          <w:fldChar w:fldCharType="separate"/>
        </w:r>
        <w:r w:rsidRPr="007E5053">
          <w:rPr>
            <w:webHidden/>
            <w:color w:val="auto"/>
            <w:sz w:val="28"/>
          </w:rPr>
          <w:t>24</w:t>
        </w:r>
        <w:r w:rsidRPr="007E5053">
          <w:rPr>
            <w:webHidden/>
            <w:color w:val="auto"/>
            <w:sz w:val="28"/>
          </w:rPr>
          <w:fldChar w:fldCharType="end"/>
        </w:r>
      </w:hyperlink>
    </w:p>
    <w:p w14:paraId="03BCE9C7"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19" w:history="1">
        <w:r w:rsidRPr="007E5053">
          <w:rPr>
            <w:rStyle w:val="Hyperlink"/>
            <w:color w:val="auto"/>
            <w:spacing w:val="-2"/>
            <w:sz w:val="28"/>
          </w:rPr>
          <w:t>6</w:t>
        </w:r>
        <w:r w:rsidRPr="007E5053">
          <w:rPr>
            <w:rFonts w:eastAsiaTheme="minorEastAsia" w:cstheme="minorBidi"/>
            <w:b w:val="0"/>
            <w:caps w:val="0"/>
            <w:color w:val="auto"/>
            <w:sz w:val="14"/>
            <w:szCs w:val="22"/>
            <w:lang w:val="en-US" w:bidi="ar-SA"/>
          </w:rPr>
          <w:tab/>
        </w:r>
        <w:r w:rsidRPr="007E5053">
          <w:rPr>
            <w:rStyle w:val="Hyperlink"/>
            <w:color w:val="auto"/>
            <w:sz w:val="28"/>
          </w:rPr>
          <w:t>Adding a Test Script</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_Toc531338519 \h </w:instrText>
        </w:r>
        <w:r w:rsidRPr="007E5053">
          <w:rPr>
            <w:webHidden/>
            <w:color w:val="auto"/>
            <w:sz w:val="28"/>
          </w:rPr>
        </w:r>
        <w:r w:rsidRPr="007E5053">
          <w:rPr>
            <w:webHidden/>
            <w:color w:val="auto"/>
            <w:sz w:val="28"/>
          </w:rPr>
          <w:fldChar w:fldCharType="separate"/>
        </w:r>
        <w:r w:rsidRPr="007E5053">
          <w:rPr>
            <w:webHidden/>
            <w:color w:val="auto"/>
            <w:sz w:val="28"/>
          </w:rPr>
          <w:t>49</w:t>
        </w:r>
        <w:r w:rsidRPr="007E5053">
          <w:rPr>
            <w:webHidden/>
            <w:color w:val="auto"/>
            <w:sz w:val="28"/>
          </w:rPr>
          <w:fldChar w:fldCharType="end"/>
        </w:r>
      </w:hyperlink>
    </w:p>
    <w:p w14:paraId="0161168B"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20" w:history="1">
        <w:r w:rsidRPr="007E5053">
          <w:rPr>
            <w:rStyle w:val="Hyperlink"/>
            <w:color w:val="auto"/>
            <w:spacing w:val="-2"/>
            <w:sz w:val="28"/>
          </w:rPr>
          <w:t>7</w:t>
        </w:r>
        <w:r w:rsidRPr="007E5053">
          <w:rPr>
            <w:rFonts w:eastAsiaTheme="minorEastAsia" w:cstheme="minorBidi"/>
            <w:b w:val="0"/>
            <w:caps w:val="0"/>
            <w:color w:val="auto"/>
            <w:sz w:val="14"/>
            <w:szCs w:val="22"/>
            <w:lang w:val="en-US" w:bidi="ar-SA"/>
          </w:rPr>
          <w:tab/>
        </w:r>
        <w:r w:rsidRPr="007E5053">
          <w:rPr>
            <w:rStyle w:val="Hyperlink"/>
            <w:color w:val="auto"/>
            <w:sz w:val="28"/>
          </w:rPr>
          <w:t>Test Execution</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_Toc531338520 \h </w:instrText>
        </w:r>
        <w:r w:rsidRPr="007E5053">
          <w:rPr>
            <w:webHidden/>
            <w:color w:val="auto"/>
            <w:sz w:val="28"/>
          </w:rPr>
        </w:r>
        <w:r w:rsidRPr="007E5053">
          <w:rPr>
            <w:webHidden/>
            <w:color w:val="auto"/>
            <w:sz w:val="28"/>
          </w:rPr>
          <w:fldChar w:fldCharType="separate"/>
        </w:r>
        <w:r w:rsidRPr="007E5053">
          <w:rPr>
            <w:webHidden/>
            <w:color w:val="auto"/>
            <w:sz w:val="28"/>
          </w:rPr>
          <w:t>70</w:t>
        </w:r>
        <w:r w:rsidRPr="007E5053">
          <w:rPr>
            <w:webHidden/>
            <w:color w:val="auto"/>
            <w:sz w:val="28"/>
          </w:rPr>
          <w:fldChar w:fldCharType="end"/>
        </w:r>
      </w:hyperlink>
    </w:p>
    <w:p w14:paraId="04AA7C29" w14:textId="77777777" w:rsidR="004E52D7" w:rsidRPr="007E5053" w:rsidRDefault="004E52D7" w:rsidP="004E52D7">
      <w:pPr>
        <w:pStyle w:val="TOC1"/>
        <w:rPr>
          <w:rFonts w:eastAsiaTheme="minorEastAsia" w:cstheme="minorBidi"/>
          <w:b w:val="0"/>
          <w:caps w:val="0"/>
          <w:color w:val="auto"/>
          <w:sz w:val="14"/>
          <w:szCs w:val="22"/>
          <w:lang w:val="en-US" w:bidi="ar-SA"/>
        </w:rPr>
      </w:pPr>
      <w:hyperlink w:anchor="_Toc531338521" w:history="1">
        <w:r w:rsidRPr="007E5053">
          <w:rPr>
            <w:rStyle w:val="Hyperlink"/>
            <w:color w:val="auto"/>
            <w:sz w:val="28"/>
          </w:rPr>
          <w:t>8</w:t>
        </w:r>
        <w:r w:rsidRPr="007E5053">
          <w:rPr>
            <w:rFonts w:eastAsiaTheme="minorEastAsia" w:cstheme="minorBidi"/>
            <w:b w:val="0"/>
            <w:caps w:val="0"/>
            <w:color w:val="auto"/>
            <w:sz w:val="14"/>
            <w:szCs w:val="22"/>
            <w:lang w:val="en-US" w:bidi="ar-SA"/>
          </w:rPr>
          <w:tab/>
        </w:r>
        <w:r w:rsidRPr="007E5053">
          <w:rPr>
            <w:rStyle w:val="Hyperlink"/>
            <w:color w:val="auto"/>
            <w:sz w:val="28"/>
          </w:rPr>
          <w:t>Plugin Library</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_Toc531338521 \h </w:instrText>
        </w:r>
        <w:r w:rsidRPr="007E5053">
          <w:rPr>
            <w:webHidden/>
            <w:color w:val="auto"/>
            <w:sz w:val="28"/>
          </w:rPr>
        </w:r>
        <w:r w:rsidRPr="007E5053">
          <w:rPr>
            <w:webHidden/>
            <w:color w:val="auto"/>
            <w:sz w:val="28"/>
          </w:rPr>
          <w:fldChar w:fldCharType="separate"/>
        </w:r>
        <w:r w:rsidRPr="007E5053">
          <w:rPr>
            <w:webHidden/>
            <w:color w:val="auto"/>
            <w:sz w:val="28"/>
          </w:rPr>
          <w:t>92</w:t>
        </w:r>
        <w:r w:rsidRPr="007E5053">
          <w:rPr>
            <w:webHidden/>
            <w:color w:val="auto"/>
            <w:sz w:val="28"/>
          </w:rPr>
          <w:fldChar w:fldCharType="end"/>
        </w:r>
      </w:hyperlink>
    </w:p>
    <w:p w14:paraId="1B69E413"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2" w:history="1">
        <w:r w:rsidRPr="007E5053">
          <w:rPr>
            <w:rStyle w:val="Hyperlink"/>
            <w:color w:val="auto"/>
            <w:sz w:val="28"/>
          </w:rPr>
          <w:t>10</w:t>
        </w:r>
        <w:r w:rsidRPr="007E5053">
          <w:rPr>
            <w:rFonts w:eastAsiaTheme="minorEastAsia" w:cstheme="minorBidi"/>
            <w:b w:val="0"/>
            <w:caps w:val="0"/>
            <w:color w:val="auto"/>
            <w:sz w:val="14"/>
            <w:szCs w:val="22"/>
            <w:lang w:val="en-US" w:bidi="ar-SA"/>
          </w:rPr>
          <w:tab/>
        </w:r>
        <w:r w:rsidRPr="007E5053">
          <w:rPr>
            <w:rStyle w:val="Hyperlink"/>
            <w:color w:val="auto"/>
            <w:sz w:val="28"/>
          </w:rPr>
          <w:t>Jenkins CI</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_Toc531338522 \h </w:instrText>
        </w:r>
        <w:r w:rsidRPr="007E5053">
          <w:rPr>
            <w:webHidden/>
            <w:color w:val="auto"/>
            <w:sz w:val="28"/>
          </w:rPr>
        </w:r>
        <w:r w:rsidRPr="007E5053">
          <w:rPr>
            <w:webHidden/>
            <w:color w:val="auto"/>
            <w:sz w:val="28"/>
          </w:rPr>
          <w:fldChar w:fldCharType="separate"/>
        </w:r>
        <w:r w:rsidRPr="007E5053">
          <w:rPr>
            <w:webHidden/>
            <w:color w:val="auto"/>
            <w:sz w:val="28"/>
          </w:rPr>
          <w:t>101</w:t>
        </w:r>
        <w:r w:rsidRPr="007E5053">
          <w:rPr>
            <w:webHidden/>
            <w:color w:val="auto"/>
            <w:sz w:val="28"/>
          </w:rPr>
          <w:fldChar w:fldCharType="end"/>
        </w:r>
      </w:hyperlink>
    </w:p>
    <w:p w14:paraId="485F6E33"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3" w:history="1">
        <w:r w:rsidRPr="007E5053">
          <w:rPr>
            <w:rStyle w:val="Hyperlink"/>
            <w:color w:val="auto"/>
            <w:sz w:val="28"/>
          </w:rPr>
          <w:t>11</w:t>
        </w:r>
        <w:r w:rsidRPr="007E5053">
          <w:rPr>
            <w:rFonts w:eastAsiaTheme="minorEastAsia" w:cstheme="minorBidi"/>
            <w:b w:val="0"/>
            <w:caps w:val="0"/>
            <w:color w:val="auto"/>
            <w:sz w:val="14"/>
            <w:szCs w:val="22"/>
            <w:lang w:val="en-US" w:bidi="ar-SA"/>
          </w:rPr>
          <w:tab/>
        </w:r>
        <w:r w:rsidRPr="007E5053">
          <w:rPr>
            <w:rStyle w:val="Hyperlink"/>
            <w:color w:val="auto"/>
            <w:sz w:val="28"/>
          </w:rPr>
          <w:t>Add-ONS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_Toc531338523 \h </w:instrText>
        </w:r>
        <w:r w:rsidRPr="007E5053">
          <w:rPr>
            <w:webHidden/>
            <w:color w:val="auto"/>
            <w:sz w:val="28"/>
          </w:rPr>
        </w:r>
        <w:r w:rsidRPr="007E5053">
          <w:rPr>
            <w:webHidden/>
            <w:color w:val="auto"/>
            <w:sz w:val="28"/>
          </w:rPr>
          <w:fldChar w:fldCharType="separate"/>
        </w:r>
        <w:r w:rsidRPr="007E5053">
          <w:rPr>
            <w:webHidden/>
            <w:color w:val="auto"/>
            <w:sz w:val="28"/>
          </w:rPr>
          <w:t>107</w:t>
        </w:r>
        <w:r w:rsidRPr="007E5053">
          <w:rPr>
            <w:webHidden/>
            <w:color w:val="auto"/>
            <w:sz w:val="28"/>
          </w:rPr>
          <w:fldChar w:fldCharType="end"/>
        </w:r>
      </w:hyperlink>
    </w:p>
    <w:p w14:paraId="1013650C"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4" w:history="1">
        <w:r w:rsidRPr="007E5053">
          <w:rPr>
            <w:rStyle w:val="Hyperlink"/>
            <w:color w:val="auto"/>
            <w:sz w:val="28"/>
          </w:rPr>
          <w:t>12</w:t>
        </w:r>
        <w:r w:rsidRPr="007E5053">
          <w:rPr>
            <w:rFonts w:eastAsiaTheme="minorEastAsia" w:cstheme="minorBidi"/>
            <w:b w:val="0"/>
            <w:caps w:val="0"/>
            <w:color w:val="auto"/>
            <w:sz w:val="14"/>
            <w:szCs w:val="22"/>
            <w:lang w:val="en-US" w:bidi="ar-SA"/>
          </w:rPr>
          <w:tab/>
        </w:r>
        <w:r w:rsidRPr="007E5053">
          <w:rPr>
            <w:rStyle w:val="Hyperlink"/>
            <w:color w:val="auto"/>
            <w:sz w:val="28"/>
          </w:rPr>
          <w:t>Limitations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_Toc531338524 \h </w:instrText>
        </w:r>
        <w:r w:rsidRPr="007E5053">
          <w:rPr>
            <w:webHidden/>
            <w:color w:val="auto"/>
            <w:sz w:val="28"/>
          </w:rPr>
        </w:r>
        <w:r w:rsidRPr="007E5053">
          <w:rPr>
            <w:webHidden/>
            <w:color w:val="auto"/>
            <w:sz w:val="28"/>
          </w:rPr>
          <w:fldChar w:fldCharType="separate"/>
        </w:r>
        <w:r w:rsidRPr="007E5053">
          <w:rPr>
            <w:webHidden/>
            <w:color w:val="auto"/>
            <w:sz w:val="28"/>
          </w:rPr>
          <w:t>108</w:t>
        </w:r>
        <w:r w:rsidRPr="007E5053">
          <w:rPr>
            <w:webHidden/>
            <w:color w:val="auto"/>
            <w:sz w:val="28"/>
          </w:rPr>
          <w:fldChar w:fldCharType="end"/>
        </w:r>
      </w:hyperlink>
    </w:p>
    <w:p w14:paraId="5318364E"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5" w:history="1">
        <w:r w:rsidRPr="007E5053">
          <w:rPr>
            <w:rStyle w:val="Hyperlink"/>
            <w:color w:val="auto"/>
            <w:sz w:val="28"/>
          </w:rPr>
          <w:t>13</w:t>
        </w:r>
        <w:r w:rsidRPr="007E5053">
          <w:rPr>
            <w:rFonts w:eastAsiaTheme="minorEastAsia" w:cstheme="minorBidi"/>
            <w:b w:val="0"/>
            <w:caps w:val="0"/>
            <w:color w:val="auto"/>
            <w:sz w:val="14"/>
            <w:szCs w:val="22"/>
            <w:lang w:val="en-US" w:bidi="ar-SA"/>
          </w:rPr>
          <w:tab/>
        </w:r>
        <w:r w:rsidRPr="007E5053">
          <w:rPr>
            <w:rStyle w:val="Hyperlink"/>
            <w:color w:val="auto"/>
            <w:sz w:val="28"/>
          </w:rPr>
          <w:t>Known issues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_Toc531338525 \h </w:instrText>
        </w:r>
        <w:r w:rsidRPr="007E5053">
          <w:rPr>
            <w:webHidden/>
            <w:color w:val="auto"/>
            <w:sz w:val="28"/>
          </w:rPr>
        </w:r>
        <w:r w:rsidRPr="007E5053">
          <w:rPr>
            <w:webHidden/>
            <w:color w:val="auto"/>
            <w:sz w:val="28"/>
          </w:rPr>
          <w:fldChar w:fldCharType="separate"/>
        </w:r>
        <w:r w:rsidRPr="007E5053">
          <w:rPr>
            <w:webHidden/>
            <w:color w:val="auto"/>
            <w:sz w:val="28"/>
          </w:rPr>
          <w:t>109</w:t>
        </w:r>
        <w:r w:rsidRPr="007E5053">
          <w:rPr>
            <w:webHidden/>
            <w:color w:val="auto"/>
            <w:sz w:val="28"/>
          </w:rPr>
          <w:fldChar w:fldCharType="end"/>
        </w:r>
      </w:hyperlink>
    </w:p>
    <w:p w14:paraId="62E829F9"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6" w:history="1">
        <w:r w:rsidRPr="007E5053">
          <w:rPr>
            <w:rStyle w:val="Hyperlink"/>
            <w:color w:val="auto"/>
            <w:sz w:val="28"/>
          </w:rPr>
          <w:t>14</w:t>
        </w:r>
        <w:r w:rsidRPr="007E5053">
          <w:rPr>
            <w:rFonts w:eastAsiaTheme="minorEastAsia" w:cstheme="minorBidi"/>
            <w:b w:val="0"/>
            <w:caps w:val="0"/>
            <w:color w:val="auto"/>
            <w:sz w:val="14"/>
            <w:szCs w:val="22"/>
            <w:lang w:val="en-US" w:bidi="ar-SA"/>
          </w:rPr>
          <w:tab/>
        </w:r>
        <w:r w:rsidRPr="007E5053">
          <w:rPr>
            <w:rStyle w:val="Hyperlink"/>
            <w:color w:val="auto"/>
            <w:sz w:val="28"/>
          </w:rPr>
          <w:t>Glossary of Terms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_Toc531338526 \h </w:instrText>
        </w:r>
        <w:r w:rsidRPr="007E5053">
          <w:rPr>
            <w:webHidden/>
            <w:color w:val="auto"/>
            <w:sz w:val="28"/>
          </w:rPr>
        </w:r>
        <w:r w:rsidRPr="007E5053">
          <w:rPr>
            <w:webHidden/>
            <w:color w:val="auto"/>
            <w:sz w:val="28"/>
          </w:rPr>
          <w:fldChar w:fldCharType="separate"/>
        </w:r>
        <w:r w:rsidRPr="007E5053">
          <w:rPr>
            <w:webHidden/>
            <w:color w:val="auto"/>
            <w:sz w:val="28"/>
          </w:rPr>
          <w:t>109</w:t>
        </w:r>
        <w:r w:rsidRPr="007E5053">
          <w:rPr>
            <w:webHidden/>
            <w:color w:val="auto"/>
            <w:sz w:val="28"/>
          </w:rPr>
          <w:fldChar w:fldCharType="end"/>
        </w:r>
      </w:hyperlink>
    </w:p>
    <w:p w14:paraId="7F9F14EA"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7" w:history="1">
        <w:r w:rsidRPr="007E5053">
          <w:rPr>
            <w:rStyle w:val="Hyperlink"/>
            <w:color w:val="auto"/>
            <w:sz w:val="28"/>
          </w:rPr>
          <w:t>15</w:t>
        </w:r>
        <w:r w:rsidRPr="007E5053">
          <w:rPr>
            <w:rFonts w:eastAsiaTheme="minorEastAsia" w:cstheme="minorBidi"/>
            <w:b w:val="0"/>
            <w:caps w:val="0"/>
            <w:color w:val="auto"/>
            <w:sz w:val="14"/>
            <w:szCs w:val="22"/>
            <w:lang w:val="en-US" w:bidi="ar-SA"/>
          </w:rPr>
          <w:tab/>
        </w:r>
        <w:r w:rsidRPr="007E5053">
          <w:rPr>
            <w:rStyle w:val="Hyperlink"/>
            <w:color w:val="auto"/>
            <w:sz w:val="28"/>
          </w:rPr>
          <w:t>FAQs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_Toc531338527 \h </w:instrText>
        </w:r>
        <w:r w:rsidRPr="007E5053">
          <w:rPr>
            <w:webHidden/>
            <w:color w:val="auto"/>
            <w:sz w:val="28"/>
          </w:rPr>
        </w:r>
        <w:r w:rsidRPr="007E5053">
          <w:rPr>
            <w:webHidden/>
            <w:color w:val="auto"/>
            <w:sz w:val="28"/>
          </w:rPr>
          <w:fldChar w:fldCharType="separate"/>
        </w:r>
        <w:r w:rsidRPr="007E5053">
          <w:rPr>
            <w:webHidden/>
            <w:color w:val="auto"/>
            <w:sz w:val="28"/>
          </w:rPr>
          <w:t>109</w:t>
        </w:r>
        <w:r w:rsidRPr="007E5053">
          <w:rPr>
            <w:webHidden/>
            <w:color w:val="auto"/>
            <w:sz w:val="28"/>
          </w:rPr>
          <w:fldChar w:fldCharType="end"/>
        </w:r>
      </w:hyperlink>
    </w:p>
    <w:p w14:paraId="14F23E96" w14:textId="77777777" w:rsidR="004E52D7" w:rsidRPr="007E5053" w:rsidRDefault="004E52D7" w:rsidP="004E52D7">
      <w:pPr>
        <w:pStyle w:val="TOC1"/>
        <w:tabs>
          <w:tab w:val="left" w:pos="880"/>
        </w:tabs>
        <w:rPr>
          <w:rFonts w:eastAsiaTheme="minorEastAsia" w:cstheme="minorBidi"/>
          <w:b w:val="0"/>
          <w:caps w:val="0"/>
          <w:color w:val="auto"/>
          <w:sz w:val="14"/>
          <w:szCs w:val="22"/>
          <w:lang w:val="en-US" w:bidi="ar-SA"/>
        </w:rPr>
      </w:pPr>
      <w:hyperlink w:anchor="_Toc531338528" w:history="1">
        <w:r w:rsidRPr="007E5053">
          <w:rPr>
            <w:rStyle w:val="Hyperlink"/>
            <w:color w:val="auto"/>
            <w:sz w:val="28"/>
          </w:rPr>
          <w:t>16</w:t>
        </w:r>
        <w:r w:rsidRPr="007E5053">
          <w:rPr>
            <w:rFonts w:eastAsiaTheme="minorEastAsia" w:cstheme="minorBidi"/>
            <w:b w:val="0"/>
            <w:caps w:val="0"/>
            <w:color w:val="auto"/>
            <w:sz w:val="14"/>
            <w:szCs w:val="22"/>
            <w:lang w:val="en-US" w:bidi="ar-SA"/>
          </w:rPr>
          <w:tab/>
        </w:r>
        <w:r w:rsidRPr="007E5053">
          <w:rPr>
            <w:rStyle w:val="Hyperlink"/>
            <w:color w:val="auto"/>
            <w:sz w:val="28"/>
          </w:rPr>
          <w:t>Contact Us</w:t>
        </w:r>
        <w:r w:rsidRPr="007E5053">
          <w:rPr>
            <w:webHidden/>
            <w:color w:val="auto"/>
            <w:sz w:val="28"/>
          </w:rPr>
          <w:tab/>
        </w:r>
        <w:r w:rsidRPr="007E5053">
          <w:rPr>
            <w:webHidden/>
            <w:color w:val="auto"/>
            <w:sz w:val="28"/>
          </w:rPr>
          <w:fldChar w:fldCharType="begin"/>
        </w:r>
        <w:r w:rsidRPr="007E5053">
          <w:rPr>
            <w:webHidden/>
            <w:color w:val="auto"/>
            <w:sz w:val="28"/>
          </w:rPr>
          <w:instrText xml:space="preserve"> PAGEREF _Toc531338528 \h </w:instrText>
        </w:r>
        <w:r w:rsidRPr="007E5053">
          <w:rPr>
            <w:webHidden/>
            <w:color w:val="auto"/>
            <w:sz w:val="28"/>
          </w:rPr>
        </w:r>
        <w:r w:rsidRPr="007E5053">
          <w:rPr>
            <w:webHidden/>
            <w:color w:val="auto"/>
            <w:sz w:val="28"/>
          </w:rPr>
          <w:fldChar w:fldCharType="separate"/>
        </w:r>
        <w:r w:rsidRPr="007E5053">
          <w:rPr>
            <w:webHidden/>
            <w:color w:val="auto"/>
            <w:sz w:val="28"/>
          </w:rPr>
          <w:t>110</w:t>
        </w:r>
        <w:r w:rsidRPr="007E5053">
          <w:rPr>
            <w:webHidden/>
            <w:color w:val="auto"/>
            <w:sz w:val="28"/>
          </w:rPr>
          <w:fldChar w:fldCharType="end"/>
        </w:r>
      </w:hyperlink>
    </w:p>
    <w:p w14:paraId="2C57B16C" w14:textId="77777777" w:rsidR="004E52D7" w:rsidRPr="003F1F7D" w:rsidRDefault="004E52D7" w:rsidP="004E52D7">
      <w:pPr>
        <w:pStyle w:val="Heading1"/>
        <w:numPr>
          <w:ilvl w:val="0"/>
          <w:numId w:val="0"/>
        </w:numPr>
        <w:tabs>
          <w:tab w:val="left" w:pos="10260"/>
        </w:tabs>
        <w:spacing w:before="0" w:line="240" w:lineRule="auto"/>
        <w:jc w:val="center"/>
        <w:rPr>
          <w:rFonts w:asciiTheme="minorHAnsi" w:hAnsiTheme="minorHAnsi" w:cstheme="minorHAnsi"/>
          <w:noProof/>
          <w:sz w:val="24"/>
          <w:szCs w:val="24"/>
        </w:rPr>
      </w:pPr>
      <w:r w:rsidRPr="003F1F7D">
        <w:rPr>
          <w:rFonts w:asciiTheme="minorHAnsi" w:hAnsiTheme="minorHAnsi" w:cstheme="minorHAnsi"/>
          <w:noProof/>
          <w:color w:val="000000" w:themeColor="text1"/>
          <w:sz w:val="24"/>
          <w:szCs w:val="24"/>
        </w:rPr>
        <w:fldChar w:fldCharType="end"/>
      </w:r>
      <w:bookmarkStart w:id="54" w:name="_Toc274130104"/>
      <w:bookmarkStart w:id="55" w:name="_Toc192054122"/>
      <w:bookmarkStart w:id="56" w:name="_Toc194821437"/>
      <w:bookmarkStart w:id="57" w:name="_Toc177457325"/>
      <w:bookmarkEnd w:id="29"/>
      <w:bookmarkEnd w:id="30"/>
      <w:bookmarkEnd w:id="31"/>
      <w:r w:rsidRPr="003F1F7D">
        <w:rPr>
          <w:rFonts w:asciiTheme="minorHAnsi" w:hAnsiTheme="minorHAnsi" w:cstheme="minorHAnsi"/>
          <w:noProof/>
          <w:sz w:val="24"/>
          <w:szCs w:val="24"/>
        </w:rPr>
        <w:br w:type="page"/>
      </w:r>
    </w:p>
    <w:p w14:paraId="3B3E472A" w14:textId="77777777" w:rsidR="004E52D7" w:rsidRPr="003F1F7D" w:rsidRDefault="004E52D7" w:rsidP="004E52D7">
      <w:pPr>
        <w:pStyle w:val="Heading1"/>
        <w:rPr>
          <w:rFonts w:asciiTheme="minorHAnsi" w:hAnsiTheme="minorHAnsi"/>
          <w:noProof/>
          <w:sz w:val="24"/>
          <w:szCs w:val="24"/>
        </w:rPr>
      </w:pPr>
      <w:bookmarkStart w:id="58" w:name="_Technical_solution"/>
      <w:bookmarkStart w:id="59" w:name="_Discovery_phase"/>
      <w:bookmarkStart w:id="60" w:name="_PHASE_1_-"/>
      <w:bookmarkStart w:id="61" w:name="_Deliverables"/>
      <w:bookmarkStart w:id="62" w:name="_Toc531338514"/>
      <w:bookmarkEnd w:id="54"/>
      <w:bookmarkEnd w:id="55"/>
      <w:bookmarkEnd w:id="56"/>
      <w:bookmarkEnd w:id="57"/>
      <w:bookmarkEnd w:id="58"/>
      <w:bookmarkEnd w:id="59"/>
      <w:bookmarkEnd w:id="60"/>
      <w:bookmarkEnd w:id="61"/>
      <w:r w:rsidRPr="003F1F7D">
        <w:rPr>
          <w:rFonts w:asciiTheme="minorHAnsi" w:hAnsiTheme="minorHAnsi"/>
          <w:noProof/>
          <w:sz w:val="24"/>
          <w:szCs w:val="24"/>
        </w:rPr>
        <w:lastRenderedPageBreak/>
        <w:t>Introduction</w:t>
      </w:r>
      <w:r>
        <w:rPr>
          <w:rFonts w:asciiTheme="minorHAnsi" w:hAnsiTheme="minorHAnsi"/>
          <w:noProof/>
          <w:sz w:val="24"/>
          <w:szCs w:val="24"/>
        </w:rPr>
        <w:t xml:space="preserve"> – Whats New</w:t>
      </w:r>
      <w:bookmarkEnd w:id="62"/>
    </w:p>
    <w:p w14:paraId="5F3CE24F" w14:textId="77777777" w:rsidR="004E52D7" w:rsidRPr="0062265D" w:rsidRDefault="004E52D7" w:rsidP="004E52D7">
      <w:pPr>
        <w:jc w:val="both"/>
        <w:rPr>
          <w:rFonts w:asciiTheme="minorHAnsi" w:hAnsiTheme="minorHAnsi" w:cs="Calibri"/>
          <w:noProof/>
          <w:color w:val="000000"/>
          <w:spacing w:val="-2"/>
          <w:lang w:val="en-US"/>
        </w:rPr>
      </w:pPr>
      <w:r w:rsidRPr="0062265D">
        <w:rPr>
          <w:rFonts w:asciiTheme="minorHAnsi" w:hAnsiTheme="minorHAnsi" w:cs="Calibri"/>
          <w:noProof/>
          <w:color w:val="000000"/>
          <w:spacing w:val="-2"/>
        </w:rPr>
        <w:t xml:space="preserve">In todays  Agile world, automation testing has to cut across the various layers right from database backend data access tests to API / Web services tests to UI(Desktop and Mobile) tests. </w:t>
      </w:r>
    </w:p>
    <w:p w14:paraId="3DC2D88D" w14:textId="77777777" w:rsidR="004E52D7" w:rsidRPr="0062265D" w:rsidRDefault="004E52D7" w:rsidP="004E52D7">
      <w:pPr>
        <w:jc w:val="both"/>
        <w:rPr>
          <w:rFonts w:asciiTheme="minorHAnsi" w:hAnsiTheme="minorHAnsi" w:cs="Calibri"/>
          <w:noProof/>
          <w:color w:val="000000"/>
          <w:spacing w:val="-2"/>
          <w:lang w:val="en-US"/>
        </w:rPr>
      </w:pPr>
      <w:r w:rsidRPr="0062265D">
        <w:rPr>
          <w:rFonts w:asciiTheme="minorHAnsi" w:hAnsiTheme="minorHAnsi" w:cs="Calibri"/>
          <w:noProof/>
          <w:color w:val="000000"/>
          <w:spacing w:val="-2"/>
          <w:lang w:val="en-US"/>
        </w:rPr>
        <w:t>The usual approach teams use here is to create dedicated test automation frameworks that are focused on single purpose. Along with the usual benefits, this though comes with some significant issues, namely lack of integration across the layers which prevent in building end to end test cases, and redundancy of code.</w:t>
      </w:r>
    </w:p>
    <w:p w14:paraId="76FA699E" w14:textId="77777777" w:rsidR="004E52D7" w:rsidRPr="007828F3" w:rsidRDefault="004E52D7" w:rsidP="004E52D7">
      <w:pPr>
        <w:jc w:val="both"/>
        <w:rPr>
          <w:rFonts w:asciiTheme="minorHAnsi" w:hAnsiTheme="minorHAnsi" w:cs="Calibri"/>
          <w:noProof/>
          <w:color w:val="000000"/>
          <w:spacing w:val="-2"/>
          <w:lang w:val="en-US"/>
        </w:rPr>
      </w:pPr>
      <w:r w:rsidRPr="0062265D">
        <w:rPr>
          <w:rFonts w:asciiTheme="minorHAnsi" w:hAnsiTheme="minorHAnsi" w:cs="Calibri"/>
          <w:noProof/>
          <w:color w:val="000000"/>
          <w:spacing w:val="-2"/>
          <w:lang w:val="en-US"/>
        </w:rPr>
        <w:t xml:space="preserve">The core USP of Fusion is </w:t>
      </w:r>
      <w:r>
        <w:rPr>
          <w:rFonts w:asciiTheme="minorHAnsi" w:hAnsiTheme="minorHAnsi" w:cs="Calibri"/>
          <w:noProof/>
          <w:color w:val="000000"/>
          <w:spacing w:val="-2"/>
          <w:lang w:val="en-US"/>
        </w:rPr>
        <w:t>that it not just allows silo based testing</w:t>
      </w:r>
      <w:r w:rsidRPr="0062265D">
        <w:rPr>
          <w:rFonts w:asciiTheme="minorHAnsi" w:hAnsiTheme="minorHAnsi" w:cs="Calibri"/>
          <w:noProof/>
          <w:color w:val="000000"/>
          <w:spacing w:val="-2"/>
          <w:lang w:val="en-US"/>
        </w:rPr>
        <w:t xml:space="preserve">, where in you could have only a set of UI test scripts, API test scripts or database test scripts, </w:t>
      </w:r>
      <w:r>
        <w:rPr>
          <w:rFonts w:asciiTheme="minorHAnsi" w:hAnsiTheme="minorHAnsi" w:cs="Calibri"/>
          <w:noProof/>
          <w:color w:val="000000"/>
          <w:spacing w:val="-2"/>
          <w:lang w:val="en-US"/>
        </w:rPr>
        <w:t>but</w:t>
      </w:r>
      <w:r w:rsidRPr="0062265D">
        <w:rPr>
          <w:rFonts w:asciiTheme="minorHAnsi" w:hAnsiTheme="minorHAnsi" w:cs="Calibri"/>
          <w:noProof/>
          <w:color w:val="000000"/>
          <w:spacing w:val="-2"/>
          <w:lang w:val="en-US"/>
        </w:rPr>
        <w:t xml:space="preserve"> also fuse together instructions from each of these areas in a single script. This allows you to build extremely powerful scripts that can handle almost any tasks </w:t>
      </w:r>
      <w:r w:rsidRPr="007828F3">
        <w:rPr>
          <w:rFonts w:asciiTheme="minorHAnsi" w:hAnsiTheme="minorHAnsi" w:cs="Calibri"/>
          <w:noProof/>
          <w:color w:val="000000"/>
          <w:spacing w:val="-2"/>
          <w:lang w:val="en-US"/>
        </w:rPr>
        <w:t xml:space="preserve">spanning across all the layers of your application, be it the front end, middle ware or the database layer. </w:t>
      </w:r>
    </w:p>
    <w:p w14:paraId="7FB2CEC7" w14:textId="77777777" w:rsidR="004E52D7" w:rsidRPr="007828F3" w:rsidRDefault="004E52D7" w:rsidP="004E52D7">
      <w:pPr>
        <w:rPr>
          <w:rFonts w:asciiTheme="minorHAnsi" w:hAnsiTheme="minorHAnsi" w:cs="Calibri"/>
          <w:b/>
          <w:noProof/>
          <w:color w:val="000000"/>
          <w:spacing w:val="-2"/>
        </w:rPr>
      </w:pPr>
      <w:r w:rsidRPr="007828F3">
        <w:rPr>
          <w:rFonts w:asciiTheme="minorHAnsi" w:hAnsiTheme="minorHAnsi" w:cs="Calibri"/>
          <w:b/>
          <w:noProof/>
          <w:color w:val="000000"/>
          <w:spacing w:val="-2"/>
        </w:rPr>
        <w:t>Fusion Major Features:</w:t>
      </w:r>
    </w:p>
    <w:p w14:paraId="09B39637"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Facility to create integrated multi-layered test scripts [ UI / Mobile / API / DB / Fusion ]</w:t>
      </w:r>
    </w:p>
    <w:p w14:paraId="49968170"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Support on different platforms Linux(Ubuntu 16.04), MacOS and Windows</w:t>
      </w:r>
    </w:p>
    <w:p w14:paraId="2DF08E24"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Inbuilt test environment setup for remote parallel execution</w:t>
      </w:r>
    </w:p>
    <w:p w14:paraId="0089B680"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Support parallel execution across multiple layer simultaneously</w:t>
      </w:r>
    </w:p>
    <w:p w14:paraId="3E2B018D"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Integration with CI tools like Jenkins</w:t>
      </w:r>
    </w:p>
    <w:p w14:paraId="12E748C8"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Support for GraphQL APIs</w:t>
      </w:r>
    </w:p>
    <w:p w14:paraId="4DDFD555"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Headless support to run Web tests without User Interface</w:t>
      </w:r>
    </w:p>
    <w:p w14:paraId="1F07EBF5"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User Interface to invoke test execution as per user choice</w:t>
      </w:r>
    </w:p>
    <w:p w14:paraId="0DF3D3D3"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Excellent reporting with in-built logging</w:t>
      </w:r>
    </w:p>
    <w:p w14:paraId="5E11F382"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Email-able report after execution</w:t>
      </w:r>
    </w:p>
    <w:p w14:paraId="71B7A25B"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Automatic screenshot capture with detailed error log</w:t>
      </w:r>
    </w:p>
    <w:p w14:paraId="2CDC7EFC" w14:textId="77777777" w:rsidR="004E52D7" w:rsidRPr="007828F3" w:rsidRDefault="004E52D7" w:rsidP="004E52D7">
      <w:pPr>
        <w:pStyle w:val="ListParagraph"/>
        <w:numPr>
          <w:ilvl w:val="0"/>
          <w:numId w:val="140"/>
        </w:numPr>
        <w:spacing w:before="0" w:after="0" w:line="240" w:lineRule="auto"/>
        <w:rPr>
          <w:rFonts w:asciiTheme="minorHAnsi" w:hAnsiTheme="minorHAnsi" w:cs="Calibri"/>
          <w:noProof/>
          <w:color w:val="000000"/>
          <w:spacing w:val="-2"/>
          <w:lang w:val="en-US"/>
        </w:rPr>
      </w:pPr>
      <w:r w:rsidRPr="007828F3">
        <w:rPr>
          <w:rFonts w:asciiTheme="minorHAnsi" w:hAnsiTheme="minorHAnsi" w:cs="Segoe UI"/>
          <w:color w:val="091E42"/>
          <w:shd w:val="clear" w:color="auto" w:fill="FFFFFF"/>
        </w:rPr>
        <w:t>Inbuilt supportive libraries</w:t>
      </w:r>
    </w:p>
    <w:p w14:paraId="22006230" w14:textId="77777777" w:rsidR="004E52D7" w:rsidRPr="007828F3" w:rsidRDefault="004E52D7" w:rsidP="004E52D7">
      <w:pPr>
        <w:spacing w:before="0" w:after="0" w:line="240" w:lineRule="auto"/>
        <w:rPr>
          <w:rFonts w:asciiTheme="minorHAnsi" w:hAnsiTheme="minorHAnsi" w:cs="Calibri"/>
          <w:noProof/>
          <w:color w:val="000000"/>
          <w:spacing w:val="-2"/>
        </w:rPr>
      </w:pPr>
      <w:r w:rsidRPr="007828F3">
        <w:rPr>
          <w:rFonts w:asciiTheme="minorHAnsi" w:hAnsiTheme="minorHAnsi" w:cs="Calibri"/>
          <w:noProof/>
          <w:color w:val="000000"/>
          <w:spacing w:val="-2"/>
        </w:rPr>
        <w:br w:type="page"/>
      </w:r>
    </w:p>
    <w:p w14:paraId="03C3A0B6" w14:textId="77777777" w:rsidR="004E52D7" w:rsidRDefault="004E52D7" w:rsidP="004E52D7">
      <w:pPr>
        <w:pStyle w:val="ListParagraph"/>
        <w:rPr>
          <w:rFonts w:asciiTheme="minorHAnsi" w:hAnsiTheme="minorHAnsi" w:cs="Calibri"/>
          <w:noProof/>
          <w:color w:val="000000"/>
          <w:spacing w:val="-2"/>
        </w:rPr>
      </w:pPr>
    </w:p>
    <w:p w14:paraId="02F90E5C" w14:textId="77777777" w:rsidR="004E52D7" w:rsidRDefault="004E52D7" w:rsidP="004E52D7">
      <w:pPr>
        <w:pStyle w:val="ListParagraph"/>
        <w:rPr>
          <w:rFonts w:asciiTheme="minorHAnsi" w:hAnsiTheme="minorHAnsi" w:cs="Calibri"/>
          <w:b/>
          <w:noProof/>
          <w:color w:val="000000"/>
          <w:spacing w:val="-2"/>
        </w:rPr>
      </w:pPr>
      <w:r w:rsidRPr="00433121">
        <w:rPr>
          <w:rFonts w:asciiTheme="minorHAnsi" w:hAnsiTheme="minorHAnsi" w:cs="Calibri"/>
          <w:b/>
          <w:noProof/>
          <w:color w:val="000000"/>
          <w:spacing w:val="-2"/>
        </w:rPr>
        <w:t>High Level Framework Diagram</w:t>
      </w:r>
    </w:p>
    <w:p w14:paraId="27A8814B" w14:textId="77777777" w:rsidR="004E52D7" w:rsidRDefault="004E52D7" w:rsidP="004E52D7">
      <w:pPr>
        <w:pStyle w:val="ListParagraph"/>
        <w:rPr>
          <w:rFonts w:asciiTheme="minorHAnsi" w:hAnsiTheme="minorHAnsi" w:cs="Calibri"/>
          <w:b/>
          <w:noProof/>
          <w:color w:val="000000"/>
          <w:spacing w:val="-2"/>
        </w:rPr>
      </w:pPr>
    </w:p>
    <w:p w14:paraId="0674D1A0" w14:textId="77777777" w:rsidR="004E52D7" w:rsidRDefault="004E52D7" w:rsidP="004E52D7">
      <w:pPr>
        <w:pStyle w:val="ListParagraph"/>
        <w:ind w:left="432"/>
        <w:rPr>
          <w:rFonts w:asciiTheme="minorHAnsi" w:hAnsiTheme="minorHAnsi" w:cs="Calibri"/>
          <w:b/>
          <w:noProof/>
          <w:color w:val="000000"/>
          <w:spacing w:val="-2"/>
        </w:rPr>
      </w:pPr>
      <w:r w:rsidRPr="00BB4187">
        <w:rPr>
          <w:rFonts w:asciiTheme="minorHAnsi" w:hAnsiTheme="minorHAnsi" w:cs="Calibri"/>
          <w:b/>
          <w:noProof/>
          <w:color w:val="000000"/>
          <w:spacing w:val="-2"/>
          <w:lang w:val="en-US" w:bidi="ar-SA"/>
        </w:rPr>
        <w:drawing>
          <wp:inline distT="0" distB="0" distL="0" distR="0" wp14:anchorId="6359533E" wp14:editId="74DB59D2">
            <wp:extent cx="6095445" cy="4962525"/>
            <wp:effectExtent l="0" t="0" r="63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123090" cy="4985032"/>
                    </a:xfrm>
                    <a:prstGeom prst="rect">
                      <a:avLst/>
                    </a:prstGeom>
                  </pic:spPr>
                </pic:pic>
              </a:graphicData>
            </a:graphic>
          </wp:inline>
        </w:drawing>
      </w:r>
    </w:p>
    <w:p w14:paraId="4A9A9428" w14:textId="77777777" w:rsidR="004E52D7" w:rsidRPr="003F1F7D" w:rsidRDefault="004E52D7" w:rsidP="004E52D7">
      <w:pPr>
        <w:rPr>
          <w:rFonts w:asciiTheme="minorHAnsi" w:hAnsiTheme="minorHAnsi" w:cs="Calibri"/>
          <w:noProof/>
          <w:color w:val="000000"/>
          <w:spacing w:val="-2"/>
        </w:rPr>
      </w:pPr>
    </w:p>
    <w:p w14:paraId="2732A2BE" w14:textId="77777777" w:rsidR="004E52D7" w:rsidRPr="003F1F7D" w:rsidRDefault="004E52D7" w:rsidP="004E52D7">
      <w:pPr>
        <w:spacing w:before="0" w:after="0" w:line="240" w:lineRule="auto"/>
        <w:rPr>
          <w:rFonts w:asciiTheme="minorHAnsi" w:hAnsiTheme="minorHAnsi" w:cs="Calibri"/>
          <w:noProof/>
          <w:color w:val="000000"/>
          <w:spacing w:val="-2"/>
        </w:rPr>
      </w:pPr>
      <w:r w:rsidRPr="003F1F7D">
        <w:rPr>
          <w:rFonts w:asciiTheme="minorHAnsi" w:hAnsiTheme="minorHAnsi" w:cs="Calibri"/>
          <w:noProof/>
          <w:color w:val="000000"/>
          <w:spacing w:val="-2"/>
        </w:rPr>
        <w:br w:type="page"/>
      </w:r>
    </w:p>
    <w:p w14:paraId="5C9A0F30" w14:textId="77777777" w:rsidR="004E52D7" w:rsidRPr="003F1F7D" w:rsidRDefault="004E52D7" w:rsidP="004E52D7">
      <w:pPr>
        <w:pStyle w:val="Heading1"/>
        <w:rPr>
          <w:rFonts w:asciiTheme="minorHAnsi" w:hAnsiTheme="minorHAnsi"/>
          <w:noProof/>
          <w:sz w:val="24"/>
          <w:szCs w:val="24"/>
        </w:rPr>
      </w:pPr>
      <w:bookmarkStart w:id="63" w:name="_Toc531338515"/>
      <w:r>
        <w:rPr>
          <w:rFonts w:asciiTheme="minorHAnsi" w:hAnsiTheme="minorHAnsi"/>
          <w:noProof/>
          <w:sz w:val="24"/>
          <w:szCs w:val="24"/>
        </w:rPr>
        <w:lastRenderedPageBreak/>
        <w:t>What is in this Guide?</w:t>
      </w:r>
      <w:bookmarkEnd w:id="63"/>
    </w:p>
    <w:p w14:paraId="1D459F2C" w14:textId="77777777" w:rsidR="004E52D7" w:rsidRPr="003F1F7D" w:rsidRDefault="004E52D7" w:rsidP="004E52D7">
      <w:pPr>
        <w:spacing w:before="0" w:after="0" w:line="240" w:lineRule="auto"/>
        <w:rPr>
          <w:rFonts w:asciiTheme="minorHAnsi" w:hAnsiTheme="minorHAnsi" w:cstheme="minorHAnsi"/>
          <w:bCs/>
          <w:color w:val="000000"/>
        </w:rPr>
      </w:pPr>
    </w:p>
    <w:p w14:paraId="12F822B2" w14:textId="77777777" w:rsidR="004E52D7" w:rsidRPr="003F1F7D" w:rsidRDefault="004E52D7" w:rsidP="004E52D7">
      <w:pPr>
        <w:spacing w:before="0" w:after="0" w:line="240" w:lineRule="auto"/>
        <w:rPr>
          <w:rFonts w:asciiTheme="minorHAnsi" w:hAnsiTheme="minorHAnsi" w:cstheme="minorHAnsi"/>
          <w:bCs/>
          <w:color w:val="000000"/>
        </w:rPr>
      </w:pPr>
    </w:p>
    <w:p w14:paraId="5457B39F" w14:textId="77777777" w:rsidR="004E52D7" w:rsidRDefault="004E52D7" w:rsidP="004E52D7">
      <w:pPr>
        <w:pStyle w:val="Body"/>
        <w:numPr>
          <w:ilvl w:val="0"/>
          <w:numId w:val="0"/>
        </w:numPr>
        <w:ind w:left="1080"/>
      </w:pPr>
      <w:r w:rsidRPr="00346AD2">
        <w:t>This guide provides an overview of the Fusion Test Automation Framework, how the framework is configured, how the test scripts are created and used, and covers all aspects of the reporting module.</w:t>
      </w:r>
    </w:p>
    <w:p w14:paraId="4392B400" w14:textId="77777777" w:rsidR="004E52D7" w:rsidRPr="003F1F7D" w:rsidRDefault="004E52D7" w:rsidP="004E52D7">
      <w:pPr>
        <w:pStyle w:val="Body"/>
        <w:numPr>
          <w:ilvl w:val="0"/>
          <w:numId w:val="0"/>
        </w:numPr>
        <w:ind w:left="1080"/>
        <w:rPr>
          <w:rFonts w:asciiTheme="minorHAnsi" w:hAnsiTheme="minorHAnsi"/>
          <w:noProof/>
          <w:color w:val="000000"/>
          <w:spacing w:val="-2"/>
        </w:rPr>
      </w:pPr>
    </w:p>
    <w:p w14:paraId="6E104AA6" w14:textId="77777777" w:rsidR="004E52D7" w:rsidRPr="003F1F7D" w:rsidRDefault="004E52D7" w:rsidP="004E52D7">
      <w:pPr>
        <w:pStyle w:val="Heading1"/>
        <w:rPr>
          <w:rFonts w:asciiTheme="minorHAnsi" w:hAnsiTheme="minorHAnsi"/>
          <w:noProof/>
          <w:sz w:val="24"/>
          <w:szCs w:val="24"/>
        </w:rPr>
      </w:pPr>
      <w:bookmarkStart w:id="64" w:name="_Toc531338516"/>
      <w:r>
        <w:rPr>
          <w:rFonts w:asciiTheme="minorHAnsi" w:hAnsiTheme="minorHAnsi"/>
          <w:noProof/>
          <w:sz w:val="24"/>
          <w:szCs w:val="24"/>
        </w:rPr>
        <w:t>Intented Audience</w:t>
      </w:r>
      <w:bookmarkEnd w:id="64"/>
    </w:p>
    <w:p w14:paraId="020CBCAB" w14:textId="77777777" w:rsidR="004E52D7" w:rsidRDefault="004E52D7" w:rsidP="004E52D7">
      <w:pPr>
        <w:pStyle w:val="Body"/>
        <w:numPr>
          <w:ilvl w:val="0"/>
          <w:numId w:val="0"/>
        </w:numPr>
        <w:ind w:left="1080"/>
        <w:rPr>
          <w:noProof/>
        </w:rPr>
      </w:pPr>
    </w:p>
    <w:p w14:paraId="3DAE9110" w14:textId="77777777" w:rsidR="004E52D7" w:rsidRDefault="004E52D7" w:rsidP="004E52D7">
      <w:pPr>
        <w:pStyle w:val="Body"/>
        <w:numPr>
          <w:ilvl w:val="0"/>
          <w:numId w:val="0"/>
        </w:numPr>
        <w:ind w:left="1080"/>
        <w:rPr>
          <w:rFonts w:asciiTheme="minorHAnsi" w:hAnsiTheme="minorHAnsi"/>
          <w:noProof/>
          <w:color w:val="000000"/>
          <w:spacing w:val="-2"/>
        </w:rPr>
      </w:pPr>
      <w:r w:rsidRPr="00A34649">
        <w:rPr>
          <w:noProof/>
        </w:rPr>
        <w:t>This guide is primarily intended for Automation QA team who are involved in automation testing.</w:t>
      </w:r>
    </w:p>
    <w:p w14:paraId="6CFFDB58" w14:textId="77777777" w:rsidR="004E52D7" w:rsidRPr="003F1F7D" w:rsidRDefault="004E52D7" w:rsidP="004E52D7">
      <w:pPr>
        <w:pStyle w:val="Heading1"/>
        <w:spacing w:before="100" w:beforeAutospacing="1" w:after="100" w:afterAutospacing="1" w:line="240" w:lineRule="auto"/>
        <w:rPr>
          <w:rFonts w:asciiTheme="minorHAnsi" w:hAnsiTheme="minorHAnsi" w:cs="Calibri"/>
          <w:noProof/>
          <w:color w:val="000000"/>
          <w:spacing w:val="-2"/>
          <w:sz w:val="24"/>
          <w:szCs w:val="24"/>
        </w:rPr>
      </w:pPr>
      <w:bookmarkStart w:id="65" w:name="_Toc531338517"/>
      <w:r>
        <w:rPr>
          <w:rFonts w:asciiTheme="minorHAnsi" w:hAnsiTheme="minorHAnsi"/>
          <w:noProof/>
          <w:sz w:val="24"/>
          <w:szCs w:val="24"/>
        </w:rPr>
        <w:t>Fusion Environment Configuration</w:t>
      </w:r>
      <w:bookmarkEnd w:id="65"/>
    </w:p>
    <w:p w14:paraId="2E8EA938" w14:textId="77777777" w:rsidR="004E52D7" w:rsidRDefault="004E52D7" w:rsidP="004E52D7">
      <w:pPr>
        <w:pStyle w:val="Heading2"/>
        <w:rPr>
          <w:b/>
          <w:noProof/>
        </w:rPr>
      </w:pPr>
      <w:r w:rsidRPr="003F7FFD">
        <w:rPr>
          <w:b/>
          <w:noProof/>
        </w:rPr>
        <w:t>System Requirements</w:t>
      </w:r>
    </w:p>
    <w:p w14:paraId="31FE92B3" w14:textId="77777777" w:rsidR="004E52D7" w:rsidRPr="00AF3A0C" w:rsidRDefault="004E52D7" w:rsidP="004E52D7">
      <w:pPr>
        <w:spacing w:before="100" w:beforeAutospacing="1" w:after="100" w:afterAutospacing="1" w:line="240" w:lineRule="auto"/>
      </w:pPr>
      <w:r w:rsidRPr="0092317B">
        <w:rPr>
          <w:rFonts w:cs="Calibri"/>
          <w:b/>
          <w:bCs/>
          <w:color w:val="000000"/>
          <w:u w:val="single"/>
        </w:rPr>
        <w:t xml:space="preserve">Essential Hardware </w:t>
      </w:r>
    </w:p>
    <w:tbl>
      <w:tblPr>
        <w:tblStyle w:val="TableGrid"/>
        <w:tblW w:w="0" w:type="auto"/>
        <w:tblInd w:w="108" w:type="dxa"/>
        <w:tblLook w:val="04A0" w:firstRow="1" w:lastRow="0" w:firstColumn="1" w:lastColumn="0" w:noHBand="0" w:noVBand="1"/>
      </w:tblPr>
      <w:tblGrid>
        <w:gridCol w:w="1486"/>
        <w:gridCol w:w="1644"/>
        <w:gridCol w:w="1909"/>
        <w:gridCol w:w="1853"/>
        <w:gridCol w:w="1850"/>
      </w:tblGrid>
      <w:tr w:rsidR="004E52D7" w14:paraId="67DD05DA" w14:textId="77777777" w:rsidTr="00B645C2">
        <w:tc>
          <w:tcPr>
            <w:tcW w:w="1486" w:type="dxa"/>
          </w:tcPr>
          <w:p w14:paraId="0E4EB033" w14:textId="77777777" w:rsidR="004E52D7" w:rsidRPr="002E0D6E" w:rsidRDefault="004E52D7" w:rsidP="00B645C2">
            <w:pPr>
              <w:spacing w:before="100" w:beforeAutospacing="1" w:after="100" w:afterAutospacing="1" w:line="240" w:lineRule="auto"/>
              <w:rPr>
                <w:rFonts w:cs="Calibri"/>
                <w:b/>
                <w:color w:val="000000" w:themeColor="text1"/>
              </w:rPr>
            </w:pPr>
            <w:r>
              <w:rPr>
                <w:rFonts w:cs="Calibri"/>
                <w:b/>
                <w:color w:val="000000" w:themeColor="text1"/>
              </w:rPr>
              <w:t>Type</w:t>
            </w:r>
          </w:p>
        </w:tc>
        <w:tc>
          <w:tcPr>
            <w:tcW w:w="1644" w:type="dxa"/>
          </w:tcPr>
          <w:p w14:paraId="7BCA5FD4" w14:textId="77777777" w:rsidR="004E52D7" w:rsidRPr="002E0D6E" w:rsidRDefault="004E52D7" w:rsidP="00B645C2">
            <w:pPr>
              <w:spacing w:before="100" w:beforeAutospacing="1" w:after="100" w:afterAutospacing="1" w:line="240" w:lineRule="auto"/>
              <w:rPr>
                <w:rFonts w:cs="Calibri"/>
                <w:b/>
                <w:color w:val="000000" w:themeColor="text1"/>
              </w:rPr>
            </w:pPr>
            <w:r>
              <w:rPr>
                <w:rFonts w:cs="Calibri"/>
                <w:b/>
                <w:color w:val="000000" w:themeColor="text1"/>
              </w:rPr>
              <w:t>OS</w:t>
            </w:r>
          </w:p>
        </w:tc>
        <w:tc>
          <w:tcPr>
            <w:tcW w:w="1909" w:type="dxa"/>
          </w:tcPr>
          <w:p w14:paraId="1DCB36E9" w14:textId="77777777" w:rsidR="004E52D7" w:rsidRDefault="004E52D7" w:rsidP="00B645C2">
            <w:pPr>
              <w:spacing w:before="100" w:beforeAutospacing="1" w:after="100" w:afterAutospacing="1" w:line="240" w:lineRule="auto"/>
              <w:rPr>
                <w:rFonts w:cs="Calibri"/>
                <w:b/>
                <w:bCs/>
                <w:color w:val="000000"/>
                <w:u w:val="single"/>
              </w:rPr>
            </w:pPr>
            <w:r w:rsidRPr="002E0D6E">
              <w:rPr>
                <w:rFonts w:cs="Calibri"/>
                <w:b/>
                <w:color w:val="000000" w:themeColor="text1"/>
              </w:rPr>
              <w:t>Processor</w:t>
            </w:r>
          </w:p>
        </w:tc>
        <w:tc>
          <w:tcPr>
            <w:tcW w:w="1853" w:type="dxa"/>
          </w:tcPr>
          <w:p w14:paraId="18065BE5" w14:textId="77777777" w:rsidR="004E52D7" w:rsidRDefault="004E52D7" w:rsidP="00B645C2">
            <w:pPr>
              <w:spacing w:before="100" w:beforeAutospacing="1" w:after="100" w:afterAutospacing="1" w:line="240" w:lineRule="auto"/>
              <w:rPr>
                <w:rFonts w:cs="Calibri"/>
                <w:b/>
                <w:bCs/>
                <w:color w:val="000000"/>
                <w:u w:val="single"/>
              </w:rPr>
            </w:pPr>
            <w:r w:rsidRPr="002E0D6E">
              <w:rPr>
                <w:rFonts w:cs="Calibri"/>
                <w:b/>
                <w:color w:val="000000" w:themeColor="text1"/>
              </w:rPr>
              <w:t>Memory</w:t>
            </w:r>
            <w:r>
              <w:rPr>
                <w:rFonts w:cs="Calibri"/>
                <w:b/>
                <w:color w:val="000000" w:themeColor="text1"/>
              </w:rPr>
              <w:t xml:space="preserve"> (RAM)</w:t>
            </w:r>
          </w:p>
        </w:tc>
        <w:tc>
          <w:tcPr>
            <w:tcW w:w="1850" w:type="dxa"/>
          </w:tcPr>
          <w:p w14:paraId="47000C19" w14:textId="77777777" w:rsidR="004E52D7" w:rsidRDefault="004E52D7" w:rsidP="00B645C2">
            <w:pPr>
              <w:spacing w:before="100" w:beforeAutospacing="1" w:after="100" w:afterAutospacing="1" w:line="240" w:lineRule="auto"/>
              <w:rPr>
                <w:rFonts w:cs="Calibri"/>
                <w:b/>
                <w:bCs/>
                <w:color w:val="000000"/>
                <w:u w:val="single"/>
              </w:rPr>
            </w:pPr>
            <w:r w:rsidRPr="002E0D6E">
              <w:rPr>
                <w:b/>
                <w:color w:val="000000" w:themeColor="text1"/>
              </w:rPr>
              <w:t>Hard Disk Space</w:t>
            </w:r>
          </w:p>
        </w:tc>
      </w:tr>
      <w:tr w:rsidR="004E52D7" w14:paraId="4E545633" w14:textId="77777777" w:rsidTr="00B645C2">
        <w:tc>
          <w:tcPr>
            <w:tcW w:w="1486" w:type="dxa"/>
          </w:tcPr>
          <w:p w14:paraId="2536762E" w14:textId="77777777" w:rsidR="004E52D7" w:rsidRPr="00291413" w:rsidRDefault="004E52D7" w:rsidP="00B645C2">
            <w:pPr>
              <w:spacing w:before="100" w:beforeAutospacing="1" w:after="100" w:afterAutospacing="1" w:line="240" w:lineRule="auto"/>
              <w:rPr>
                <w:rFonts w:ascii="Segoe UI" w:hAnsi="Segoe UI" w:cs="Segoe UI"/>
                <w:b/>
                <w:color w:val="000000"/>
                <w:sz w:val="20"/>
                <w:szCs w:val="20"/>
              </w:rPr>
            </w:pPr>
            <w:r w:rsidRPr="00291413">
              <w:rPr>
                <w:rFonts w:ascii="Segoe UI" w:hAnsi="Segoe UI" w:cs="Segoe UI"/>
                <w:b/>
                <w:color w:val="000000"/>
                <w:sz w:val="20"/>
                <w:szCs w:val="20"/>
              </w:rPr>
              <w:t>Server</w:t>
            </w:r>
            <w:r>
              <w:rPr>
                <w:rFonts w:ascii="Segoe UI" w:hAnsi="Segoe UI" w:cs="Segoe UI"/>
                <w:b/>
                <w:color w:val="000000"/>
                <w:sz w:val="20"/>
                <w:szCs w:val="20"/>
              </w:rPr>
              <w:t xml:space="preserve"> (Windows)</w:t>
            </w:r>
          </w:p>
        </w:tc>
        <w:tc>
          <w:tcPr>
            <w:tcW w:w="1644" w:type="dxa"/>
          </w:tcPr>
          <w:p w14:paraId="35609176" w14:textId="77777777" w:rsidR="004E52D7" w:rsidRPr="0085411C" w:rsidRDefault="004E52D7" w:rsidP="00B645C2">
            <w:pPr>
              <w:spacing w:before="100" w:beforeAutospacing="1" w:after="100" w:afterAutospacing="1" w:line="240" w:lineRule="auto"/>
            </w:pPr>
            <w:r>
              <w:t>Windows 7 and above</w:t>
            </w:r>
          </w:p>
        </w:tc>
        <w:tc>
          <w:tcPr>
            <w:tcW w:w="1909" w:type="dxa"/>
          </w:tcPr>
          <w:p w14:paraId="54B93209" w14:textId="77777777" w:rsidR="004E52D7" w:rsidRPr="0085411C" w:rsidRDefault="004E52D7" w:rsidP="00B645C2">
            <w:pPr>
              <w:spacing w:before="100" w:beforeAutospacing="1" w:after="100" w:afterAutospacing="1" w:line="240" w:lineRule="auto"/>
            </w:pPr>
            <w:r w:rsidRPr="0085411C">
              <w:t>x64 Processor</w:t>
            </w:r>
          </w:p>
        </w:tc>
        <w:tc>
          <w:tcPr>
            <w:tcW w:w="1853" w:type="dxa"/>
          </w:tcPr>
          <w:p w14:paraId="5FC158C3" w14:textId="77777777" w:rsidR="004E52D7" w:rsidRPr="0085411C" w:rsidRDefault="004E52D7" w:rsidP="00B645C2">
            <w:pPr>
              <w:spacing w:before="100" w:beforeAutospacing="1" w:after="100" w:afterAutospacing="1" w:line="240" w:lineRule="auto"/>
            </w:pPr>
            <w:r w:rsidRPr="0085411C">
              <w:t>8GB (Min)</w:t>
            </w:r>
          </w:p>
        </w:tc>
        <w:tc>
          <w:tcPr>
            <w:tcW w:w="1850" w:type="dxa"/>
          </w:tcPr>
          <w:p w14:paraId="17771459" w14:textId="77777777" w:rsidR="004E52D7" w:rsidRPr="0085411C" w:rsidRDefault="004E52D7" w:rsidP="00B645C2">
            <w:pPr>
              <w:spacing w:before="0" w:after="100" w:line="270" w:lineRule="atLeast"/>
            </w:pPr>
            <w:r w:rsidRPr="0085411C">
              <w:t>Minimum : C drive with 40 GB free space required</w:t>
            </w:r>
          </w:p>
        </w:tc>
      </w:tr>
      <w:tr w:rsidR="004E52D7" w14:paraId="0AE5EE4D" w14:textId="77777777" w:rsidTr="00B645C2">
        <w:tc>
          <w:tcPr>
            <w:tcW w:w="1486" w:type="dxa"/>
          </w:tcPr>
          <w:p w14:paraId="147BC164" w14:textId="77777777" w:rsidR="004E52D7" w:rsidRPr="00291413" w:rsidRDefault="004E52D7" w:rsidP="00B645C2">
            <w:pPr>
              <w:spacing w:before="100" w:beforeAutospacing="1" w:after="100" w:afterAutospacing="1" w:line="240" w:lineRule="auto"/>
              <w:rPr>
                <w:rFonts w:ascii="Segoe UI" w:hAnsi="Segoe UI" w:cs="Segoe UI"/>
                <w:b/>
                <w:color w:val="000000"/>
                <w:sz w:val="20"/>
                <w:szCs w:val="20"/>
              </w:rPr>
            </w:pPr>
            <w:r w:rsidRPr="00291413">
              <w:rPr>
                <w:rFonts w:ascii="Segoe UI" w:hAnsi="Segoe UI" w:cs="Segoe UI"/>
                <w:b/>
                <w:color w:val="000000"/>
                <w:sz w:val="20"/>
                <w:szCs w:val="20"/>
              </w:rPr>
              <w:t>Server</w:t>
            </w:r>
            <w:r>
              <w:rPr>
                <w:rFonts w:ascii="Segoe UI" w:hAnsi="Segoe UI" w:cs="Segoe UI"/>
                <w:b/>
                <w:color w:val="000000"/>
                <w:sz w:val="20"/>
                <w:szCs w:val="20"/>
              </w:rPr>
              <w:t xml:space="preserve"> (Linux)</w:t>
            </w:r>
          </w:p>
        </w:tc>
        <w:tc>
          <w:tcPr>
            <w:tcW w:w="1644" w:type="dxa"/>
          </w:tcPr>
          <w:p w14:paraId="6AB6CB27" w14:textId="77777777" w:rsidR="004E52D7" w:rsidRDefault="004E52D7" w:rsidP="00B645C2">
            <w:pPr>
              <w:spacing w:before="100" w:beforeAutospacing="1" w:after="100" w:afterAutospacing="1" w:line="240" w:lineRule="auto"/>
            </w:pPr>
            <w:r>
              <w:t>Ubuntu 16.04, 18.04</w:t>
            </w:r>
          </w:p>
        </w:tc>
        <w:tc>
          <w:tcPr>
            <w:tcW w:w="1909" w:type="dxa"/>
          </w:tcPr>
          <w:p w14:paraId="019C8F5B" w14:textId="77777777" w:rsidR="004E52D7" w:rsidRPr="0085411C" w:rsidRDefault="004E52D7" w:rsidP="00B645C2">
            <w:pPr>
              <w:spacing w:before="100" w:beforeAutospacing="1" w:after="100" w:afterAutospacing="1" w:line="240" w:lineRule="auto"/>
            </w:pPr>
            <w:r w:rsidRPr="0085411C">
              <w:t>6400 CPU</w:t>
            </w:r>
          </w:p>
        </w:tc>
        <w:tc>
          <w:tcPr>
            <w:tcW w:w="1853" w:type="dxa"/>
          </w:tcPr>
          <w:p w14:paraId="6E345705" w14:textId="77777777" w:rsidR="004E52D7" w:rsidRPr="0085411C" w:rsidRDefault="004E52D7" w:rsidP="00B645C2">
            <w:pPr>
              <w:spacing w:before="100" w:beforeAutospacing="1" w:after="100" w:afterAutospacing="1" w:line="240" w:lineRule="auto"/>
            </w:pPr>
            <w:r w:rsidRPr="0085411C">
              <w:t>8GB (Min)</w:t>
            </w:r>
          </w:p>
        </w:tc>
        <w:tc>
          <w:tcPr>
            <w:tcW w:w="1850" w:type="dxa"/>
          </w:tcPr>
          <w:p w14:paraId="68FB4729" w14:textId="77777777" w:rsidR="004E52D7" w:rsidRPr="0085411C" w:rsidRDefault="004E52D7" w:rsidP="00B645C2">
            <w:pPr>
              <w:spacing w:before="0" w:after="100" w:line="270" w:lineRule="atLeast"/>
            </w:pPr>
            <w:r w:rsidRPr="0085411C">
              <w:t>Minimum 40 GB free space</w:t>
            </w:r>
          </w:p>
        </w:tc>
      </w:tr>
      <w:tr w:rsidR="004E52D7" w14:paraId="2E69A6DA" w14:textId="77777777" w:rsidTr="00B645C2">
        <w:tc>
          <w:tcPr>
            <w:tcW w:w="1486" w:type="dxa"/>
          </w:tcPr>
          <w:p w14:paraId="31F3C3DC" w14:textId="77777777" w:rsidR="004E52D7" w:rsidRPr="00291413" w:rsidRDefault="004E52D7" w:rsidP="00B645C2">
            <w:pPr>
              <w:spacing w:before="100" w:beforeAutospacing="1" w:after="100" w:afterAutospacing="1" w:line="240" w:lineRule="auto"/>
              <w:rPr>
                <w:rFonts w:ascii="Segoe UI" w:hAnsi="Segoe UI" w:cs="Segoe UI"/>
                <w:b/>
                <w:color w:val="000000"/>
                <w:sz w:val="20"/>
                <w:szCs w:val="20"/>
              </w:rPr>
            </w:pPr>
            <w:r>
              <w:rPr>
                <w:rFonts w:ascii="Segoe UI" w:hAnsi="Segoe UI" w:cs="Segoe UI"/>
                <w:b/>
                <w:color w:val="000000"/>
                <w:sz w:val="20"/>
                <w:szCs w:val="20"/>
              </w:rPr>
              <w:t>Server</w:t>
            </w:r>
            <w:r>
              <w:rPr>
                <w:rFonts w:ascii="Segoe UI" w:hAnsi="Segoe UI" w:cs="Segoe UI"/>
                <w:b/>
                <w:color w:val="000000"/>
                <w:sz w:val="20"/>
                <w:szCs w:val="20"/>
              </w:rPr>
              <w:br/>
              <w:t>(MAC)</w:t>
            </w:r>
          </w:p>
        </w:tc>
        <w:tc>
          <w:tcPr>
            <w:tcW w:w="1644" w:type="dxa"/>
          </w:tcPr>
          <w:p w14:paraId="6FAD9820" w14:textId="77777777" w:rsidR="004E52D7" w:rsidRDefault="004E52D7" w:rsidP="00B645C2">
            <w:pPr>
              <w:spacing w:before="100" w:beforeAutospacing="1" w:after="100" w:afterAutospacing="1" w:line="240" w:lineRule="auto"/>
            </w:pPr>
            <w:r w:rsidRPr="00710F20">
              <w:t>macOS Sierra 10.12.6</w:t>
            </w:r>
          </w:p>
        </w:tc>
        <w:tc>
          <w:tcPr>
            <w:tcW w:w="1909" w:type="dxa"/>
          </w:tcPr>
          <w:p w14:paraId="71B1EF38" w14:textId="77777777" w:rsidR="004E52D7" w:rsidRPr="0085411C" w:rsidRDefault="004E52D7" w:rsidP="00B645C2">
            <w:pPr>
              <w:spacing w:before="100" w:beforeAutospacing="1" w:after="100" w:afterAutospacing="1" w:line="240" w:lineRule="auto"/>
            </w:pPr>
            <w:hyperlink r:id="rId20" w:tooltip="X86-64" w:history="1">
              <w:r w:rsidRPr="0085411C">
                <w:t>x86-64</w:t>
              </w:r>
            </w:hyperlink>
          </w:p>
        </w:tc>
        <w:tc>
          <w:tcPr>
            <w:tcW w:w="1853" w:type="dxa"/>
          </w:tcPr>
          <w:p w14:paraId="52333140" w14:textId="77777777" w:rsidR="004E52D7" w:rsidRPr="0085411C" w:rsidRDefault="004E52D7" w:rsidP="00B645C2">
            <w:pPr>
              <w:spacing w:before="100" w:beforeAutospacing="1" w:after="100" w:afterAutospacing="1" w:line="240" w:lineRule="auto"/>
            </w:pPr>
            <w:r w:rsidRPr="0085411C">
              <w:t>8GB (Min)</w:t>
            </w:r>
          </w:p>
        </w:tc>
        <w:tc>
          <w:tcPr>
            <w:tcW w:w="1850" w:type="dxa"/>
          </w:tcPr>
          <w:p w14:paraId="10F55279" w14:textId="77777777" w:rsidR="004E52D7" w:rsidRPr="0085411C" w:rsidRDefault="004E52D7" w:rsidP="00B645C2">
            <w:pPr>
              <w:spacing w:before="0" w:after="100" w:line="270" w:lineRule="atLeast"/>
            </w:pPr>
            <w:r w:rsidRPr="0085411C">
              <w:t>Minimum 40 GB free space</w:t>
            </w:r>
          </w:p>
        </w:tc>
      </w:tr>
    </w:tbl>
    <w:p w14:paraId="2632CA32" w14:textId="77777777" w:rsidR="004E52D7" w:rsidRPr="0092317B" w:rsidRDefault="004E52D7" w:rsidP="004E52D7">
      <w:pPr>
        <w:spacing w:before="100" w:beforeAutospacing="1" w:after="100" w:afterAutospacing="1" w:line="270" w:lineRule="atLeast"/>
        <w:rPr>
          <w:color w:val="2A2A2A"/>
          <w:u w:val="single"/>
        </w:rPr>
      </w:pPr>
      <w:r w:rsidRPr="0092317B">
        <w:rPr>
          <w:b/>
          <w:bCs/>
          <w:color w:val="2A2A2A"/>
          <w:u w:val="single"/>
        </w:rPr>
        <w:t>Essential Software</w:t>
      </w:r>
    </w:p>
    <w:tbl>
      <w:tblPr>
        <w:tblStyle w:val="TableGrid"/>
        <w:tblW w:w="0" w:type="auto"/>
        <w:tblLook w:val="04A0" w:firstRow="1" w:lastRow="0" w:firstColumn="1" w:lastColumn="0" w:noHBand="0" w:noVBand="1"/>
      </w:tblPr>
      <w:tblGrid>
        <w:gridCol w:w="3118"/>
        <w:gridCol w:w="3290"/>
        <w:gridCol w:w="3780"/>
      </w:tblGrid>
      <w:tr w:rsidR="004E52D7" w14:paraId="7237F280" w14:textId="77777777" w:rsidTr="00B645C2">
        <w:tc>
          <w:tcPr>
            <w:tcW w:w="3118" w:type="dxa"/>
            <w:shd w:val="clear" w:color="auto" w:fill="F2F2F2" w:themeFill="background1" w:themeFillShade="F2"/>
          </w:tcPr>
          <w:p w14:paraId="0583A135" w14:textId="77777777" w:rsidR="004E52D7" w:rsidRDefault="004E52D7" w:rsidP="00B645C2">
            <w:pPr>
              <w:pStyle w:val="Body"/>
              <w:numPr>
                <w:ilvl w:val="0"/>
                <w:numId w:val="0"/>
              </w:numPr>
              <w:ind w:left="1440"/>
            </w:pPr>
            <w:r>
              <w:t>Windows</w:t>
            </w:r>
          </w:p>
        </w:tc>
        <w:tc>
          <w:tcPr>
            <w:tcW w:w="3290" w:type="dxa"/>
            <w:shd w:val="clear" w:color="auto" w:fill="F2F2F2" w:themeFill="background1" w:themeFillShade="F2"/>
          </w:tcPr>
          <w:p w14:paraId="25CC14D8" w14:textId="77777777" w:rsidR="004E52D7" w:rsidRDefault="004E52D7" w:rsidP="00B645C2">
            <w:pPr>
              <w:pStyle w:val="Body"/>
              <w:numPr>
                <w:ilvl w:val="0"/>
                <w:numId w:val="0"/>
              </w:numPr>
              <w:ind w:left="1440"/>
            </w:pPr>
            <w:r>
              <w:t>Linux</w:t>
            </w:r>
          </w:p>
        </w:tc>
        <w:tc>
          <w:tcPr>
            <w:tcW w:w="3780" w:type="dxa"/>
            <w:shd w:val="clear" w:color="auto" w:fill="F2F2F2" w:themeFill="background1" w:themeFillShade="F2"/>
          </w:tcPr>
          <w:p w14:paraId="21486ADA" w14:textId="77777777" w:rsidR="004E52D7" w:rsidRDefault="004E52D7" w:rsidP="00B645C2">
            <w:pPr>
              <w:pStyle w:val="Body"/>
              <w:numPr>
                <w:ilvl w:val="0"/>
                <w:numId w:val="0"/>
              </w:numPr>
              <w:ind w:left="1440"/>
            </w:pPr>
            <w:r>
              <w:t>MAC</w:t>
            </w:r>
          </w:p>
        </w:tc>
      </w:tr>
      <w:tr w:rsidR="004E52D7" w14:paraId="106028F2" w14:textId="77777777" w:rsidTr="00B645C2">
        <w:tc>
          <w:tcPr>
            <w:tcW w:w="3118" w:type="dxa"/>
          </w:tcPr>
          <w:p w14:paraId="675F1960" w14:textId="77777777" w:rsidR="004E52D7" w:rsidRDefault="004E52D7" w:rsidP="00B645C2">
            <w:pPr>
              <w:spacing w:before="100" w:beforeAutospacing="1" w:after="100" w:afterAutospacing="1" w:line="240" w:lineRule="auto"/>
            </w:pPr>
            <w:r>
              <w:t>Microsoft Windows 7,8,10,12</w:t>
            </w:r>
          </w:p>
        </w:tc>
        <w:tc>
          <w:tcPr>
            <w:tcW w:w="3290" w:type="dxa"/>
          </w:tcPr>
          <w:p w14:paraId="465D61E6" w14:textId="77777777" w:rsidR="004E52D7" w:rsidRDefault="004E52D7" w:rsidP="00B645C2">
            <w:pPr>
              <w:spacing w:before="100" w:beforeAutospacing="1" w:after="100" w:afterAutospacing="1" w:line="240" w:lineRule="auto"/>
            </w:pPr>
            <w:r>
              <w:t>Ubuntu 16.04, 18.04</w:t>
            </w:r>
          </w:p>
        </w:tc>
        <w:tc>
          <w:tcPr>
            <w:tcW w:w="3780" w:type="dxa"/>
          </w:tcPr>
          <w:p w14:paraId="07818F39" w14:textId="77777777" w:rsidR="004E52D7" w:rsidRDefault="004E52D7" w:rsidP="00B645C2">
            <w:pPr>
              <w:spacing w:before="100" w:beforeAutospacing="1" w:after="100" w:afterAutospacing="1" w:line="240" w:lineRule="auto"/>
            </w:pPr>
            <w:r w:rsidRPr="00710F20">
              <w:t>Recommended macOS Sierra 10.12.6 and above</w:t>
            </w:r>
          </w:p>
        </w:tc>
      </w:tr>
      <w:tr w:rsidR="004E52D7" w14:paraId="7EE9D4A0" w14:textId="77777777" w:rsidTr="00B645C2">
        <w:tc>
          <w:tcPr>
            <w:tcW w:w="3118" w:type="dxa"/>
          </w:tcPr>
          <w:p w14:paraId="540F77F9" w14:textId="77777777" w:rsidR="004E52D7" w:rsidRDefault="004E52D7" w:rsidP="00B645C2">
            <w:pPr>
              <w:spacing w:before="100" w:beforeAutospacing="1" w:after="100" w:afterAutospacing="1" w:line="240" w:lineRule="auto"/>
            </w:pPr>
            <w:r>
              <w:t>Oracle JDK 8/ JRE 8</w:t>
            </w:r>
          </w:p>
        </w:tc>
        <w:tc>
          <w:tcPr>
            <w:tcW w:w="3290" w:type="dxa"/>
          </w:tcPr>
          <w:p w14:paraId="707A5DCD" w14:textId="77777777" w:rsidR="004E52D7" w:rsidRDefault="004E52D7" w:rsidP="00B645C2">
            <w:pPr>
              <w:spacing w:before="100" w:beforeAutospacing="1" w:after="100" w:afterAutospacing="1" w:line="240" w:lineRule="auto"/>
            </w:pPr>
            <w:r>
              <w:t>Oracle JDK 8 (1.8.0_121)</w:t>
            </w:r>
          </w:p>
        </w:tc>
        <w:tc>
          <w:tcPr>
            <w:tcW w:w="3780" w:type="dxa"/>
          </w:tcPr>
          <w:p w14:paraId="216D7337" w14:textId="77777777" w:rsidR="004E52D7" w:rsidRDefault="004E52D7" w:rsidP="00B645C2">
            <w:pPr>
              <w:spacing w:before="100" w:beforeAutospacing="1" w:after="100" w:afterAutospacing="1" w:line="240" w:lineRule="auto"/>
            </w:pPr>
            <w:r>
              <w:t>Oracle JDK 8 (1.8.0_121)</w:t>
            </w:r>
          </w:p>
        </w:tc>
      </w:tr>
      <w:tr w:rsidR="004E52D7" w14:paraId="2046FF9D" w14:textId="77777777" w:rsidTr="00B645C2">
        <w:tc>
          <w:tcPr>
            <w:tcW w:w="3118" w:type="dxa"/>
          </w:tcPr>
          <w:p w14:paraId="6B8F018C" w14:textId="77777777" w:rsidR="004E52D7" w:rsidRDefault="004E52D7" w:rsidP="00B645C2">
            <w:pPr>
              <w:spacing w:before="100" w:beforeAutospacing="1" w:after="100" w:afterAutospacing="1" w:line="240" w:lineRule="auto"/>
            </w:pPr>
            <w:r>
              <w:t>Maven 3.6 and above</w:t>
            </w:r>
          </w:p>
        </w:tc>
        <w:tc>
          <w:tcPr>
            <w:tcW w:w="3290" w:type="dxa"/>
          </w:tcPr>
          <w:p w14:paraId="683B48C6" w14:textId="77777777" w:rsidR="004E52D7" w:rsidRDefault="004E52D7" w:rsidP="00B645C2">
            <w:pPr>
              <w:spacing w:before="100" w:beforeAutospacing="1" w:after="100" w:afterAutospacing="1" w:line="240" w:lineRule="auto"/>
            </w:pPr>
            <w:r>
              <w:t>Maven 3.6 and above</w:t>
            </w:r>
          </w:p>
        </w:tc>
        <w:tc>
          <w:tcPr>
            <w:tcW w:w="3780" w:type="dxa"/>
          </w:tcPr>
          <w:p w14:paraId="4563C9F1" w14:textId="77777777" w:rsidR="004E52D7" w:rsidRDefault="004E52D7" w:rsidP="00B645C2">
            <w:pPr>
              <w:spacing w:before="100" w:beforeAutospacing="1" w:after="100" w:afterAutospacing="1" w:line="240" w:lineRule="auto"/>
            </w:pPr>
            <w:r>
              <w:t>Maven 3.6 and above</w:t>
            </w:r>
          </w:p>
        </w:tc>
      </w:tr>
      <w:tr w:rsidR="004E52D7" w14:paraId="4558C535" w14:textId="77777777" w:rsidTr="00B645C2">
        <w:tc>
          <w:tcPr>
            <w:tcW w:w="3118" w:type="dxa"/>
          </w:tcPr>
          <w:p w14:paraId="5EC8F470" w14:textId="77777777" w:rsidR="004E52D7" w:rsidRDefault="004E52D7" w:rsidP="00B645C2">
            <w:pPr>
              <w:spacing w:before="100" w:beforeAutospacing="1" w:after="100" w:afterAutospacing="1" w:line="240" w:lineRule="auto"/>
            </w:pPr>
            <w:r>
              <w:t xml:space="preserve">Recommended </w:t>
            </w:r>
            <w:r w:rsidRPr="00E753C4">
              <w:t>Eclipse</w:t>
            </w:r>
            <w:r>
              <w:t xml:space="preserve"> </w:t>
            </w:r>
            <w:r w:rsidRPr="00E753C4">
              <w:t>IDE</w:t>
            </w:r>
            <w:r>
              <w:t xml:space="preserve"> </w:t>
            </w:r>
            <w:r w:rsidRPr="00E753C4">
              <w:t>2019</w:t>
            </w:r>
            <w:r>
              <w:t>-</w:t>
            </w:r>
            <w:r w:rsidRPr="00E753C4">
              <w:t>03</w:t>
            </w:r>
            <w:r>
              <w:t xml:space="preserve"> </w:t>
            </w:r>
            <w:r w:rsidRPr="009F27E7">
              <w:t>for Java Developers</w:t>
            </w:r>
            <w:r>
              <w:t>:</w:t>
            </w:r>
            <w:r>
              <w:br/>
              <w:t>(Install TestNG and Maven Plugins)</w:t>
            </w:r>
          </w:p>
        </w:tc>
        <w:tc>
          <w:tcPr>
            <w:tcW w:w="3290" w:type="dxa"/>
          </w:tcPr>
          <w:p w14:paraId="5E5654B0" w14:textId="77777777" w:rsidR="004E52D7" w:rsidRPr="00580452" w:rsidRDefault="004E52D7" w:rsidP="00B645C2">
            <w:pPr>
              <w:spacing w:before="100" w:beforeAutospacing="1" w:after="100" w:afterAutospacing="1" w:line="240" w:lineRule="auto"/>
            </w:pPr>
            <w:r>
              <w:t xml:space="preserve">Recommended </w:t>
            </w:r>
            <w:r w:rsidRPr="00E753C4">
              <w:t>Eclipse</w:t>
            </w:r>
            <w:r>
              <w:t xml:space="preserve"> </w:t>
            </w:r>
            <w:r w:rsidRPr="00E753C4">
              <w:t>IDE</w:t>
            </w:r>
            <w:r>
              <w:t xml:space="preserve"> </w:t>
            </w:r>
            <w:r w:rsidRPr="00E753C4">
              <w:t>2019</w:t>
            </w:r>
            <w:r>
              <w:t>-</w:t>
            </w:r>
            <w:r w:rsidRPr="00E753C4">
              <w:t>03</w:t>
            </w:r>
            <w:r>
              <w:t xml:space="preserve"> </w:t>
            </w:r>
            <w:r w:rsidRPr="009F27E7">
              <w:t>for Java Developers</w:t>
            </w:r>
            <w:r>
              <w:t>:</w:t>
            </w:r>
            <w:r>
              <w:br/>
            </w:r>
            <w:r w:rsidRPr="00580452">
              <w:t>(Install TestNG and Maven Plugins)</w:t>
            </w:r>
          </w:p>
        </w:tc>
        <w:tc>
          <w:tcPr>
            <w:tcW w:w="3780" w:type="dxa"/>
          </w:tcPr>
          <w:p w14:paraId="30FBC246" w14:textId="77777777" w:rsidR="004E52D7" w:rsidRPr="009F27E7" w:rsidRDefault="004E52D7" w:rsidP="00B645C2">
            <w:pPr>
              <w:spacing w:before="100" w:beforeAutospacing="1" w:after="100" w:afterAutospacing="1" w:line="240" w:lineRule="auto"/>
              <w:rPr>
                <w:b/>
              </w:rPr>
            </w:pPr>
            <w:r w:rsidRPr="00AC4F25">
              <w:t>eclipse-jee-2018-12</w:t>
            </w:r>
            <w:r>
              <w:t>:</w:t>
            </w:r>
            <w:r>
              <w:br/>
            </w:r>
            <w:r w:rsidRPr="00580452">
              <w:t>(Install TestNG and Maven Plugins)</w:t>
            </w:r>
          </w:p>
        </w:tc>
      </w:tr>
      <w:tr w:rsidR="004E52D7" w14:paraId="120278B3" w14:textId="77777777" w:rsidTr="00B645C2">
        <w:tc>
          <w:tcPr>
            <w:tcW w:w="3118" w:type="dxa"/>
          </w:tcPr>
          <w:p w14:paraId="79924A8E" w14:textId="77777777" w:rsidR="004E52D7" w:rsidRDefault="004E52D7" w:rsidP="00B645C2">
            <w:pPr>
              <w:spacing w:before="100" w:beforeAutospacing="1" w:after="100" w:afterAutospacing="1" w:line="240" w:lineRule="auto"/>
            </w:pPr>
            <w:r w:rsidRPr="009F27E7">
              <w:t>If using Mobile Plugin:</w:t>
            </w:r>
            <w:r>
              <w:t xml:space="preserve"> Recommended Appium </w:t>
            </w:r>
            <w:r>
              <w:lastRenderedPageBreak/>
              <w:t>version 1.8.1</w:t>
            </w:r>
          </w:p>
        </w:tc>
        <w:tc>
          <w:tcPr>
            <w:tcW w:w="3290" w:type="dxa"/>
          </w:tcPr>
          <w:p w14:paraId="7C4334A6" w14:textId="77777777" w:rsidR="004E52D7" w:rsidRPr="009F27E7" w:rsidRDefault="004E52D7" w:rsidP="00B645C2">
            <w:pPr>
              <w:spacing w:before="100" w:beforeAutospacing="1" w:after="100" w:afterAutospacing="1" w:line="240" w:lineRule="auto"/>
              <w:rPr>
                <w:b/>
              </w:rPr>
            </w:pPr>
            <w:r w:rsidRPr="009F27E7">
              <w:lastRenderedPageBreak/>
              <w:t>If using Mobile Plugin:</w:t>
            </w:r>
            <w:r>
              <w:t xml:space="preserve"> Recommended Appium version </w:t>
            </w:r>
            <w:r>
              <w:lastRenderedPageBreak/>
              <w:t>1.8.1</w:t>
            </w:r>
          </w:p>
        </w:tc>
        <w:tc>
          <w:tcPr>
            <w:tcW w:w="3780" w:type="dxa"/>
          </w:tcPr>
          <w:p w14:paraId="3947C94E" w14:textId="77777777" w:rsidR="004E52D7" w:rsidRPr="009F27E7" w:rsidRDefault="004E52D7" w:rsidP="00B645C2">
            <w:pPr>
              <w:spacing w:before="100" w:beforeAutospacing="1" w:after="100" w:afterAutospacing="1" w:line="240" w:lineRule="auto"/>
              <w:rPr>
                <w:b/>
              </w:rPr>
            </w:pPr>
            <w:r w:rsidRPr="009F27E7">
              <w:lastRenderedPageBreak/>
              <w:t>If using Mobile Plugin:</w:t>
            </w:r>
            <w:r>
              <w:t xml:space="preserve"> Recommended Appium version </w:t>
            </w:r>
            <w:r>
              <w:lastRenderedPageBreak/>
              <w:t>1.8.1</w:t>
            </w:r>
          </w:p>
        </w:tc>
      </w:tr>
      <w:tr w:rsidR="004E52D7" w14:paraId="4BA9EABD" w14:textId="77777777" w:rsidTr="00B645C2">
        <w:tc>
          <w:tcPr>
            <w:tcW w:w="3118" w:type="dxa"/>
          </w:tcPr>
          <w:p w14:paraId="03DD29D2" w14:textId="77777777" w:rsidR="004E52D7" w:rsidRDefault="004E52D7" w:rsidP="00B645C2">
            <w:pPr>
              <w:spacing w:before="100" w:beforeAutospacing="1" w:after="100" w:afterAutospacing="1" w:line="240" w:lineRule="auto"/>
            </w:pPr>
            <w:r w:rsidRPr="009F27E7">
              <w:lastRenderedPageBreak/>
              <w:t xml:space="preserve">Supported Browsers: </w:t>
            </w:r>
            <w:r>
              <w:t>Chrome, Firefox, IE</w:t>
            </w:r>
          </w:p>
        </w:tc>
        <w:tc>
          <w:tcPr>
            <w:tcW w:w="3290" w:type="dxa"/>
          </w:tcPr>
          <w:p w14:paraId="569A1902" w14:textId="77777777" w:rsidR="004E52D7" w:rsidRPr="009F27E7" w:rsidRDefault="004E52D7" w:rsidP="00B645C2">
            <w:pPr>
              <w:spacing w:before="100" w:beforeAutospacing="1" w:after="100" w:afterAutospacing="1" w:line="240" w:lineRule="auto"/>
              <w:rPr>
                <w:b/>
              </w:rPr>
            </w:pPr>
            <w:r w:rsidRPr="006633AE">
              <w:t>Supported Browsers: Chrome, Firefox</w:t>
            </w:r>
          </w:p>
        </w:tc>
        <w:tc>
          <w:tcPr>
            <w:tcW w:w="3780" w:type="dxa"/>
          </w:tcPr>
          <w:p w14:paraId="70BE32A5" w14:textId="77777777" w:rsidR="004E52D7" w:rsidRPr="009F27E7" w:rsidRDefault="004E52D7" w:rsidP="00B645C2">
            <w:pPr>
              <w:spacing w:before="100" w:beforeAutospacing="1" w:after="100" w:afterAutospacing="1" w:line="240" w:lineRule="auto"/>
              <w:rPr>
                <w:b/>
              </w:rPr>
            </w:pPr>
            <w:r w:rsidRPr="006633AE">
              <w:t>Supported Browsers: Chrome, Firefox, Safari</w:t>
            </w:r>
          </w:p>
        </w:tc>
      </w:tr>
    </w:tbl>
    <w:p w14:paraId="509F25CF" w14:textId="77777777" w:rsidR="004E52D7" w:rsidRPr="00B760FA" w:rsidRDefault="004E52D7" w:rsidP="004E52D7">
      <w:pPr>
        <w:spacing w:before="100" w:beforeAutospacing="1" w:after="100" w:afterAutospacing="1" w:line="270" w:lineRule="atLeast"/>
        <w:rPr>
          <w:b/>
          <w:bCs/>
          <w:color w:val="2A2A2A"/>
          <w:u w:val="single"/>
        </w:rPr>
      </w:pPr>
      <w:r w:rsidRPr="00B760FA">
        <w:rPr>
          <w:b/>
          <w:bCs/>
          <w:color w:val="2A2A2A"/>
          <w:u w:val="single"/>
        </w:rPr>
        <w:t xml:space="preserve">Optional Software: </w:t>
      </w:r>
    </w:p>
    <w:tbl>
      <w:tblPr>
        <w:tblStyle w:val="TableGrid"/>
        <w:tblW w:w="0" w:type="auto"/>
        <w:tblInd w:w="108" w:type="dxa"/>
        <w:tblLook w:val="04A0" w:firstRow="1" w:lastRow="0" w:firstColumn="1" w:lastColumn="0" w:noHBand="0" w:noVBand="1"/>
      </w:tblPr>
      <w:tblGrid>
        <w:gridCol w:w="3118"/>
        <w:gridCol w:w="3910"/>
        <w:gridCol w:w="3160"/>
      </w:tblGrid>
      <w:tr w:rsidR="004E52D7" w14:paraId="0D1D2E66" w14:textId="77777777" w:rsidTr="00B645C2">
        <w:tc>
          <w:tcPr>
            <w:tcW w:w="3118" w:type="dxa"/>
            <w:shd w:val="clear" w:color="auto" w:fill="F2F2F2" w:themeFill="background1" w:themeFillShade="F2"/>
          </w:tcPr>
          <w:p w14:paraId="047A452D" w14:textId="77777777" w:rsidR="004E52D7" w:rsidRDefault="004E52D7" w:rsidP="00B645C2">
            <w:pPr>
              <w:pStyle w:val="Body"/>
              <w:numPr>
                <w:ilvl w:val="0"/>
                <w:numId w:val="0"/>
              </w:numPr>
              <w:ind w:left="1440"/>
            </w:pPr>
            <w:r>
              <w:t>Windows</w:t>
            </w:r>
          </w:p>
        </w:tc>
        <w:tc>
          <w:tcPr>
            <w:tcW w:w="3910" w:type="dxa"/>
            <w:shd w:val="clear" w:color="auto" w:fill="F2F2F2" w:themeFill="background1" w:themeFillShade="F2"/>
          </w:tcPr>
          <w:p w14:paraId="61BC940E" w14:textId="77777777" w:rsidR="004E52D7" w:rsidRDefault="004E52D7" w:rsidP="00B645C2">
            <w:pPr>
              <w:pStyle w:val="Body"/>
              <w:numPr>
                <w:ilvl w:val="0"/>
                <w:numId w:val="0"/>
              </w:numPr>
              <w:ind w:left="1440"/>
            </w:pPr>
            <w:r>
              <w:t>Linux</w:t>
            </w:r>
          </w:p>
        </w:tc>
        <w:tc>
          <w:tcPr>
            <w:tcW w:w="3160" w:type="dxa"/>
            <w:shd w:val="clear" w:color="auto" w:fill="F2F2F2" w:themeFill="background1" w:themeFillShade="F2"/>
          </w:tcPr>
          <w:p w14:paraId="1A88CC95" w14:textId="77777777" w:rsidR="004E52D7" w:rsidRDefault="004E52D7" w:rsidP="00B645C2">
            <w:pPr>
              <w:pStyle w:val="Body"/>
              <w:numPr>
                <w:ilvl w:val="0"/>
                <w:numId w:val="0"/>
              </w:numPr>
              <w:ind w:left="1440"/>
            </w:pPr>
            <w:r>
              <w:t>MAC</w:t>
            </w:r>
          </w:p>
        </w:tc>
      </w:tr>
      <w:tr w:rsidR="004E52D7" w14:paraId="11CAE261" w14:textId="77777777" w:rsidTr="00B645C2">
        <w:trPr>
          <w:trHeight w:val="773"/>
        </w:trPr>
        <w:tc>
          <w:tcPr>
            <w:tcW w:w="3118" w:type="dxa"/>
          </w:tcPr>
          <w:p w14:paraId="3389B05C" w14:textId="77777777" w:rsidR="004E52D7" w:rsidRPr="00951906" w:rsidRDefault="004E52D7" w:rsidP="00B645C2">
            <w:pPr>
              <w:rPr>
                <w:lang w:val="en-US" w:bidi="ar-SA"/>
              </w:rPr>
            </w:pPr>
            <w:r>
              <w:t>Optional - MongoDB for anlaytics</w:t>
            </w:r>
          </w:p>
        </w:tc>
        <w:tc>
          <w:tcPr>
            <w:tcW w:w="3910" w:type="dxa"/>
          </w:tcPr>
          <w:p w14:paraId="443F80D4" w14:textId="77777777" w:rsidR="004E52D7" w:rsidRDefault="004E52D7" w:rsidP="00B645C2">
            <w:r>
              <w:t>Optional - Mongo db for analytics</w:t>
            </w:r>
          </w:p>
        </w:tc>
        <w:tc>
          <w:tcPr>
            <w:tcW w:w="3160" w:type="dxa"/>
          </w:tcPr>
          <w:p w14:paraId="533E22D3" w14:textId="77777777" w:rsidR="004E52D7" w:rsidRDefault="004E52D7" w:rsidP="00B645C2">
            <w:r>
              <w:t>Optional - Mongo db for analytics</w:t>
            </w:r>
          </w:p>
        </w:tc>
      </w:tr>
      <w:tr w:rsidR="004E52D7" w14:paraId="1D8D33CB" w14:textId="77777777" w:rsidTr="00B645C2">
        <w:trPr>
          <w:trHeight w:val="1043"/>
        </w:trPr>
        <w:tc>
          <w:tcPr>
            <w:tcW w:w="3118" w:type="dxa"/>
          </w:tcPr>
          <w:p w14:paraId="2F5B6208" w14:textId="77777777" w:rsidR="004E52D7" w:rsidRDefault="004E52D7" w:rsidP="00B645C2">
            <w:r w:rsidRPr="00A26374">
              <w:t>Supported Databases:</w:t>
            </w:r>
            <w:r>
              <w:rPr>
                <w:b/>
              </w:rPr>
              <w:br/>
            </w:r>
            <w:r>
              <w:t xml:space="preserve">MySQL, MsSQL, </w:t>
            </w:r>
            <w:r w:rsidRPr="002D23CF">
              <w:t>MongoDB,</w:t>
            </w:r>
            <w:r>
              <w:t xml:space="preserve"> </w:t>
            </w:r>
            <w:r w:rsidRPr="002D23CF">
              <w:t>H2DB,</w:t>
            </w:r>
            <w:r>
              <w:t xml:space="preserve"> </w:t>
            </w:r>
            <w:r w:rsidRPr="002D23CF">
              <w:t>CouchDB,</w:t>
            </w:r>
            <w:r>
              <w:t xml:space="preserve"> </w:t>
            </w:r>
            <w:r w:rsidRPr="002D23CF">
              <w:t>PostGresDB</w:t>
            </w:r>
          </w:p>
        </w:tc>
        <w:tc>
          <w:tcPr>
            <w:tcW w:w="3910" w:type="dxa"/>
          </w:tcPr>
          <w:p w14:paraId="5FCC889F" w14:textId="77777777" w:rsidR="004E52D7" w:rsidRDefault="004E52D7" w:rsidP="00B645C2">
            <w:r w:rsidRPr="00A26374">
              <w:t>Supported Databases:</w:t>
            </w:r>
            <w:r>
              <w:rPr>
                <w:b/>
              </w:rPr>
              <w:br/>
            </w:r>
            <w:r w:rsidRPr="00A22C9F">
              <w:t>MySQL, MsSQL, MongoDB, H2DB, CouchDB, PostGresDB</w:t>
            </w:r>
          </w:p>
        </w:tc>
        <w:tc>
          <w:tcPr>
            <w:tcW w:w="3160" w:type="dxa"/>
          </w:tcPr>
          <w:p w14:paraId="44A2330C" w14:textId="77777777" w:rsidR="004E52D7" w:rsidRDefault="004E52D7" w:rsidP="00B645C2">
            <w:r w:rsidRPr="00A26374">
              <w:t>Supported Databases:</w:t>
            </w:r>
            <w:r>
              <w:rPr>
                <w:b/>
              </w:rPr>
              <w:br/>
            </w:r>
            <w:r w:rsidRPr="00A22C9F">
              <w:t>MySQL, MsSQL, MongoDB, H2DB, CouchDB, PostGresDB</w:t>
            </w:r>
          </w:p>
        </w:tc>
      </w:tr>
    </w:tbl>
    <w:p w14:paraId="4D08C3D1" w14:textId="77777777" w:rsidR="004E52D7" w:rsidRDefault="004E52D7" w:rsidP="004E52D7">
      <w:pPr>
        <w:spacing w:before="100" w:beforeAutospacing="1" w:after="100" w:afterAutospacing="1" w:line="240" w:lineRule="auto"/>
        <w:jc w:val="both"/>
        <w:rPr>
          <w:rFonts w:cs="Calibri"/>
          <w:b/>
          <w:bCs/>
          <w:color w:val="000000"/>
        </w:rPr>
      </w:pPr>
      <w:r>
        <w:rPr>
          <w:rFonts w:cs="Calibri"/>
          <w:b/>
          <w:bCs/>
          <w:color w:val="000000"/>
        </w:rPr>
        <w:t>Web tests can also be run on remote machines through Selenium Grid (Hub and Node).</w:t>
      </w:r>
    </w:p>
    <w:p w14:paraId="644D174B" w14:textId="77777777" w:rsidR="004E52D7" w:rsidRDefault="004E52D7" w:rsidP="004E52D7">
      <w:pPr>
        <w:spacing w:before="100" w:beforeAutospacing="1" w:after="100" w:afterAutospacing="1" w:line="240" w:lineRule="auto"/>
        <w:rPr>
          <w:rFonts w:cs="Calibri"/>
          <w:b/>
          <w:bCs/>
          <w:color w:val="000000"/>
        </w:rPr>
      </w:pPr>
      <w:r>
        <w:rPr>
          <w:rFonts w:cs="Calibri"/>
          <w:b/>
          <w:bCs/>
          <w:color w:val="000000"/>
        </w:rPr>
        <w:t>Database/API tests runs on server machine iself.</w:t>
      </w:r>
    </w:p>
    <w:p w14:paraId="7C838770" w14:textId="77777777" w:rsidR="004E52D7" w:rsidRPr="0092317B" w:rsidRDefault="004E52D7" w:rsidP="004E52D7">
      <w:pPr>
        <w:spacing w:before="100" w:beforeAutospacing="1" w:after="100" w:afterAutospacing="1" w:line="270" w:lineRule="atLeast"/>
        <w:rPr>
          <w:rFonts w:cs="Calibri"/>
          <w:color w:val="000000" w:themeColor="text1"/>
          <w:u w:val="single"/>
        </w:rPr>
      </w:pPr>
      <w:r w:rsidRPr="0092317B">
        <w:rPr>
          <w:rFonts w:cs="Calibri"/>
          <w:b/>
          <w:bCs/>
          <w:color w:val="000000" w:themeColor="text1"/>
          <w:u w:val="single"/>
        </w:rPr>
        <w:t>Essential Software</w:t>
      </w:r>
      <w:r>
        <w:rPr>
          <w:rFonts w:cs="Calibri"/>
          <w:b/>
          <w:bCs/>
          <w:color w:val="000000" w:themeColor="text1"/>
          <w:u w:val="single"/>
        </w:rPr>
        <w:t xml:space="preserve"> &amp; Configurations for Windows machine</w:t>
      </w:r>
    </w:p>
    <w:p w14:paraId="5CEFC2CE" w14:textId="77777777" w:rsidR="004E52D7" w:rsidRPr="00662D60" w:rsidRDefault="004E52D7" w:rsidP="004E52D7">
      <w:pPr>
        <w:pStyle w:val="Body"/>
        <w:numPr>
          <w:ilvl w:val="1"/>
          <w:numId w:val="47"/>
        </w:numPr>
        <w:rPr>
          <w:b w:val="0"/>
        </w:rPr>
      </w:pPr>
      <w:r w:rsidRPr="00662D60">
        <w:rPr>
          <w:b w:val="0"/>
        </w:rPr>
        <w:t>Microsoft Windows 7 or later edition</w:t>
      </w:r>
    </w:p>
    <w:p w14:paraId="7511410F" w14:textId="77777777" w:rsidR="004E52D7" w:rsidRPr="00662D60" w:rsidRDefault="004E52D7" w:rsidP="004E52D7">
      <w:pPr>
        <w:pStyle w:val="Body"/>
        <w:numPr>
          <w:ilvl w:val="1"/>
          <w:numId w:val="47"/>
        </w:numPr>
        <w:rPr>
          <w:b w:val="0"/>
        </w:rPr>
      </w:pPr>
      <w:r w:rsidRPr="00662D60">
        <w:rPr>
          <w:b w:val="0"/>
        </w:rPr>
        <w:t>Install java version 1.8.0_121 or above</w:t>
      </w:r>
      <w:r>
        <w:rPr>
          <w:b w:val="0"/>
        </w:rPr>
        <w:t xml:space="preserve"> subversions</w:t>
      </w:r>
      <w:r w:rsidRPr="00662D60">
        <w:rPr>
          <w:b w:val="0"/>
        </w:rPr>
        <w:t xml:space="preserve"> on the machine</w:t>
      </w:r>
    </w:p>
    <w:p w14:paraId="31F9CFB1" w14:textId="77777777" w:rsidR="004E52D7" w:rsidRPr="00662D60" w:rsidRDefault="004E52D7" w:rsidP="004E52D7">
      <w:pPr>
        <w:pStyle w:val="Body"/>
        <w:numPr>
          <w:ilvl w:val="1"/>
          <w:numId w:val="47"/>
        </w:numPr>
        <w:rPr>
          <w:b w:val="0"/>
        </w:rPr>
      </w:pPr>
      <w:r w:rsidRPr="00662D60">
        <w:rPr>
          <w:b w:val="0"/>
        </w:rPr>
        <w:t>Add below configurations in "Environment Variables" on your machine</w:t>
      </w:r>
    </w:p>
    <w:p w14:paraId="57A17ADD" w14:textId="77777777" w:rsidR="004E52D7" w:rsidRPr="00662D60" w:rsidRDefault="004E52D7" w:rsidP="004E52D7">
      <w:pPr>
        <w:pStyle w:val="Body"/>
        <w:numPr>
          <w:ilvl w:val="1"/>
          <w:numId w:val="47"/>
        </w:numPr>
        <w:rPr>
          <w:b w:val="0"/>
        </w:rPr>
      </w:pPr>
      <w:r w:rsidRPr="00662D60">
        <w:rPr>
          <w:b w:val="0"/>
        </w:rPr>
        <w:t>JAVA_HOME : C:\Program Files\Java\jdk1.8.0_121</w:t>
      </w:r>
    </w:p>
    <w:p w14:paraId="68F347A6" w14:textId="77777777" w:rsidR="004E52D7" w:rsidRPr="00662D60" w:rsidRDefault="004E52D7" w:rsidP="004E52D7">
      <w:pPr>
        <w:pStyle w:val="Body"/>
        <w:numPr>
          <w:ilvl w:val="1"/>
          <w:numId w:val="47"/>
        </w:numPr>
        <w:rPr>
          <w:b w:val="0"/>
        </w:rPr>
      </w:pPr>
      <w:r w:rsidRPr="00662D60">
        <w:rPr>
          <w:b w:val="0"/>
        </w:rPr>
        <w:t>Path:C:\ProgramData\Oracle\Java\javapath; C:\Program Files\Java\jdk1.8.0_121\bin</w:t>
      </w:r>
    </w:p>
    <w:p w14:paraId="5810A390" w14:textId="77777777" w:rsidR="004E52D7" w:rsidRPr="00662D60" w:rsidRDefault="004E52D7" w:rsidP="004E52D7">
      <w:pPr>
        <w:pStyle w:val="Body"/>
        <w:numPr>
          <w:ilvl w:val="1"/>
          <w:numId w:val="47"/>
        </w:numPr>
        <w:rPr>
          <w:b w:val="0"/>
        </w:rPr>
      </w:pPr>
      <w:r w:rsidRPr="00662D60">
        <w:rPr>
          <w:b w:val="0"/>
        </w:rPr>
        <w:t>Firefox, Internet Explorer and Chrome (Fusion supports all browser versions which selenium 3.0 supports.)(Note:Ensure you have corresponding supporting drivers present under setupfiles folder of Fusion Framework.</w:t>
      </w:r>
    </w:p>
    <w:p w14:paraId="115FB99C" w14:textId="77777777" w:rsidR="004E52D7" w:rsidRPr="00BE2D20" w:rsidRDefault="004E52D7" w:rsidP="004E52D7">
      <w:pPr>
        <w:tabs>
          <w:tab w:val="right" w:pos="10080"/>
        </w:tabs>
        <w:spacing w:before="100" w:beforeAutospacing="1" w:after="100" w:afterAutospacing="1" w:line="270" w:lineRule="atLeast"/>
        <w:rPr>
          <w:rFonts w:cs="Calibri"/>
          <w:b/>
          <w:bCs/>
          <w:color w:val="000000" w:themeColor="text1"/>
          <w:u w:val="single"/>
        </w:rPr>
      </w:pPr>
      <w:r w:rsidRPr="00BE2D20">
        <w:rPr>
          <w:rFonts w:cs="Calibri"/>
          <w:b/>
          <w:bCs/>
          <w:color w:val="000000" w:themeColor="text1"/>
          <w:u w:val="single"/>
        </w:rPr>
        <w:t xml:space="preserve">Essential Software </w:t>
      </w:r>
      <w:r>
        <w:rPr>
          <w:rFonts w:cs="Calibri"/>
          <w:b/>
          <w:bCs/>
          <w:color w:val="000000" w:themeColor="text1"/>
          <w:u w:val="single"/>
        </w:rPr>
        <w:t xml:space="preserve">&amp; Configurations </w:t>
      </w:r>
      <w:r w:rsidRPr="00BE2D20">
        <w:rPr>
          <w:rFonts w:cs="Calibri"/>
          <w:b/>
          <w:bCs/>
          <w:color w:val="000000" w:themeColor="text1"/>
          <w:u w:val="single"/>
        </w:rPr>
        <w:t>for Ubuntu 16.04 machine</w:t>
      </w:r>
      <w:r>
        <w:rPr>
          <w:rFonts w:cs="Calibri"/>
          <w:b/>
          <w:bCs/>
          <w:color w:val="000000" w:themeColor="text1"/>
          <w:u w:val="single"/>
        </w:rPr>
        <w:tab/>
      </w:r>
    </w:p>
    <w:p w14:paraId="20605789" w14:textId="77777777" w:rsidR="004E52D7" w:rsidRPr="00662D60" w:rsidRDefault="004E52D7" w:rsidP="004E52D7">
      <w:pPr>
        <w:pStyle w:val="Body"/>
        <w:numPr>
          <w:ilvl w:val="1"/>
          <w:numId w:val="130"/>
        </w:numPr>
        <w:rPr>
          <w:b w:val="0"/>
        </w:rPr>
      </w:pPr>
      <w:r w:rsidRPr="00662D60">
        <w:rPr>
          <w:b w:val="0"/>
        </w:rPr>
        <w:t>Install oracle java on your Ubuntu machine and configure JAVA_HOME and Path in your environment file.</w:t>
      </w:r>
    </w:p>
    <w:p w14:paraId="2B0AEFA6" w14:textId="77777777" w:rsidR="004E52D7" w:rsidRPr="00662D60" w:rsidRDefault="004E52D7" w:rsidP="004E52D7">
      <w:pPr>
        <w:pStyle w:val="Body"/>
        <w:rPr>
          <w:b w:val="0"/>
        </w:rPr>
      </w:pPr>
      <w:r w:rsidRPr="00662D60">
        <w:rPr>
          <w:b w:val="0"/>
        </w:rPr>
        <w:t xml:space="preserve">Install and configure Open ssh. You can refer some guidelines at link </w:t>
      </w:r>
      <w:hyperlink r:id="rId21" w:history="1">
        <w:r w:rsidRPr="00662D60">
          <w:rPr>
            <w:rStyle w:val="Hyperlink"/>
            <w:b w:val="0"/>
          </w:rPr>
          <w:t>https://help.ubuntu.com/community/SSH/OpenSSH/Configuring</w:t>
        </w:r>
      </w:hyperlink>
    </w:p>
    <w:p w14:paraId="5D9874B7" w14:textId="77777777" w:rsidR="004E52D7" w:rsidRPr="00662D60" w:rsidRDefault="004E52D7" w:rsidP="004E52D7">
      <w:pPr>
        <w:pStyle w:val="Body"/>
        <w:rPr>
          <w:b w:val="0"/>
        </w:rPr>
      </w:pPr>
      <w:r w:rsidRPr="00662D60">
        <w:rPr>
          <w:b w:val="0"/>
        </w:rPr>
        <w:t>Firefox, Internet Explorer and Chrome (Fusion supports all browser versions which selenium 3.0 supports.)(Note:Ensure you have corresponding supporting drivers present under setupfiles folder of Fusion Framework.</w:t>
      </w:r>
    </w:p>
    <w:p w14:paraId="3CC28046" w14:textId="77777777" w:rsidR="004E52D7" w:rsidRPr="00662D60" w:rsidRDefault="004E52D7" w:rsidP="004E52D7">
      <w:pPr>
        <w:pStyle w:val="Body"/>
        <w:rPr>
          <w:rStyle w:val="Hyperlink"/>
          <w:b w:val="0"/>
          <w:color w:val="000000" w:themeColor="text1"/>
          <w:u w:val="none"/>
        </w:rPr>
      </w:pPr>
      <w:r w:rsidRPr="00662D60">
        <w:rPr>
          <w:b w:val="0"/>
        </w:rPr>
        <w:t xml:space="preserve">Install and setup maven  on your Ubuntu machine and configure MAVEN_HOME under your environment file. You can refer steps  </w:t>
      </w:r>
      <w:hyperlink r:id="rId22" w:history="1">
        <w:r w:rsidRPr="00662D60">
          <w:rPr>
            <w:rStyle w:val="Hyperlink"/>
            <w:b w:val="0"/>
          </w:rPr>
          <w:t>https://www.vultr.com/docs/how-to-install-apache-maven-on-ubuntu-16-04</w:t>
        </w:r>
      </w:hyperlink>
      <w:r w:rsidRPr="00662D60">
        <w:rPr>
          <w:rStyle w:val="Hyperlink"/>
          <w:b w:val="0"/>
        </w:rPr>
        <w:t>.</w:t>
      </w:r>
    </w:p>
    <w:p w14:paraId="0CBFD792" w14:textId="77777777" w:rsidR="004E52D7" w:rsidRPr="00662D60" w:rsidRDefault="004E52D7" w:rsidP="004E52D7">
      <w:pPr>
        <w:pStyle w:val="Body"/>
        <w:rPr>
          <w:b w:val="0"/>
        </w:rPr>
      </w:pPr>
      <w:r w:rsidRPr="00662D60">
        <w:rPr>
          <w:rStyle w:val="Hyperlink"/>
          <w:b w:val="0"/>
        </w:rPr>
        <w:lastRenderedPageBreak/>
        <w:t xml:space="preserve">How to set environment variables on Ubuntu </w:t>
      </w:r>
      <w:r w:rsidRPr="00662D60">
        <w:rPr>
          <w:b w:val="0"/>
        </w:rPr>
        <w:t xml:space="preserve">: </w:t>
      </w:r>
      <w:hyperlink r:id="rId23" w:history="1">
        <w:r w:rsidRPr="00662D60">
          <w:rPr>
            <w:rStyle w:val="Hyperlink"/>
            <w:b w:val="0"/>
          </w:rPr>
          <w:t>https://askubuntu.com/questions/866161/setting-path-variable-in-etc-environment-vs-profile</w:t>
        </w:r>
      </w:hyperlink>
    </w:p>
    <w:p w14:paraId="36BDC339" w14:textId="77777777" w:rsidR="004E52D7" w:rsidRPr="00662D60" w:rsidRDefault="004E52D7" w:rsidP="004E52D7">
      <w:pPr>
        <w:pStyle w:val="Body"/>
        <w:rPr>
          <w:b w:val="0"/>
        </w:rPr>
      </w:pPr>
      <w:r w:rsidRPr="00662D60">
        <w:rPr>
          <w:b w:val="0"/>
        </w:rPr>
        <w:t xml:space="preserve">Install Xvfb on Ubuntu 16.04 ,you can refer steps </w:t>
      </w:r>
      <w:hyperlink r:id="rId24" w:history="1">
        <w:r w:rsidRPr="00662D60">
          <w:rPr>
            <w:rStyle w:val="Hyperlink"/>
            <w:b w:val="0"/>
          </w:rPr>
          <w:t>https://www.devmanuals.net/install/ubuntu/ubuntu-16-04-LTS-Xenial-Xerus/how-to-install-xvfb.html</w:t>
        </w:r>
      </w:hyperlink>
      <w:r w:rsidRPr="00662D60">
        <w:rPr>
          <w:b w:val="0"/>
        </w:rPr>
        <w:t>.</w:t>
      </w:r>
    </w:p>
    <w:p w14:paraId="28F72A9D" w14:textId="77777777" w:rsidR="004E52D7" w:rsidRPr="00662D60" w:rsidRDefault="004E52D7" w:rsidP="004E52D7">
      <w:pPr>
        <w:pStyle w:val="Body"/>
        <w:rPr>
          <w:b w:val="0"/>
        </w:rPr>
      </w:pPr>
      <w:r w:rsidRPr="00662D60">
        <w:rPr>
          <w:b w:val="0"/>
        </w:rPr>
        <w:t>For running chrome and firefox with existing hub feature , ensure you have the drivers of both the browsers under usr/bin of Hub Linux machine, in order to carry out execution.</w:t>
      </w:r>
    </w:p>
    <w:p w14:paraId="2D2A98C3" w14:textId="77777777" w:rsidR="004E52D7" w:rsidRPr="00817F71" w:rsidRDefault="004E52D7" w:rsidP="004E52D7">
      <w:pPr>
        <w:pStyle w:val="Heading5"/>
        <w:numPr>
          <w:ilvl w:val="2"/>
          <w:numId w:val="1"/>
        </w:numPr>
        <w:ind w:left="720"/>
        <w:rPr>
          <w:rFonts w:asciiTheme="minorHAnsi" w:hAnsiTheme="minorHAnsi" w:cstheme="minorHAnsi"/>
          <w:b/>
          <w:noProof/>
        </w:rPr>
      </w:pPr>
      <w:r w:rsidRPr="00817F71">
        <w:rPr>
          <w:rFonts w:asciiTheme="minorHAnsi" w:hAnsiTheme="minorHAnsi" w:cstheme="minorHAnsi"/>
          <w:b/>
          <w:noProof/>
        </w:rPr>
        <w:t>Administrator User</w:t>
      </w:r>
    </w:p>
    <w:p w14:paraId="56332E81" w14:textId="77777777" w:rsidR="004E52D7" w:rsidRDefault="004E52D7" w:rsidP="004E52D7">
      <w:pPr>
        <w:pStyle w:val="ListParagraph"/>
        <w:numPr>
          <w:ilvl w:val="0"/>
          <w:numId w:val="49"/>
        </w:numPr>
        <w:jc w:val="both"/>
        <w:rPr>
          <w:rFonts w:asciiTheme="minorHAnsi" w:hAnsiTheme="minorHAnsi"/>
        </w:rPr>
      </w:pPr>
      <w:r>
        <w:rPr>
          <w:rFonts w:asciiTheme="minorHAnsi" w:hAnsiTheme="minorHAnsi"/>
        </w:rPr>
        <w:t>You need to add your user account in Administrator Group</w:t>
      </w:r>
    </w:p>
    <w:p w14:paraId="048BF783" w14:textId="77777777" w:rsidR="004E52D7" w:rsidRDefault="004E52D7" w:rsidP="004E52D7">
      <w:pPr>
        <w:pStyle w:val="ListParagraph"/>
        <w:numPr>
          <w:ilvl w:val="0"/>
          <w:numId w:val="49"/>
        </w:numPr>
        <w:jc w:val="both"/>
        <w:rPr>
          <w:rFonts w:asciiTheme="minorHAnsi" w:hAnsiTheme="minorHAnsi"/>
        </w:rPr>
      </w:pPr>
      <w:r>
        <w:rPr>
          <w:rFonts w:asciiTheme="minorHAnsi" w:hAnsiTheme="minorHAnsi"/>
        </w:rPr>
        <w:t>You need to c</w:t>
      </w:r>
      <w:r w:rsidRPr="00521250">
        <w:rPr>
          <w:rFonts w:asciiTheme="minorHAnsi" w:hAnsiTheme="minorHAnsi"/>
        </w:rPr>
        <w:t xml:space="preserve">reate a </w:t>
      </w:r>
      <w:r>
        <w:rPr>
          <w:rFonts w:asciiTheme="minorHAnsi" w:hAnsiTheme="minorHAnsi"/>
        </w:rPr>
        <w:t xml:space="preserve">service account for your project e.g. </w:t>
      </w:r>
      <w:r w:rsidRPr="002E0D6E">
        <w:rPr>
          <w:rFonts w:asciiTheme="minorHAnsi" w:hAnsiTheme="minorHAnsi"/>
          <w:b/>
        </w:rPr>
        <w:t>autouser</w:t>
      </w:r>
      <w:r>
        <w:rPr>
          <w:rFonts w:asciiTheme="minorHAnsi" w:hAnsiTheme="minorHAnsi"/>
          <w:b/>
        </w:rPr>
        <w:t>1</w:t>
      </w:r>
      <w:r w:rsidRPr="00521250">
        <w:rPr>
          <w:rFonts w:asciiTheme="minorHAnsi" w:hAnsiTheme="minorHAnsi"/>
        </w:rPr>
        <w:t xml:space="preserve"> with admin rights</w:t>
      </w:r>
      <w:r>
        <w:rPr>
          <w:rFonts w:asciiTheme="minorHAnsi" w:hAnsiTheme="minorHAnsi"/>
        </w:rPr>
        <w:t>.</w:t>
      </w:r>
    </w:p>
    <w:p w14:paraId="08A31E9B" w14:textId="77777777" w:rsidR="004E52D7" w:rsidRPr="001A4E6D" w:rsidRDefault="004E52D7" w:rsidP="004E52D7">
      <w:pPr>
        <w:pStyle w:val="ListParagraph"/>
        <w:rPr>
          <w:rFonts w:asciiTheme="minorHAnsi" w:hAnsiTheme="minorHAnsi"/>
          <w:sz w:val="10"/>
        </w:rPr>
      </w:pPr>
    </w:p>
    <w:p w14:paraId="74D9D4C1" w14:textId="77777777" w:rsidR="004E52D7" w:rsidRPr="00BD45F5" w:rsidRDefault="004E52D7" w:rsidP="004E52D7">
      <w:pPr>
        <w:pStyle w:val="ListParagraph"/>
        <w:rPr>
          <w:rFonts w:asciiTheme="minorHAnsi" w:hAnsiTheme="minorHAnsi"/>
          <w:b/>
        </w:rPr>
      </w:pPr>
      <w:r w:rsidRPr="00BD45F5">
        <w:rPr>
          <w:rFonts w:asciiTheme="minorHAnsi" w:hAnsiTheme="minorHAnsi"/>
          <w:b/>
        </w:rPr>
        <w:t>Following steps need to be done for Hub/Node setu</w:t>
      </w:r>
      <w:r>
        <w:rPr>
          <w:rFonts w:asciiTheme="minorHAnsi" w:hAnsiTheme="minorHAnsi"/>
          <w:b/>
        </w:rPr>
        <w:t>p on Server and client machines</w:t>
      </w:r>
    </w:p>
    <w:p w14:paraId="63C3F602" w14:textId="77777777" w:rsidR="004E52D7" w:rsidRDefault="004E52D7" w:rsidP="004E52D7">
      <w:pPr>
        <w:pStyle w:val="ListParagraph"/>
        <w:numPr>
          <w:ilvl w:val="0"/>
          <w:numId w:val="84"/>
        </w:numPr>
        <w:jc w:val="both"/>
        <w:rPr>
          <w:rFonts w:asciiTheme="minorHAnsi" w:hAnsiTheme="minorHAnsi"/>
        </w:rPr>
      </w:pPr>
      <w:r>
        <w:rPr>
          <w:rFonts w:asciiTheme="minorHAnsi" w:hAnsiTheme="minorHAnsi"/>
        </w:rPr>
        <w:t>On the machine go to registry using regedit</w:t>
      </w:r>
    </w:p>
    <w:p w14:paraId="6FC19B57" w14:textId="77777777" w:rsidR="004E52D7" w:rsidRPr="007D680F" w:rsidRDefault="004E52D7" w:rsidP="004E52D7">
      <w:pPr>
        <w:pStyle w:val="ListParagraph"/>
        <w:numPr>
          <w:ilvl w:val="0"/>
          <w:numId w:val="84"/>
        </w:numPr>
        <w:jc w:val="both"/>
        <w:rPr>
          <w:rFonts w:asciiTheme="minorHAnsi" w:hAnsiTheme="minorHAnsi"/>
        </w:rPr>
      </w:pPr>
      <w:r>
        <w:rPr>
          <w:rFonts w:asciiTheme="minorHAnsi" w:hAnsiTheme="minorHAnsi"/>
        </w:rPr>
        <w:t xml:space="preserve">Go to </w:t>
      </w:r>
      <w:r>
        <w:rPr>
          <w:rFonts w:ascii="Segoe UI" w:hAnsi="Segoe UI" w:cs="Segoe UI"/>
          <w:color w:val="2A2A2A"/>
          <w:sz w:val="20"/>
          <w:szCs w:val="20"/>
        </w:rPr>
        <w:t>HKEY_LOCAL_MACHINE\Software\Microsoft\Windows\CurrentVersion\policies\system</w:t>
      </w:r>
    </w:p>
    <w:p w14:paraId="71715908" w14:textId="77777777" w:rsidR="004E52D7" w:rsidRPr="007D680F" w:rsidRDefault="004E52D7" w:rsidP="004E52D7">
      <w:pPr>
        <w:pStyle w:val="ListParagraph"/>
        <w:numPr>
          <w:ilvl w:val="0"/>
          <w:numId w:val="84"/>
        </w:numPr>
        <w:jc w:val="both"/>
        <w:rPr>
          <w:rFonts w:asciiTheme="minorHAnsi" w:hAnsiTheme="minorHAnsi"/>
        </w:rPr>
      </w:pPr>
      <w:r>
        <w:rPr>
          <w:rFonts w:ascii="Segoe UI" w:hAnsi="Segoe UI" w:cs="Segoe UI"/>
          <w:color w:val="2A2A2A"/>
          <w:sz w:val="20"/>
          <w:szCs w:val="20"/>
        </w:rPr>
        <w:t>Double click on EnableLUA</w:t>
      </w:r>
    </w:p>
    <w:p w14:paraId="24716EA3" w14:textId="77777777" w:rsidR="004E52D7" w:rsidRPr="007D680F" w:rsidRDefault="004E52D7" w:rsidP="004E52D7">
      <w:pPr>
        <w:pStyle w:val="ListParagraph"/>
        <w:numPr>
          <w:ilvl w:val="0"/>
          <w:numId w:val="84"/>
        </w:numPr>
        <w:jc w:val="both"/>
        <w:rPr>
          <w:rFonts w:asciiTheme="minorHAnsi" w:hAnsiTheme="minorHAnsi"/>
        </w:rPr>
      </w:pPr>
      <w:r>
        <w:rPr>
          <w:rFonts w:ascii="Segoe UI" w:hAnsi="Segoe UI" w:cs="Segoe UI"/>
          <w:color w:val="2A2A2A"/>
          <w:sz w:val="20"/>
          <w:szCs w:val="20"/>
        </w:rPr>
        <w:t>Update the value data from 1 to 0</w:t>
      </w:r>
    </w:p>
    <w:p w14:paraId="2EAE17E4" w14:textId="77777777" w:rsidR="004E52D7" w:rsidRPr="007D680F" w:rsidRDefault="004E52D7" w:rsidP="004E52D7">
      <w:pPr>
        <w:pStyle w:val="ListParagraph"/>
        <w:rPr>
          <w:rFonts w:asciiTheme="minorHAnsi" w:hAnsiTheme="minorHAnsi"/>
        </w:rPr>
      </w:pPr>
    </w:p>
    <w:p w14:paraId="67D753E7" w14:textId="77777777" w:rsidR="004E52D7" w:rsidRDefault="004E52D7" w:rsidP="004E52D7">
      <w:pPr>
        <w:pStyle w:val="ListParagraph"/>
        <w:ind w:left="1080"/>
        <w:rPr>
          <w:rFonts w:asciiTheme="minorHAnsi" w:hAnsiTheme="minorHAnsi"/>
        </w:rPr>
      </w:pPr>
      <w:r>
        <w:rPr>
          <w:rFonts w:asciiTheme="minorHAnsi" w:hAnsiTheme="minorHAnsi"/>
          <w:noProof/>
          <w:lang w:val="en-US" w:bidi="ar-SA"/>
        </w:rPr>
        <w:drawing>
          <wp:inline distT="0" distB="0" distL="0" distR="0" wp14:anchorId="1E11C780" wp14:editId="2B1F36DE">
            <wp:extent cx="5096510" cy="2870421"/>
            <wp:effectExtent l="19050" t="19050" r="2794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000" cy="2899984"/>
                    </a:xfrm>
                    <a:prstGeom prst="rect">
                      <a:avLst/>
                    </a:prstGeom>
                    <a:noFill/>
                    <a:ln>
                      <a:solidFill>
                        <a:schemeClr val="accent1"/>
                      </a:solidFill>
                    </a:ln>
                  </pic:spPr>
                </pic:pic>
              </a:graphicData>
            </a:graphic>
          </wp:inline>
        </w:drawing>
      </w:r>
    </w:p>
    <w:p w14:paraId="4ABAA919" w14:textId="77777777" w:rsidR="004E52D7" w:rsidRDefault="004E52D7" w:rsidP="004E52D7">
      <w:pPr>
        <w:pStyle w:val="ListParagraph"/>
        <w:numPr>
          <w:ilvl w:val="0"/>
          <w:numId w:val="49"/>
        </w:numPr>
        <w:jc w:val="both"/>
        <w:rPr>
          <w:rFonts w:asciiTheme="minorHAnsi" w:hAnsiTheme="minorHAnsi"/>
        </w:rPr>
      </w:pPr>
      <w:r>
        <w:rPr>
          <w:rFonts w:asciiTheme="minorHAnsi" w:hAnsiTheme="minorHAnsi"/>
        </w:rPr>
        <w:t xml:space="preserve">If your Fusion server and UI TestRunner is on </w:t>
      </w:r>
      <w:r w:rsidRPr="00B92F33">
        <w:rPr>
          <w:rFonts w:asciiTheme="minorHAnsi" w:hAnsiTheme="minorHAnsi"/>
          <w:b/>
        </w:rPr>
        <w:t>single machine</w:t>
      </w:r>
      <w:r>
        <w:rPr>
          <w:rFonts w:asciiTheme="minorHAnsi" w:hAnsiTheme="minorHAnsi"/>
        </w:rPr>
        <w:t>:</w:t>
      </w:r>
    </w:p>
    <w:p w14:paraId="75F5F84C" w14:textId="77777777" w:rsidR="004E52D7" w:rsidRDefault="004E52D7" w:rsidP="004E52D7">
      <w:pPr>
        <w:pStyle w:val="ListParagraph"/>
        <w:numPr>
          <w:ilvl w:val="1"/>
          <w:numId w:val="65"/>
        </w:numPr>
        <w:jc w:val="both"/>
        <w:rPr>
          <w:rFonts w:asciiTheme="minorHAnsi" w:hAnsiTheme="minorHAnsi"/>
        </w:rPr>
      </w:pPr>
      <w:r>
        <w:rPr>
          <w:rFonts w:asciiTheme="minorHAnsi" w:hAnsiTheme="minorHAnsi"/>
        </w:rPr>
        <w:t xml:space="preserve">Then use your </w:t>
      </w:r>
      <w:r w:rsidRPr="00166F1C">
        <w:rPr>
          <w:rFonts w:asciiTheme="minorHAnsi" w:hAnsiTheme="minorHAnsi"/>
          <w:b/>
        </w:rPr>
        <w:t>own admin cred</w:t>
      </w:r>
      <w:r>
        <w:rPr>
          <w:rFonts w:asciiTheme="minorHAnsi" w:hAnsiTheme="minorHAnsi"/>
          <w:b/>
        </w:rPr>
        <w:t>en</w:t>
      </w:r>
      <w:r w:rsidRPr="00166F1C">
        <w:rPr>
          <w:rFonts w:asciiTheme="minorHAnsi" w:hAnsiTheme="minorHAnsi"/>
          <w:b/>
        </w:rPr>
        <w:t>tials</w:t>
      </w:r>
      <w:r>
        <w:rPr>
          <w:rFonts w:asciiTheme="minorHAnsi" w:hAnsiTheme="minorHAnsi"/>
        </w:rPr>
        <w:t xml:space="preserve"> in “</w:t>
      </w:r>
      <w:r w:rsidRPr="00166F1C">
        <w:rPr>
          <w:rFonts w:asciiTheme="minorHAnsi" w:hAnsiTheme="minorHAnsi"/>
        </w:rPr>
        <w:t>ExecutionUIConfig</w:t>
      </w:r>
      <w:r>
        <w:rPr>
          <w:rFonts w:asciiTheme="minorHAnsi" w:hAnsiTheme="minorHAnsi"/>
        </w:rPr>
        <w:t xml:space="preserve">”  refer to </w:t>
      </w:r>
      <w:r w:rsidRPr="00316881">
        <w:rPr>
          <w:rFonts w:asciiTheme="minorHAnsi" w:hAnsiTheme="minorHAnsi"/>
        </w:rPr>
        <w:t>section</w:t>
      </w:r>
      <w:r>
        <w:rPr>
          <w:rFonts w:asciiTheme="minorHAnsi" w:hAnsiTheme="minorHAnsi"/>
        </w:rPr>
        <w:t xml:space="preserve"> </w:t>
      </w:r>
      <w:r>
        <w:rPr>
          <w:rFonts w:asciiTheme="minorHAnsi" w:hAnsiTheme="minorHAnsi"/>
        </w:rPr>
        <w:fldChar w:fldCharType="begin"/>
      </w:r>
      <w:r>
        <w:rPr>
          <w:rFonts w:asciiTheme="minorHAnsi" w:hAnsiTheme="minorHAnsi"/>
        </w:rPr>
        <w:instrText xml:space="preserve"> REF _Ref493236030 \h  \* MERGEFORMAT </w:instrText>
      </w:r>
      <w:r>
        <w:rPr>
          <w:rFonts w:asciiTheme="minorHAnsi" w:hAnsiTheme="minorHAnsi"/>
        </w:rPr>
      </w:r>
      <w:r>
        <w:rPr>
          <w:rFonts w:asciiTheme="minorHAnsi" w:hAnsiTheme="minorHAnsi"/>
        </w:rPr>
        <w:fldChar w:fldCharType="separate"/>
      </w:r>
      <w:r>
        <w:rPr>
          <w:noProof/>
        </w:rPr>
        <w:t>Execute a  Test from Fusion Test Runner</w:t>
      </w:r>
      <w:r>
        <w:rPr>
          <w:rFonts w:asciiTheme="minorHAnsi" w:hAnsiTheme="minorHAnsi"/>
        </w:rPr>
        <w:fldChar w:fldCharType="end"/>
      </w:r>
    </w:p>
    <w:p w14:paraId="7843821A" w14:textId="77777777" w:rsidR="004E52D7" w:rsidRDefault="004E52D7" w:rsidP="004E52D7">
      <w:pPr>
        <w:pStyle w:val="ListParagraph"/>
        <w:ind w:left="1440"/>
        <w:rPr>
          <w:rFonts w:asciiTheme="minorHAnsi" w:hAnsiTheme="minorHAnsi"/>
        </w:rPr>
      </w:pPr>
    </w:p>
    <w:p w14:paraId="50E32172" w14:textId="77777777" w:rsidR="004E52D7" w:rsidRDefault="004E52D7" w:rsidP="004E52D7">
      <w:pPr>
        <w:pStyle w:val="ListParagraph"/>
        <w:numPr>
          <w:ilvl w:val="0"/>
          <w:numId w:val="49"/>
        </w:numPr>
        <w:jc w:val="both"/>
        <w:rPr>
          <w:rFonts w:asciiTheme="minorHAnsi" w:hAnsiTheme="minorHAnsi"/>
        </w:rPr>
      </w:pPr>
      <w:r>
        <w:rPr>
          <w:rFonts w:asciiTheme="minorHAnsi" w:hAnsiTheme="minorHAnsi"/>
        </w:rPr>
        <w:t xml:space="preserve">If </w:t>
      </w:r>
      <w:r w:rsidRPr="00B92F33">
        <w:rPr>
          <w:rFonts w:asciiTheme="minorHAnsi" w:hAnsiTheme="minorHAnsi"/>
          <w:b/>
        </w:rPr>
        <w:t>fusion server is different machine</w:t>
      </w:r>
      <w:r>
        <w:rPr>
          <w:rFonts w:asciiTheme="minorHAnsi" w:hAnsiTheme="minorHAnsi"/>
        </w:rPr>
        <w:t xml:space="preserve"> </w:t>
      </w:r>
      <w:r>
        <w:rPr>
          <w:rFonts w:asciiTheme="minorHAnsi" w:hAnsiTheme="minorHAnsi"/>
          <w:b/>
        </w:rPr>
        <w:t xml:space="preserve">from </w:t>
      </w:r>
      <w:r w:rsidRPr="00B92F33">
        <w:rPr>
          <w:rFonts w:asciiTheme="minorHAnsi" w:hAnsiTheme="minorHAnsi"/>
          <w:b/>
        </w:rPr>
        <w:t>user machine:</w:t>
      </w:r>
    </w:p>
    <w:p w14:paraId="3486F1F3" w14:textId="77777777" w:rsidR="004E52D7" w:rsidRDefault="004E52D7" w:rsidP="004E52D7">
      <w:pPr>
        <w:pStyle w:val="ListParagraph"/>
        <w:numPr>
          <w:ilvl w:val="1"/>
          <w:numId w:val="65"/>
        </w:numPr>
        <w:jc w:val="both"/>
        <w:rPr>
          <w:rFonts w:asciiTheme="minorHAnsi" w:hAnsiTheme="minorHAnsi"/>
        </w:rPr>
      </w:pPr>
      <w:r>
        <w:rPr>
          <w:rFonts w:asciiTheme="minorHAnsi" w:hAnsiTheme="minorHAnsi"/>
        </w:rPr>
        <w:t>Then add those connecting  users as administrators under fusion server machine.</w:t>
      </w:r>
    </w:p>
    <w:p w14:paraId="37FCC175" w14:textId="77777777" w:rsidR="004E52D7" w:rsidRDefault="004E52D7" w:rsidP="004E52D7">
      <w:pPr>
        <w:pStyle w:val="ListParagraph"/>
        <w:numPr>
          <w:ilvl w:val="1"/>
          <w:numId w:val="65"/>
        </w:numPr>
        <w:jc w:val="both"/>
        <w:rPr>
          <w:rFonts w:asciiTheme="minorHAnsi" w:hAnsiTheme="minorHAnsi"/>
        </w:rPr>
      </w:pPr>
      <w:r>
        <w:rPr>
          <w:rFonts w:asciiTheme="minorHAnsi" w:hAnsiTheme="minorHAnsi"/>
        </w:rPr>
        <w:t>Add the service account e.g. autouser1 as administrator under Fusion server.</w:t>
      </w:r>
    </w:p>
    <w:p w14:paraId="76967899" w14:textId="77777777" w:rsidR="004E52D7" w:rsidRDefault="004E52D7" w:rsidP="004E52D7">
      <w:pPr>
        <w:pStyle w:val="ListParagraph"/>
        <w:numPr>
          <w:ilvl w:val="1"/>
          <w:numId w:val="65"/>
        </w:numPr>
        <w:jc w:val="both"/>
        <w:rPr>
          <w:rFonts w:asciiTheme="minorHAnsi" w:hAnsiTheme="minorHAnsi"/>
        </w:rPr>
      </w:pPr>
      <w:r>
        <w:rPr>
          <w:rFonts w:asciiTheme="minorHAnsi" w:hAnsiTheme="minorHAnsi"/>
        </w:rPr>
        <w:lastRenderedPageBreak/>
        <w:t>I</w:t>
      </w:r>
      <w:r w:rsidRPr="00B92F33">
        <w:rPr>
          <w:rFonts w:asciiTheme="minorHAnsi" w:hAnsiTheme="minorHAnsi"/>
        </w:rPr>
        <w:t xml:space="preserve">nclude creditials of service account for your project e.g. </w:t>
      </w:r>
      <w:r w:rsidRPr="00B92F33">
        <w:rPr>
          <w:rFonts w:asciiTheme="minorHAnsi" w:hAnsiTheme="minorHAnsi"/>
          <w:b/>
        </w:rPr>
        <w:t>autouser1</w:t>
      </w:r>
      <w:r w:rsidRPr="00B92F33">
        <w:rPr>
          <w:rFonts w:asciiTheme="minorHAnsi" w:hAnsiTheme="minorHAnsi"/>
        </w:rPr>
        <w:t xml:space="preserve"> in ExecutionUIconfig. </w:t>
      </w:r>
    </w:p>
    <w:p w14:paraId="059D7049" w14:textId="77777777" w:rsidR="004E52D7" w:rsidRPr="00B92F33" w:rsidRDefault="004E52D7" w:rsidP="004E52D7">
      <w:pPr>
        <w:pStyle w:val="ListParagraph"/>
        <w:numPr>
          <w:ilvl w:val="0"/>
          <w:numId w:val="49"/>
        </w:numPr>
        <w:jc w:val="both"/>
        <w:rPr>
          <w:rFonts w:asciiTheme="minorHAnsi" w:hAnsiTheme="minorHAnsi"/>
        </w:rPr>
      </w:pPr>
      <w:r w:rsidRPr="00B92F33">
        <w:rPr>
          <w:rFonts w:asciiTheme="minorHAnsi" w:hAnsiTheme="minorHAnsi"/>
        </w:rPr>
        <w:t xml:space="preserve">You need </w:t>
      </w:r>
      <w:r>
        <w:rPr>
          <w:rFonts w:asciiTheme="minorHAnsi" w:hAnsiTheme="minorHAnsi"/>
        </w:rPr>
        <w:t xml:space="preserve">to </w:t>
      </w:r>
      <w:r w:rsidRPr="00B92F33">
        <w:rPr>
          <w:rFonts w:asciiTheme="minorHAnsi" w:hAnsiTheme="minorHAnsi"/>
        </w:rPr>
        <w:t xml:space="preserve">create a SMTP </w:t>
      </w:r>
      <w:r>
        <w:rPr>
          <w:rFonts w:asciiTheme="minorHAnsi" w:hAnsiTheme="minorHAnsi"/>
        </w:rPr>
        <w:t xml:space="preserve">on whose behalf </w:t>
      </w:r>
      <w:r w:rsidRPr="00B92F33">
        <w:rPr>
          <w:rFonts w:asciiTheme="minorHAnsi" w:hAnsiTheme="minorHAnsi"/>
        </w:rPr>
        <w:t xml:space="preserve">email notifications </w:t>
      </w:r>
      <w:r>
        <w:rPr>
          <w:rFonts w:asciiTheme="minorHAnsi" w:hAnsiTheme="minorHAnsi"/>
        </w:rPr>
        <w:t>will</w:t>
      </w:r>
      <w:r w:rsidRPr="00B92F33">
        <w:rPr>
          <w:rFonts w:asciiTheme="minorHAnsi" w:hAnsiTheme="minorHAnsi"/>
        </w:rPr>
        <w:t xml:space="preserve"> be send after test execution.</w:t>
      </w:r>
    </w:p>
    <w:p w14:paraId="03E946D0" w14:textId="77777777" w:rsidR="004E52D7" w:rsidRPr="00817F71" w:rsidRDefault="004E52D7" w:rsidP="004E52D7">
      <w:pPr>
        <w:pStyle w:val="Heading5"/>
        <w:numPr>
          <w:ilvl w:val="2"/>
          <w:numId w:val="1"/>
        </w:numPr>
        <w:ind w:left="720"/>
        <w:rPr>
          <w:rFonts w:asciiTheme="minorHAnsi" w:hAnsiTheme="minorHAnsi" w:cstheme="minorHAnsi"/>
          <w:b/>
          <w:noProof/>
        </w:rPr>
      </w:pPr>
      <w:r w:rsidRPr="00817F71">
        <w:rPr>
          <w:rFonts w:asciiTheme="minorHAnsi" w:hAnsiTheme="minorHAnsi" w:cstheme="minorHAnsi"/>
          <w:b/>
          <w:noProof/>
        </w:rPr>
        <w:t>Jenkins</w:t>
      </w:r>
      <w:ins w:id="66" w:author="Vrushali Karla" w:date="2018-10-30T17:04:00Z">
        <w:r w:rsidRPr="00817F71">
          <w:rPr>
            <w:rFonts w:asciiTheme="minorHAnsi" w:hAnsiTheme="minorHAnsi" w:cstheme="minorHAnsi"/>
            <w:b/>
            <w:noProof/>
          </w:rPr>
          <w:t xml:space="preserve"> </w:t>
        </w:r>
      </w:ins>
    </w:p>
    <w:p w14:paraId="274E4612" w14:textId="77777777" w:rsidR="004E52D7" w:rsidRDefault="004E52D7" w:rsidP="004E52D7">
      <w:pPr>
        <w:spacing w:before="0" w:after="0" w:line="240" w:lineRule="auto"/>
        <w:rPr>
          <w:rFonts w:asciiTheme="minorHAnsi" w:hAnsiTheme="minorHAnsi"/>
          <w:b/>
        </w:rPr>
      </w:pPr>
    </w:p>
    <w:p w14:paraId="00E2F656" w14:textId="77777777" w:rsidR="004E52D7" w:rsidRDefault="004E52D7" w:rsidP="004E52D7">
      <w:pPr>
        <w:spacing w:before="0" w:after="0" w:line="240" w:lineRule="auto"/>
        <w:ind w:firstLine="90"/>
        <w:rPr>
          <w:rFonts w:asciiTheme="minorHAnsi" w:hAnsiTheme="minorHAnsi" w:cs="Arial"/>
          <w:b/>
          <w:lang w:eastAsia="ja-JP" w:bidi="ar-SA"/>
        </w:rPr>
      </w:pPr>
      <w:r w:rsidRPr="00B63DE7">
        <w:rPr>
          <w:rFonts w:asciiTheme="minorHAnsi" w:hAnsiTheme="minorHAnsi" w:cs="Arial"/>
          <w:b/>
          <w:lang w:eastAsia="ja-JP" w:bidi="ar-SA"/>
        </w:rPr>
        <w:t>Essential Software:</w:t>
      </w:r>
    </w:p>
    <w:tbl>
      <w:tblPr>
        <w:tblStyle w:val="TableGrid"/>
        <w:tblW w:w="0" w:type="auto"/>
        <w:tblInd w:w="198" w:type="dxa"/>
        <w:tblLook w:val="04A0" w:firstRow="1" w:lastRow="0" w:firstColumn="1" w:lastColumn="0" w:noHBand="0" w:noVBand="1"/>
      </w:tblPr>
      <w:tblGrid>
        <w:gridCol w:w="1350"/>
        <w:gridCol w:w="5311"/>
        <w:gridCol w:w="3437"/>
      </w:tblGrid>
      <w:tr w:rsidR="004E52D7" w14:paraId="5CCB8D1C" w14:textId="77777777" w:rsidTr="00B645C2">
        <w:tc>
          <w:tcPr>
            <w:tcW w:w="1350" w:type="dxa"/>
          </w:tcPr>
          <w:p w14:paraId="1E10F3E5" w14:textId="77777777" w:rsidR="004E52D7" w:rsidRDefault="004E52D7" w:rsidP="00B645C2">
            <w:pPr>
              <w:spacing w:before="0" w:after="0" w:line="240" w:lineRule="auto"/>
              <w:rPr>
                <w:rFonts w:asciiTheme="minorHAnsi" w:hAnsiTheme="minorHAnsi" w:cs="Arial"/>
                <w:b/>
                <w:lang w:eastAsia="ja-JP" w:bidi="ar-SA"/>
              </w:rPr>
            </w:pPr>
          </w:p>
        </w:tc>
        <w:tc>
          <w:tcPr>
            <w:tcW w:w="5311" w:type="dxa"/>
          </w:tcPr>
          <w:p w14:paraId="0B6969F1" w14:textId="77777777" w:rsidR="004E52D7" w:rsidRDefault="004E52D7" w:rsidP="00B645C2">
            <w:pPr>
              <w:spacing w:before="0" w:after="0" w:line="240" w:lineRule="auto"/>
              <w:rPr>
                <w:rFonts w:asciiTheme="minorHAnsi" w:hAnsiTheme="minorHAnsi" w:cs="Arial"/>
                <w:b/>
                <w:lang w:eastAsia="ja-JP" w:bidi="ar-SA"/>
              </w:rPr>
            </w:pPr>
            <w:r>
              <w:rPr>
                <w:rFonts w:asciiTheme="minorHAnsi" w:hAnsiTheme="minorHAnsi" w:cs="Arial"/>
                <w:b/>
                <w:lang w:eastAsia="ja-JP" w:bidi="ar-SA"/>
              </w:rPr>
              <w:t>Windows</w:t>
            </w:r>
          </w:p>
        </w:tc>
        <w:tc>
          <w:tcPr>
            <w:tcW w:w="3437" w:type="dxa"/>
          </w:tcPr>
          <w:p w14:paraId="6612080B" w14:textId="77777777" w:rsidR="004E52D7" w:rsidRDefault="004E52D7" w:rsidP="00B645C2">
            <w:pPr>
              <w:spacing w:before="0" w:after="0" w:line="240" w:lineRule="auto"/>
              <w:rPr>
                <w:rFonts w:asciiTheme="minorHAnsi" w:hAnsiTheme="minorHAnsi" w:cs="Arial"/>
                <w:b/>
                <w:lang w:eastAsia="ja-JP" w:bidi="ar-SA"/>
              </w:rPr>
            </w:pPr>
            <w:r>
              <w:rPr>
                <w:rFonts w:asciiTheme="minorHAnsi" w:hAnsiTheme="minorHAnsi" w:cs="Arial"/>
                <w:b/>
                <w:lang w:eastAsia="ja-JP" w:bidi="ar-SA"/>
              </w:rPr>
              <w:t>Linux</w:t>
            </w:r>
          </w:p>
        </w:tc>
      </w:tr>
      <w:tr w:rsidR="004E52D7" w14:paraId="5223E096" w14:textId="77777777" w:rsidTr="00B645C2">
        <w:tc>
          <w:tcPr>
            <w:tcW w:w="1350" w:type="dxa"/>
          </w:tcPr>
          <w:p w14:paraId="07F15E1E" w14:textId="77777777" w:rsidR="004E52D7" w:rsidRPr="00D308B4" w:rsidRDefault="004E52D7" w:rsidP="00B645C2">
            <w:pPr>
              <w:spacing w:before="0" w:after="0" w:line="240" w:lineRule="auto"/>
              <w:rPr>
                <w:rFonts w:asciiTheme="minorHAnsi" w:hAnsiTheme="minorHAnsi"/>
                <w:b/>
                <w:bCs/>
                <w:lang w:eastAsia="ja-JP" w:bidi="ar-SA"/>
              </w:rPr>
            </w:pPr>
            <w:r>
              <w:rPr>
                <w:rFonts w:asciiTheme="minorHAnsi" w:hAnsiTheme="minorHAnsi"/>
                <w:b/>
                <w:bCs/>
                <w:lang w:eastAsia="ja-JP" w:bidi="ar-SA"/>
              </w:rPr>
              <w:t>OS</w:t>
            </w:r>
          </w:p>
        </w:tc>
        <w:tc>
          <w:tcPr>
            <w:tcW w:w="5311" w:type="dxa"/>
          </w:tcPr>
          <w:p w14:paraId="51B44A70" w14:textId="77777777" w:rsidR="004E52D7" w:rsidRDefault="004E52D7" w:rsidP="00B645C2">
            <w:pPr>
              <w:spacing w:before="0" w:after="0" w:line="240" w:lineRule="auto"/>
              <w:rPr>
                <w:rFonts w:asciiTheme="minorHAnsi" w:hAnsiTheme="minorHAnsi" w:cs="Arial"/>
                <w:b/>
                <w:lang w:eastAsia="ja-JP" w:bidi="ar-SA"/>
              </w:rPr>
            </w:pPr>
            <w:r w:rsidRPr="00817F71">
              <w:rPr>
                <w:rFonts w:asciiTheme="minorHAnsi" w:hAnsiTheme="minorHAnsi"/>
                <w:bCs/>
                <w:lang w:eastAsia="ja-JP" w:bidi="ar-SA"/>
              </w:rPr>
              <w:t>Windows 7 or 8</w:t>
            </w:r>
            <w:r>
              <w:rPr>
                <w:rFonts w:asciiTheme="minorHAnsi" w:hAnsiTheme="minorHAnsi"/>
                <w:bCs/>
                <w:lang w:eastAsia="ja-JP" w:bidi="ar-SA"/>
              </w:rPr>
              <w:t xml:space="preserve"> or above</w:t>
            </w:r>
          </w:p>
        </w:tc>
        <w:tc>
          <w:tcPr>
            <w:tcW w:w="3437" w:type="dxa"/>
          </w:tcPr>
          <w:p w14:paraId="0C98849B" w14:textId="77777777" w:rsidR="004E52D7" w:rsidRPr="00817F71" w:rsidRDefault="004E52D7" w:rsidP="00B645C2">
            <w:pPr>
              <w:spacing w:before="0" w:after="0" w:line="240" w:lineRule="auto"/>
              <w:rPr>
                <w:rFonts w:asciiTheme="minorHAnsi" w:hAnsiTheme="minorHAnsi" w:cs="Arial"/>
                <w:lang w:eastAsia="ja-JP" w:bidi="ar-SA"/>
              </w:rPr>
            </w:pPr>
            <w:r>
              <w:rPr>
                <w:rFonts w:asciiTheme="minorHAnsi" w:hAnsiTheme="minorHAnsi" w:cs="Arial"/>
                <w:lang w:eastAsia="ja-JP" w:bidi="ar-SA"/>
              </w:rPr>
              <w:t>Ubuntu 16.04</w:t>
            </w:r>
          </w:p>
        </w:tc>
      </w:tr>
      <w:tr w:rsidR="004E52D7" w14:paraId="2B0A0CE5" w14:textId="77777777" w:rsidTr="00B645C2">
        <w:tc>
          <w:tcPr>
            <w:tcW w:w="1350" w:type="dxa"/>
          </w:tcPr>
          <w:p w14:paraId="456BAFC3" w14:textId="77777777" w:rsidR="004E52D7" w:rsidRPr="00817F71" w:rsidRDefault="004E52D7" w:rsidP="00B645C2">
            <w:pPr>
              <w:spacing w:before="0" w:after="0" w:line="240" w:lineRule="auto"/>
              <w:rPr>
                <w:rFonts w:asciiTheme="minorHAnsi" w:hAnsiTheme="minorHAnsi"/>
                <w:bCs/>
                <w:lang w:eastAsia="ja-JP" w:bidi="ar-SA"/>
              </w:rPr>
            </w:pPr>
            <w:r>
              <w:rPr>
                <w:rFonts w:asciiTheme="minorHAnsi" w:hAnsiTheme="minorHAnsi"/>
                <w:bCs/>
                <w:lang w:eastAsia="ja-JP" w:bidi="ar-SA"/>
              </w:rPr>
              <w:t>JDK</w:t>
            </w:r>
          </w:p>
        </w:tc>
        <w:tc>
          <w:tcPr>
            <w:tcW w:w="5311" w:type="dxa"/>
          </w:tcPr>
          <w:p w14:paraId="4F429A70" w14:textId="77777777" w:rsidR="004E52D7" w:rsidRPr="008A618B" w:rsidRDefault="004E52D7" w:rsidP="00B645C2">
            <w:pPr>
              <w:spacing w:before="0" w:after="0" w:line="240" w:lineRule="auto"/>
              <w:rPr>
                <w:rFonts w:asciiTheme="minorHAnsi" w:hAnsiTheme="minorHAnsi" w:cs="Arial"/>
                <w:lang w:eastAsia="ja-JP" w:bidi="ar-SA"/>
              </w:rPr>
            </w:pPr>
            <w:r>
              <w:rPr>
                <w:rFonts w:asciiTheme="minorHAnsi" w:hAnsiTheme="minorHAnsi" w:cs="Arial"/>
                <w:lang w:eastAsia="ja-JP" w:bidi="ar-SA"/>
              </w:rPr>
              <w:t xml:space="preserve">Java 8 and Above </w:t>
            </w:r>
          </w:p>
        </w:tc>
        <w:tc>
          <w:tcPr>
            <w:tcW w:w="3437" w:type="dxa"/>
          </w:tcPr>
          <w:p w14:paraId="492BA948" w14:textId="77777777" w:rsidR="004E52D7" w:rsidRDefault="004E52D7" w:rsidP="00B645C2">
            <w:pPr>
              <w:spacing w:before="0" w:after="0" w:line="240" w:lineRule="auto"/>
              <w:rPr>
                <w:rFonts w:asciiTheme="minorHAnsi" w:hAnsiTheme="minorHAnsi" w:cs="Arial"/>
                <w:b/>
                <w:lang w:eastAsia="ja-JP" w:bidi="ar-SA"/>
              </w:rPr>
            </w:pPr>
            <w:r>
              <w:t>Oracle Java</w:t>
            </w:r>
          </w:p>
        </w:tc>
      </w:tr>
      <w:tr w:rsidR="004E52D7" w14:paraId="2D2FFF12" w14:textId="77777777" w:rsidTr="00B645C2">
        <w:tc>
          <w:tcPr>
            <w:tcW w:w="1350" w:type="dxa"/>
          </w:tcPr>
          <w:p w14:paraId="3B9D6996" w14:textId="77777777" w:rsidR="004E52D7" w:rsidRPr="00817F71" w:rsidRDefault="004E52D7" w:rsidP="00B645C2">
            <w:pPr>
              <w:spacing w:before="0" w:after="0" w:line="240" w:lineRule="auto"/>
              <w:rPr>
                <w:rFonts w:asciiTheme="minorHAnsi" w:hAnsiTheme="minorHAnsi"/>
                <w:bCs/>
                <w:lang w:eastAsia="ja-JP" w:bidi="ar-SA"/>
              </w:rPr>
            </w:pPr>
            <w:r>
              <w:rPr>
                <w:rFonts w:asciiTheme="minorHAnsi" w:hAnsiTheme="minorHAnsi"/>
                <w:bCs/>
                <w:lang w:eastAsia="ja-JP" w:bidi="ar-SA"/>
              </w:rPr>
              <w:t>RAM</w:t>
            </w:r>
          </w:p>
        </w:tc>
        <w:tc>
          <w:tcPr>
            <w:tcW w:w="5311" w:type="dxa"/>
          </w:tcPr>
          <w:p w14:paraId="20E86268" w14:textId="77777777" w:rsidR="004E52D7" w:rsidRPr="00603A4D" w:rsidRDefault="004E52D7" w:rsidP="00B645C2">
            <w:pPr>
              <w:spacing w:before="0" w:after="0" w:line="240" w:lineRule="auto"/>
              <w:rPr>
                <w:rFonts w:asciiTheme="minorHAnsi" w:hAnsiTheme="minorHAnsi" w:cs="Arial"/>
                <w:lang w:eastAsia="ja-JP" w:bidi="ar-SA"/>
              </w:rPr>
            </w:pPr>
            <w:r>
              <w:rPr>
                <w:rFonts w:asciiTheme="minorHAnsi" w:hAnsiTheme="minorHAnsi"/>
                <w:bCs/>
                <w:lang w:eastAsia="ja-JP" w:bidi="ar-SA"/>
              </w:rPr>
              <w:t>Min 8</w:t>
            </w:r>
            <w:r w:rsidRPr="00817F71">
              <w:rPr>
                <w:rFonts w:asciiTheme="minorHAnsi" w:hAnsiTheme="minorHAnsi"/>
                <w:bCs/>
                <w:lang w:eastAsia="ja-JP" w:bidi="ar-SA"/>
              </w:rPr>
              <w:t xml:space="preserve"> GB</w:t>
            </w:r>
          </w:p>
        </w:tc>
        <w:tc>
          <w:tcPr>
            <w:tcW w:w="3437" w:type="dxa"/>
          </w:tcPr>
          <w:p w14:paraId="0E13EB21" w14:textId="77777777" w:rsidR="004E52D7" w:rsidRPr="007B7D82" w:rsidRDefault="004E52D7" w:rsidP="00B645C2">
            <w:pPr>
              <w:spacing w:before="0" w:after="0" w:line="240" w:lineRule="auto"/>
              <w:rPr>
                <w:rFonts w:asciiTheme="minorHAnsi" w:hAnsiTheme="minorHAnsi" w:cs="Arial"/>
                <w:lang w:eastAsia="ja-JP" w:bidi="ar-SA"/>
              </w:rPr>
            </w:pPr>
            <w:r w:rsidRPr="00DC3B27">
              <w:rPr>
                <w:rFonts w:asciiTheme="minorHAnsi" w:hAnsiTheme="minorHAnsi"/>
                <w:bCs/>
                <w:lang w:eastAsia="ja-JP" w:bidi="ar-SA"/>
              </w:rPr>
              <w:t xml:space="preserve">Min </w:t>
            </w:r>
            <w:r>
              <w:rPr>
                <w:rFonts w:asciiTheme="minorHAnsi" w:hAnsiTheme="minorHAnsi"/>
                <w:bCs/>
                <w:lang w:eastAsia="ja-JP" w:bidi="ar-SA"/>
              </w:rPr>
              <w:t>8</w:t>
            </w:r>
            <w:r w:rsidRPr="00DC3B27">
              <w:rPr>
                <w:rFonts w:asciiTheme="minorHAnsi" w:hAnsiTheme="minorHAnsi"/>
                <w:bCs/>
                <w:lang w:eastAsia="ja-JP" w:bidi="ar-SA"/>
              </w:rPr>
              <w:t xml:space="preserve"> GB</w:t>
            </w:r>
          </w:p>
        </w:tc>
      </w:tr>
      <w:tr w:rsidR="004E52D7" w14:paraId="6B774248" w14:textId="77777777" w:rsidTr="00B645C2">
        <w:tc>
          <w:tcPr>
            <w:tcW w:w="1350" w:type="dxa"/>
          </w:tcPr>
          <w:p w14:paraId="25592437" w14:textId="77777777" w:rsidR="004E52D7" w:rsidRPr="00817F71" w:rsidRDefault="004E52D7" w:rsidP="00B645C2">
            <w:pPr>
              <w:spacing w:before="0" w:after="0" w:line="240" w:lineRule="auto"/>
              <w:rPr>
                <w:rFonts w:asciiTheme="minorHAnsi" w:hAnsiTheme="minorHAnsi"/>
                <w:bCs/>
                <w:lang w:eastAsia="ja-JP" w:bidi="ar-SA"/>
              </w:rPr>
            </w:pPr>
            <w:r>
              <w:rPr>
                <w:rFonts w:asciiTheme="minorHAnsi" w:hAnsiTheme="minorHAnsi"/>
                <w:bCs/>
                <w:lang w:eastAsia="ja-JP" w:bidi="ar-SA"/>
              </w:rPr>
              <w:t>Local Admin Rights</w:t>
            </w:r>
          </w:p>
        </w:tc>
        <w:tc>
          <w:tcPr>
            <w:tcW w:w="5311" w:type="dxa"/>
          </w:tcPr>
          <w:p w14:paraId="67CF212D" w14:textId="77777777" w:rsidR="004E52D7" w:rsidRDefault="004E52D7" w:rsidP="00B645C2">
            <w:pPr>
              <w:spacing w:before="0" w:after="0" w:line="240" w:lineRule="auto"/>
              <w:rPr>
                <w:rFonts w:asciiTheme="minorHAnsi" w:hAnsiTheme="minorHAnsi"/>
                <w:bCs/>
                <w:lang w:eastAsia="ja-JP" w:bidi="ar-SA"/>
              </w:rPr>
            </w:pPr>
            <w:r>
              <w:rPr>
                <w:rFonts w:asciiTheme="minorHAnsi" w:hAnsiTheme="minorHAnsi"/>
                <w:bCs/>
                <w:lang w:eastAsia="ja-JP" w:bidi="ar-SA"/>
              </w:rPr>
              <w:t>Yes</w:t>
            </w:r>
          </w:p>
        </w:tc>
        <w:tc>
          <w:tcPr>
            <w:tcW w:w="3437" w:type="dxa"/>
          </w:tcPr>
          <w:p w14:paraId="1038BB54" w14:textId="77777777" w:rsidR="004E52D7" w:rsidRPr="00DC3B27" w:rsidRDefault="004E52D7" w:rsidP="00B645C2">
            <w:pPr>
              <w:spacing w:before="0" w:after="0" w:line="240" w:lineRule="auto"/>
              <w:rPr>
                <w:rFonts w:asciiTheme="minorHAnsi" w:hAnsiTheme="minorHAnsi"/>
                <w:bCs/>
                <w:lang w:eastAsia="ja-JP" w:bidi="ar-SA"/>
              </w:rPr>
            </w:pPr>
            <w:r>
              <w:rPr>
                <w:rFonts w:asciiTheme="minorHAnsi" w:hAnsiTheme="minorHAnsi"/>
                <w:bCs/>
                <w:lang w:eastAsia="ja-JP" w:bidi="ar-SA"/>
              </w:rPr>
              <w:t>Yes</w:t>
            </w:r>
          </w:p>
        </w:tc>
      </w:tr>
    </w:tbl>
    <w:p w14:paraId="5936A9E8" w14:textId="77777777" w:rsidR="004E52D7" w:rsidRDefault="004E52D7" w:rsidP="004E52D7">
      <w:pPr>
        <w:spacing w:before="0" w:after="0" w:line="240" w:lineRule="auto"/>
        <w:ind w:firstLine="90"/>
        <w:rPr>
          <w:rFonts w:asciiTheme="minorHAnsi" w:hAnsiTheme="minorHAnsi" w:cs="Arial"/>
          <w:b/>
          <w:lang w:eastAsia="ja-JP" w:bidi="ar-SA"/>
        </w:rPr>
      </w:pPr>
    </w:p>
    <w:p w14:paraId="21211CE6" w14:textId="77777777" w:rsidR="004E52D7" w:rsidRDefault="004E52D7" w:rsidP="004E52D7">
      <w:pPr>
        <w:spacing w:before="0" w:after="0" w:line="240" w:lineRule="auto"/>
        <w:ind w:firstLine="90"/>
        <w:rPr>
          <w:rFonts w:asciiTheme="minorHAnsi" w:hAnsiTheme="minorHAnsi" w:cs="Arial"/>
          <w:b/>
          <w:lang w:eastAsia="ja-JP" w:bidi="ar-SA"/>
        </w:rPr>
      </w:pPr>
      <w:r>
        <w:rPr>
          <w:rFonts w:asciiTheme="minorHAnsi" w:hAnsiTheme="minorHAnsi" w:cs="Arial"/>
          <w:b/>
          <w:sz w:val="26"/>
          <w:u w:val="single"/>
          <w:lang w:eastAsia="ja-JP" w:bidi="ar-SA"/>
        </w:rPr>
        <w:t>References for Li</w:t>
      </w:r>
      <w:r w:rsidRPr="00D0033B">
        <w:rPr>
          <w:rFonts w:asciiTheme="minorHAnsi" w:hAnsiTheme="minorHAnsi" w:cs="Arial"/>
          <w:b/>
          <w:sz w:val="26"/>
          <w:u w:val="single"/>
          <w:lang w:eastAsia="ja-JP" w:bidi="ar-SA"/>
        </w:rPr>
        <w:t>nux prerequite Installation</w:t>
      </w:r>
      <w:r>
        <w:rPr>
          <w:rFonts w:asciiTheme="minorHAnsi" w:hAnsiTheme="minorHAnsi" w:cs="Arial"/>
          <w:b/>
          <w:lang w:eastAsia="ja-JP" w:bidi="ar-SA"/>
        </w:rPr>
        <w:t xml:space="preserve">: </w:t>
      </w:r>
    </w:p>
    <w:p w14:paraId="0E5E6173" w14:textId="77777777" w:rsidR="004E52D7" w:rsidRDefault="004E52D7" w:rsidP="004E52D7">
      <w:pPr>
        <w:spacing w:before="0" w:after="0" w:line="240" w:lineRule="auto"/>
        <w:ind w:firstLine="90"/>
        <w:rPr>
          <w:rFonts w:asciiTheme="minorHAnsi" w:hAnsiTheme="minorHAnsi" w:cs="Arial"/>
          <w:b/>
          <w:lang w:eastAsia="ja-JP" w:bidi="ar-SA"/>
        </w:rPr>
      </w:pPr>
    </w:p>
    <w:p w14:paraId="55CD2D9A" w14:textId="77777777" w:rsidR="004E52D7" w:rsidRPr="00A55D39" w:rsidRDefault="004E52D7" w:rsidP="004E52D7">
      <w:pPr>
        <w:pStyle w:val="ListParagraph"/>
        <w:numPr>
          <w:ilvl w:val="0"/>
          <w:numId w:val="131"/>
        </w:numPr>
        <w:spacing w:before="0" w:after="0" w:line="240" w:lineRule="auto"/>
        <w:rPr>
          <w:rFonts w:asciiTheme="minorHAnsi" w:hAnsiTheme="minorHAnsi"/>
          <w:bCs/>
          <w:lang w:eastAsia="ja-JP" w:bidi="ar-SA"/>
        </w:rPr>
      </w:pPr>
      <w:r w:rsidRPr="00A55D39">
        <w:rPr>
          <w:rFonts w:asciiTheme="minorHAnsi" w:hAnsiTheme="minorHAnsi"/>
          <w:bCs/>
          <w:lang w:eastAsia="ja-JP" w:bidi="ar-SA"/>
        </w:rPr>
        <w:t xml:space="preserve">Installing Jenkins on Ubuntu:  </w:t>
      </w:r>
      <w:hyperlink r:id="rId26" w:history="1">
        <w:r w:rsidRPr="00A55D39">
          <w:rPr>
            <w:rStyle w:val="Hyperlink"/>
            <w:rFonts w:asciiTheme="minorHAnsi" w:hAnsiTheme="minorHAnsi"/>
            <w:bCs/>
            <w:lang w:eastAsia="ja-JP" w:bidi="ar-SA"/>
          </w:rPr>
          <w:t>https://www.digitalocean.com/community/tutorials/how-to-install-jenkins-on-ubuntu-16-04</w:t>
        </w:r>
      </w:hyperlink>
    </w:p>
    <w:p w14:paraId="3B5B48F5" w14:textId="77777777" w:rsidR="004E52D7" w:rsidRDefault="004E52D7" w:rsidP="004E52D7">
      <w:pPr>
        <w:spacing w:before="0" w:after="0" w:line="240" w:lineRule="auto"/>
        <w:ind w:firstLine="60"/>
        <w:rPr>
          <w:rFonts w:asciiTheme="minorHAnsi" w:hAnsiTheme="minorHAnsi"/>
          <w:bCs/>
          <w:lang w:eastAsia="ja-JP" w:bidi="ar-SA"/>
        </w:rPr>
      </w:pPr>
    </w:p>
    <w:p w14:paraId="380ABAF1" w14:textId="77777777" w:rsidR="004E52D7" w:rsidRPr="00A55D39" w:rsidRDefault="004E52D7" w:rsidP="004E52D7">
      <w:pPr>
        <w:pStyle w:val="ListParagraph"/>
        <w:numPr>
          <w:ilvl w:val="0"/>
          <w:numId w:val="131"/>
        </w:numPr>
        <w:spacing w:before="0" w:after="0" w:line="240" w:lineRule="auto"/>
        <w:rPr>
          <w:rFonts w:asciiTheme="minorHAnsi" w:hAnsiTheme="minorHAnsi"/>
          <w:bCs/>
          <w:lang w:eastAsia="ja-JP" w:bidi="ar-SA"/>
        </w:rPr>
      </w:pPr>
      <w:r w:rsidRPr="00A55D39">
        <w:rPr>
          <w:rFonts w:asciiTheme="minorHAnsi" w:hAnsiTheme="minorHAnsi"/>
          <w:bCs/>
          <w:lang w:eastAsia="ja-JP" w:bidi="ar-SA"/>
        </w:rPr>
        <w:t xml:space="preserve">Additional settings to open ports : </w:t>
      </w:r>
      <w:hyperlink r:id="rId27" w:history="1">
        <w:r w:rsidRPr="00A55D39">
          <w:rPr>
            <w:rStyle w:val="Hyperlink"/>
            <w:rFonts w:asciiTheme="minorHAnsi" w:hAnsiTheme="minorHAnsi"/>
            <w:bCs/>
            <w:lang w:eastAsia="ja-JP" w:bidi="ar-SA"/>
          </w:rPr>
          <w:t>https://askubuntu.com/questions/8184/firewall-settings-for-personal-file-sharing</w:t>
        </w:r>
      </w:hyperlink>
    </w:p>
    <w:p w14:paraId="0EB28486" w14:textId="77777777" w:rsidR="004E52D7" w:rsidRDefault="004E52D7" w:rsidP="004E52D7">
      <w:pPr>
        <w:spacing w:before="0" w:after="0" w:line="240" w:lineRule="auto"/>
        <w:rPr>
          <w:rFonts w:asciiTheme="minorHAnsi" w:hAnsiTheme="minorHAnsi"/>
          <w:bCs/>
          <w:lang w:eastAsia="ja-JP" w:bidi="ar-SA"/>
        </w:rPr>
      </w:pPr>
    </w:p>
    <w:p w14:paraId="7192BB67" w14:textId="77777777" w:rsidR="004E52D7" w:rsidRPr="00FE7827" w:rsidRDefault="004E52D7" w:rsidP="004E52D7">
      <w:pPr>
        <w:pStyle w:val="ListParagraph"/>
        <w:numPr>
          <w:ilvl w:val="0"/>
          <w:numId w:val="131"/>
        </w:numPr>
        <w:spacing w:before="0" w:after="0" w:line="240" w:lineRule="auto"/>
        <w:rPr>
          <w:rFonts w:asciiTheme="minorHAnsi" w:hAnsiTheme="minorHAnsi"/>
          <w:b/>
        </w:rPr>
      </w:pPr>
      <w:r w:rsidRPr="00FE7827">
        <w:rPr>
          <w:rFonts w:asciiTheme="minorHAnsi" w:hAnsiTheme="minorHAnsi"/>
          <w:bCs/>
          <w:lang w:eastAsia="ja-JP" w:bidi="ar-SA"/>
        </w:rPr>
        <w:t xml:space="preserve">Limiting Logs size: </w:t>
      </w:r>
      <w:hyperlink r:id="rId28" w:history="1">
        <w:r w:rsidRPr="00FE7827">
          <w:rPr>
            <w:rStyle w:val="Hyperlink"/>
            <w:rFonts w:asciiTheme="minorHAnsi" w:hAnsiTheme="minorHAnsi"/>
            <w:bCs/>
            <w:lang w:eastAsia="ja-JP" w:bidi="ar-SA"/>
          </w:rPr>
          <w:t>https://qamag.net/stop-that-huge-jenkins-log/</w:t>
        </w:r>
      </w:hyperlink>
    </w:p>
    <w:p w14:paraId="252C5D80" w14:textId="77777777" w:rsidR="004E52D7" w:rsidRDefault="004E52D7" w:rsidP="004E52D7">
      <w:pPr>
        <w:pStyle w:val="Heading2"/>
        <w:rPr>
          <w:noProof/>
        </w:rPr>
      </w:pPr>
      <w:r>
        <w:rPr>
          <w:noProof/>
        </w:rPr>
        <w:t>Installation and Registration</w:t>
      </w:r>
    </w:p>
    <w:p w14:paraId="320BAD60" w14:textId="77777777" w:rsidR="004E52D7" w:rsidRDefault="004E52D7" w:rsidP="004E52D7">
      <w:pPr>
        <w:pStyle w:val="Heading5"/>
        <w:numPr>
          <w:ilvl w:val="2"/>
          <w:numId w:val="1"/>
        </w:numPr>
        <w:ind w:left="720"/>
        <w:rPr>
          <w:rFonts w:asciiTheme="minorHAnsi" w:hAnsiTheme="minorHAnsi" w:cstheme="minorHAnsi"/>
          <w:b/>
          <w:noProof/>
        </w:rPr>
      </w:pPr>
      <w:r>
        <w:rPr>
          <w:rFonts w:asciiTheme="minorHAnsi" w:hAnsiTheme="minorHAnsi" w:cstheme="minorHAnsi"/>
          <w:b/>
          <w:noProof/>
        </w:rPr>
        <w:t>Pre-requisites steps before using Testrunner on Linux</w:t>
      </w:r>
    </w:p>
    <w:p w14:paraId="0507065C" w14:textId="77777777" w:rsidR="004E52D7" w:rsidRPr="00542CD2" w:rsidRDefault="004E52D7" w:rsidP="004E52D7">
      <w:pPr>
        <w:pStyle w:val="ListParagraph"/>
        <w:numPr>
          <w:ilvl w:val="0"/>
          <w:numId w:val="105"/>
        </w:numPr>
        <w:rPr>
          <w:color w:val="1F497D"/>
          <w:sz w:val="22"/>
          <w:szCs w:val="22"/>
        </w:rPr>
      </w:pPr>
      <w:commentRangeStart w:id="67"/>
      <w:commentRangeStart w:id="68"/>
      <w:r w:rsidRPr="006B2416">
        <w:rPr>
          <w:sz w:val="22"/>
          <w:szCs w:val="22"/>
        </w:rPr>
        <w:t xml:space="preserve">If your workspace of eclipse on Linux machine is </w:t>
      </w:r>
      <w:r w:rsidRPr="006B2416">
        <w:rPr>
          <w:b/>
          <w:bCs/>
          <w:sz w:val="22"/>
          <w:szCs w:val="22"/>
        </w:rPr>
        <w:t>"/home/</w:t>
      </w:r>
      <w:r>
        <w:rPr>
          <w:b/>
          <w:bCs/>
          <w:sz w:val="22"/>
          <w:szCs w:val="22"/>
        </w:rPr>
        <w:t>&lt;UserName&gt;</w:t>
      </w:r>
      <w:r w:rsidRPr="006B2416">
        <w:rPr>
          <w:b/>
          <w:bCs/>
          <w:sz w:val="22"/>
          <w:szCs w:val="22"/>
        </w:rPr>
        <w:t>/FusionQA3.0"</w:t>
      </w:r>
      <w:r w:rsidRPr="006B2416">
        <w:rPr>
          <w:sz w:val="22"/>
          <w:szCs w:val="22"/>
        </w:rPr>
        <w:t xml:space="preserve"> then open terminal on Linux machine and go till the folder </w:t>
      </w:r>
      <w:r w:rsidRPr="006B2416">
        <w:rPr>
          <w:b/>
          <w:bCs/>
          <w:sz w:val="22"/>
          <w:szCs w:val="22"/>
        </w:rPr>
        <w:t>"/home/</w:t>
      </w:r>
      <w:r>
        <w:rPr>
          <w:b/>
          <w:bCs/>
          <w:sz w:val="22"/>
          <w:szCs w:val="22"/>
        </w:rPr>
        <w:t>&lt;UserName&gt;</w:t>
      </w:r>
      <w:r w:rsidRPr="006B2416">
        <w:rPr>
          <w:b/>
          <w:bCs/>
          <w:sz w:val="22"/>
          <w:szCs w:val="22"/>
        </w:rPr>
        <w:t>/FusionQA3.0</w:t>
      </w:r>
      <w:r>
        <w:rPr>
          <w:b/>
          <w:bCs/>
          <w:sz w:val="22"/>
          <w:szCs w:val="22"/>
        </w:rPr>
        <w:t>/AutomationTestProject</w:t>
      </w:r>
      <w:r w:rsidRPr="006B2416">
        <w:rPr>
          <w:b/>
          <w:bCs/>
          <w:sz w:val="22"/>
          <w:szCs w:val="22"/>
        </w:rPr>
        <w:t>"</w:t>
      </w:r>
      <w:r w:rsidRPr="006B2416">
        <w:rPr>
          <w:sz w:val="22"/>
          <w:szCs w:val="22"/>
        </w:rPr>
        <w:t>.</w:t>
      </w:r>
    </w:p>
    <w:p w14:paraId="798B99A9" w14:textId="77777777" w:rsidR="004E52D7" w:rsidRPr="006B2416" w:rsidRDefault="004E52D7" w:rsidP="004E52D7">
      <w:pPr>
        <w:pStyle w:val="ListParagraph"/>
        <w:ind w:left="630"/>
        <w:rPr>
          <w:color w:val="1F497D"/>
          <w:sz w:val="22"/>
          <w:szCs w:val="22"/>
        </w:rPr>
      </w:pPr>
    </w:p>
    <w:p w14:paraId="7B92E8F8" w14:textId="77777777" w:rsidR="004E52D7" w:rsidRPr="00756887" w:rsidRDefault="004E52D7" w:rsidP="004E52D7">
      <w:pPr>
        <w:pStyle w:val="ListParagraph"/>
        <w:numPr>
          <w:ilvl w:val="0"/>
          <w:numId w:val="105"/>
        </w:numPr>
        <w:rPr>
          <w:rStyle w:val="Strong"/>
          <w:b w:val="0"/>
          <w:bCs w:val="0"/>
          <w:sz w:val="22"/>
          <w:szCs w:val="22"/>
        </w:rPr>
      </w:pPr>
      <w:r>
        <w:rPr>
          <w:sz w:val="22"/>
          <w:szCs w:val="22"/>
        </w:rPr>
        <w:t>Execute the bash file “</w:t>
      </w:r>
      <w:r w:rsidRPr="00D32111">
        <w:rPr>
          <w:sz w:val="22"/>
          <w:szCs w:val="22"/>
        </w:rPr>
        <w:t>fusion-setup.sh</w:t>
      </w:r>
      <w:r>
        <w:rPr>
          <w:sz w:val="22"/>
          <w:szCs w:val="22"/>
        </w:rPr>
        <w:t>” using command “</w:t>
      </w:r>
      <w:r>
        <w:rPr>
          <w:rStyle w:val="Strong"/>
          <w:rFonts w:ascii="Segoe UI" w:hAnsi="Segoe UI" w:cs="Segoe UI"/>
          <w:color w:val="091E42"/>
          <w:sz w:val="21"/>
          <w:szCs w:val="21"/>
          <w:shd w:val="clear" w:color="auto" w:fill="FFFFFF"/>
        </w:rPr>
        <w:t>bash fusion-setup.sh”</w:t>
      </w:r>
    </w:p>
    <w:p w14:paraId="4E00669B" w14:textId="77777777" w:rsidR="004E52D7" w:rsidRPr="00756887" w:rsidRDefault="004E52D7" w:rsidP="004E52D7">
      <w:pPr>
        <w:pStyle w:val="ListParagraph"/>
        <w:rPr>
          <w:sz w:val="22"/>
          <w:szCs w:val="22"/>
        </w:rPr>
      </w:pPr>
    </w:p>
    <w:p w14:paraId="006D3389" w14:textId="77777777" w:rsidR="004E52D7" w:rsidRPr="005A1D41" w:rsidRDefault="004E52D7" w:rsidP="004E52D7">
      <w:pPr>
        <w:pStyle w:val="ListParagraph"/>
        <w:numPr>
          <w:ilvl w:val="0"/>
          <w:numId w:val="105"/>
        </w:numPr>
        <w:rPr>
          <w:sz w:val="22"/>
          <w:szCs w:val="22"/>
        </w:rPr>
      </w:pPr>
      <w:r w:rsidRPr="005A1D41">
        <w:rPr>
          <w:sz w:val="22"/>
          <w:szCs w:val="22"/>
        </w:rPr>
        <w:t xml:space="preserve">To run from </w:t>
      </w:r>
      <w:r w:rsidRPr="005A1D41">
        <w:rPr>
          <w:b/>
          <w:bCs/>
          <w:sz w:val="22"/>
          <w:szCs w:val="22"/>
        </w:rPr>
        <w:t>TestRunner</w:t>
      </w:r>
      <w:r w:rsidRPr="005A1D41">
        <w:rPr>
          <w:sz w:val="22"/>
          <w:szCs w:val="22"/>
        </w:rPr>
        <w:t xml:space="preserve">, Open the </w:t>
      </w:r>
      <w:r w:rsidRPr="005A1D41">
        <w:rPr>
          <w:b/>
          <w:bCs/>
          <w:sz w:val="22"/>
          <w:szCs w:val="22"/>
        </w:rPr>
        <w:t>"ExecutionUIConfig.ini"</w:t>
      </w:r>
      <w:r w:rsidRPr="005A1D41">
        <w:rPr>
          <w:sz w:val="22"/>
          <w:szCs w:val="22"/>
        </w:rPr>
        <w:t xml:space="preserve"> file and make below changes based in your respective username and workspace folder name:</w:t>
      </w:r>
    </w:p>
    <w:p w14:paraId="785EBF78"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SourceRepositoryLocalMappingPath=\\172.27.</w:t>
      </w:r>
      <w:r>
        <w:rPr>
          <w:sz w:val="22"/>
          <w:szCs w:val="22"/>
        </w:rPr>
        <w:t>XX</w:t>
      </w:r>
      <w:r w:rsidRPr="005A1D41">
        <w:rPr>
          <w:sz w:val="22"/>
          <w:szCs w:val="22"/>
        </w:rPr>
        <w:t>.</w:t>
      </w:r>
      <w:r>
        <w:rPr>
          <w:sz w:val="22"/>
          <w:szCs w:val="22"/>
        </w:rPr>
        <w:t>XXX</w:t>
      </w:r>
      <w:r w:rsidRPr="005A1D41">
        <w:rPr>
          <w:sz w:val="22"/>
          <w:szCs w:val="22"/>
        </w:rPr>
        <w:t>\FusionQA3.0\AutomationTestProject\</w:t>
      </w:r>
    </w:p>
    <w:p w14:paraId="65E46158"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SourceRepositoryPhysicalPath=/home/</w:t>
      </w:r>
      <w:r>
        <w:rPr>
          <w:sz w:val="22"/>
          <w:szCs w:val="22"/>
        </w:rPr>
        <w:t>cybage</w:t>
      </w:r>
      <w:r w:rsidRPr="00535293">
        <w:rPr>
          <w:sz w:val="22"/>
          <w:szCs w:val="22"/>
        </w:rPr>
        <w:t xml:space="preserve"> </w:t>
      </w:r>
      <w:r w:rsidRPr="005A1D41">
        <w:rPr>
          <w:sz w:val="22"/>
          <w:szCs w:val="22"/>
        </w:rPr>
        <w:t>/FusionQA3.0/AutomationTestProject/</w:t>
      </w:r>
    </w:p>
    <w:p w14:paraId="05775100"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TestServerUsername=</w:t>
      </w:r>
      <w:r>
        <w:rPr>
          <w:sz w:val="22"/>
          <w:szCs w:val="22"/>
        </w:rPr>
        <w:t xml:space="preserve"> username</w:t>
      </w:r>
    </w:p>
    <w:p w14:paraId="4D6B3348" w14:textId="77777777" w:rsidR="004E52D7" w:rsidRDefault="004E52D7" w:rsidP="004E52D7">
      <w:pPr>
        <w:pStyle w:val="ListParagraph"/>
        <w:numPr>
          <w:ilvl w:val="0"/>
          <w:numId w:val="107"/>
        </w:numPr>
        <w:spacing w:before="0" w:after="0" w:line="240" w:lineRule="auto"/>
        <w:contextualSpacing w:val="0"/>
        <w:rPr>
          <w:sz w:val="22"/>
          <w:szCs w:val="22"/>
        </w:rPr>
      </w:pPr>
      <w:r w:rsidRPr="005A1D41">
        <w:rPr>
          <w:sz w:val="22"/>
          <w:szCs w:val="22"/>
        </w:rPr>
        <w:t>TestServerPassword=password</w:t>
      </w:r>
    </w:p>
    <w:p w14:paraId="249B3989" w14:textId="77777777" w:rsidR="004E52D7" w:rsidRPr="005A1D41" w:rsidRDefault="004E52D7" w:rsidP="004E52D7">
      <w:pPr>
        <w:pStyle w:val="ListParagraph"/>
        <w:spacing w:before="0" w:after="0" w:line="240" w:lineRule="auto"/>
        <w:contextualSpacing w:val="0"/>
        <w:rPr>
          <w:sz w:val="22"/>
          <w:szCs w:val="22"/>
        </w:rPr>
      </w:pPr>
    </w:p>
    <w:p w14:paraId="71FAF137" w14:textId="77777777" w:rsidR="004E52D7" w:rsidRPr="00601C4D" w:rsidRDefault="004E52D7" w:rsidP="004E52D7">
      <w:pPr>
        <w:pStyle w:val="ListParagraph"/>
        <w:numPr>
          <w:ilvl w:val="0"/>
          <w:numId w:val="105"/>
        </w:numPr>
        <w:rPr>
          <w:sz w:val="22"/>
          <w:szCs w:val="22"/>
        </w:rPr>
      </w:pPr>
      <w:r w:rsidRPr="00601C4D">
        <w:rPr>
          <w:sz w:val="22"/>
          <w:szCs w:val="22"/>
        </w:rPr>
        <w:lastRenderedPageBreak/>
        <w:t>Open the latest version of "FusionTestRunner_v3.</w:t>
      </w:r>
      <w:r>
        <w:rPr>
          <w:sz w:val="22"/>
          <w:szCs w:val="22"/>
        </w:rPr>
        <w:t>X</w:t>
      </w:r>
      <w:r w:rsidRPr="00601C4D">
        <w:rPr>
          <w:sz w:val="22"/>
          <w:szCs w:val="22"/>
        </w:rPr>
        <w:t>.jar". Enter the required details in "Execution Parameters" and in your respective test type tab. Select your tests for respective test type and click on "Run" button to execute your tests.</w:t>
      </w:r>
      <w:commentRangeEnd w:id="67"/>
      <w:r>
        <w:rPr>
          <w:rStyle w:val="CommentReference"/>
          <w:lang w:bidi="ar-SA"/>
        </w:rPr>
        <w:commentReference w:id="67"/>
      </w:r>
      <w:commentRangeEnd w:id="68"/>
      <w:r>
        <w:rPr>
          <w:rStyle w:val="CommentReference"/>
          <w:lang w:bidi="ar-SA"/>
        </w:rPr>
        <w:commentReference w:id="68"/>
      </w:r>
    </w:p>
    <w:p w14:paraId="4304D0E1" w14:textId="77777777" w:rsidR="004E52D7" w:rsidRPr="000B17FC" w:rsidRDefault="004E52D7" w:rsidP="004E52D7">
      <w:pPr>
        <w:pStyle w:val="Heading5"/>
        <w:numPr>
          <w:ilvl w:val="2"/>
          <w:numId w:val="1"/>
        </w:numPr>
        <w:ind w:left="720"/>
      </w:pPr>
      <w:r w:rsidRPr="000B17FC">
        <w:rPr>
          <w:rFonts w:asciiTheme="minorHAnsi" w:hAnsiTheme="minorHAnsi" w:cstheme="minorHAnsi"/>
          <w:b/>
          <w:noProof/>
        </w:rPr>
        <w:t>Pre-requisites steps before using Testrunner on Windows</w:t>
      </w:r>
    </w:p>
    <w:p w14:paraId="2ACE11FE" w14:textId="77777777" w:rsidR="004E52D7" w:rsidRPr="00166D82" w:rsidRDefault="004E52D7" w:rsidP="004E52D7">
      <w:pPr>
        <w:pStyle w:val="ListParagraph"/>
        <w:numPr>
          <w:ilvl w:val="0"/>
          <w:numId w:val="139"/>
        </w:numPr>
        <w:rPr>
          <w:color w:val="1F497D"/>
          <w:sz w:val="22"/>
          <w:szCs w:val="22"/>
        </w:rPr>
      </w:pPr>
      <w:r w:rsidRPr="00166D82">
        <w:rPr>
          <w:sz w:val="22"/>
          <w:szCs w:val="22"/>
        </w:rPr>
        <w:t xml:space="preserve">If your workspace of eclipse on </w:t>
      </w:r>
      <w:r>
        <w:rPr>
          <w:sz w:val="22"/>
          <w:szCs w:val="22"/>
        </w:rPr>
        <w:t>Windos</w:t>
      </w:r>
      <w:r w:rsidRPr="00166D82">
        <w:rPr>
          <w:sz w:val="22"/>
          <w:szCs w:val="22"/>
        </w:rPr>
        <w:t xml:space="preserve"> machine is </w:t>
      </w:r>
      <w:r>
        <w:rPr>
          <w:sz w:val="22"/>
          <w:szCs w:val="22"/>
        </w:rPr>
        <w:t xml:space="preserve">for example </w:t>
      </w:r>
      <w:r w:rsidRPr="00166D82">
        <w:rPr>
          <w:b/>
          <w:bCs/>
          <w:sz w:val="22"/>
          <w:szCs w:val="22"/>
        </w:rPr>
        <w:t>"</w:t>
      </w:r>
      <w:r w:rsidRPr="000F0002">
        <w:rPr>
          <w:b/>
          <w:bCs/>
          <w:sz w:val="22"/>
          <w:szCs w:val="22"/>
        </w:rPr>
        <w:t>D:\Workspace\Fusion</w:t>
      </w:r>
      <w:r>
        <w:rPr>
          <w:b/>
          <w:bCs/>
          <w:sz w:val="22"/>
          <w:szCs w:val="22"/>
        </w:rPr>
        <w:t>QA3.0</w:t>
      </w:r>
      <w:r w:rsidRPr="000F0002">
        <w:rPr>
          <w:b/>
          <w:bCs/>
          <w:sz w:val="22"/>
          <w:szCs w:val="22"/>
        </w:rPr>
        <w:t>\AutomationTestProject</w:t>
      </w:r>
      <w:r w:rsidRPr="00166D82">
        <w:rPr>
          <w:b/>
          <w:bCs/>
          <w:sz w:val="22"/>
          <w:szCs w:val="22"/>
        </w:rPr>
        <w:t>"</w:t>
      </w:r>
      <w:r w:rsidRPr="00166D82">
        <w:rPr>
          <w:sz w:val="22"/>
          <w:szCs w:val="22"/>
        </w:rPr>
        <w:t xml:space="preserve"> then go till the folder </w:t>
      </w:r>
      <w:r w:rsidRPr="00166D82">
        <w:rPr>
          <w:b/>
          <w:bCs/>
          <w:sz w:val="22"/>
          <w:szCs w:val="22"/>
        </w:rPr>
        <w:t>""</w:t>
      </w:r>
      <w:r w:rsidRPr="000F0002">
        <w:rPr>
          <w:b/>
          <w:bCs/>
          <w:sz w:val="22"/>
          <w:szCs w:val="22"/>
        </w:rPr>
        <w:t>D:\Workspace\Fusion</w:t>
      </w:r>
      <w:r>
        <w:rPr>
          <w:b/>
          <w:bCs/>
          <w:sz w:val="22"/>
          <w:szCs w:val="22"/>
        </w:rPr>
        <w:t>QA3.0</w:t>
      </w:r>
      <w:r w:rsidRPr="00166D82">
        <w:rPr>
          <w:b/>
          <w:bCs/>
          <w:sz w:val="22"/>
          <w:szCs w:val="22"/>
        </w:rPr>
        <w:t>"</w:t>
      </w:r>
      <w:r w:rsidRPr="00166D82">
        <w:rPr>
          <w:sz w:val="22"/>
          <w:szCs w:val="22"/>
        </w:rPr>
        <w:t>.</w:t>
      </w:r>
    </w:p>
    <w:p w14:paraId="3E951756" w14:textId="77777777" w:rsidR="004E52D7" w:rsidRPr="006B2416" w:rsidRDefault="004E52D7" w:rsidP="004E52D7">
      <w:pPr>
        <w:pStyle w:val="ListParagraph"/>
        <w:ind w:left="630"/>
        <w:rPr>
          <w:color w:val="1F497D"/>
          <w:sz w:val="22"/>
          <w:szCs w:val="22"/>
        </w:rPr>
      </w:pPr>
      <w:r w:rsidRPr="00271D2E">
        <w:rPr>
          <w:color w:val="1F497D"/>
          <w:sz w:val="22"/>
          <w:szCs w:val="22"/>
        </w:rPr>
        <w:t>Right click on "FusionQA3.0"</w:t>
      </w:r>
      <w:r>
        <w:rPr>
          <w:color w:val="1F497D"/>
          <w:sz w:val="22"/>
          <w:szCs w:val="22"/>
        </w:rPr>
        <w:t xml:space="preserve"> and share the folder with read and write access to everyone.</w:t>
      </w:r>
    </w:p>
    <w:p w14:paraId="78AD24D1" w14:textId="77777777" w:rsidR="004E52D7" w:rsidRPr="005A1D41" w:rsidRDefault="004E52D7" w:rsidP="004E52D7">
      <w:pPr>
        <w:pStyle w:val="ListParagraph"/>
        <w:numPr>
          <w:ilvl w:val="0"/>
          <w:numId w:val="139"/>
        </w:numPr>
        <w:rPr>
          <w:sz w:val="22"/>
          <w:szCs w:val="22"/>
        </w:rPr>
      </w:pPr>
      <w:r w:rsidRPr="005A1D41">
        <w:rPr>
          <w:sz w:val="22"/>
          <w:szCs w:val="22"/>
        </w:rPr>
        <w:t xml:space="preserve">To run from </w:t>
      </w:r>
      <w:r w:rsidRPr="005A1D41">
        <w:rPr>
          <w:b/>
          <w:bCs/>
          <w:sz w:val="22"/>
          <w:szCs w:val="22"/>
        </w:rPr>
        <w:t>TestRunner</w:t>
      </w:r>
      <w:r w:rsidRPr="005A1D41">
        <w:rPr>
          <w:sz w:val="22"/>
          <w:szCs w:val="22"/>
        </w:rPr>
        <w:t xml:space="preserve">, Open the </w:t>
      </w:r>
      <w:r w:rsidRPr="005A1D41">
        <w:rPr>
          <w:b/>
          <w:bCs/>
          <w:sz w:val="22"/>
          <w:szCs w:val="22"/>
        </w:rPr>
        <w:t>"ExecutionUIConfig.ini"</w:t>
      </w:r>
      <w:r w:rsidRPr="005A1D41">
        <w:rPr>
          <w:sz w:val="22"/>
          <w:szCs w:val="22"/>
        </w:rPr>
        <w:t xml:space="preserve"> file and make below changes based in your respective folder name:</w:t>
      </w:r>
    </w:p>
    <w:p w14:paraId="256A5951"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SourceRepositoryLocalMappingPath=\\172.27.</w:t>
      </w:r>
      <w:r>
        <w:rPr>
          <w:sz w:val="22"/>
          <w:szCs w:val="22"/>
        </w:rPr>
        <w:t>XX</w:t>
      </w:r>
      <w:r w:rsidRPr="005A1D41">
        <w:rPr>
          <w:sz w:val="22"/>
          <w:szCs w:val="22"/>
        </w:rPr>
        <w:t>.</w:t>
      </w:r>
      <w:r>
        <w:rPr>
          <w:sz w:val="22"/>
          <w:szCs w:val="22"/>
        </w:rPr>
        <w:t>XXX</w:t>
      </w:r>
      <w:r w:rsidRPr="005A1D41">
        <w:rPr>
          <w:sz w:val="22"/>
          <w:szCs w:val="22"/>
        </w:rPr>
        <w:t>\FusionQA3.0\AutomationTestProject\</w:t>
      </w:r>
    </w:p>
    <w:p w14:paraId="7BF147C6"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SourceRepositoryPhysicalPath=</w:t>
      </w:r>
      <w:r w:rsidRPr="00C148B7">
        <w:rPr>
          <w:bCs/>
          <w:sz w:val="22"/>
          <w:szCs w:val="22"/>
        </w:rPr>
        <w:t>D:\Workspace\FusionQA3.0\AutomationTestProject</w:t>
      </w:r>
    </w:p>
    <w:p w14:paraId="725B5E7A" w14:textId="77777777" w:rsidR="004E52D7" w:rsidRPr="005A1D41" w:rsidRDefault="004E52D7" w:rsidP="004E52D7">
      <w:pPr>
        <w:pStyle w:val="ListParagraph"/>
        <w:numPr>
          <w:ilvl w:val="0"/>
          <w:numId w:val="107"/>
        </w:numPr>
        <w:spacing w:before="0" w:after="0" w:line="240" w:lineRule="auto"/>
        <w:contextualSpacing w:val="0"/>
        <w:rPr>
          <w:sz w:val="22"/>
          <w:szCs w:val="22"/>
        </w:rPr>
      </w:pPr>
      <w:r w:rsidRPr="005A1D41">
        <w:rPr>
          <w:sz w:val="22"/>
          <w:szCs w:val="22"/>
        </w:rPr>
        <w:t>TestServerUsername=</w:t>
      </w:r>
      <w:r>
        <w:rPr>
          <w:sz w:val="22"/>
          <w:szCs w:val="22"/>
        </w:rPr>
        <w:t xml:space="preserve"> cybage\username</w:t>
      </w:r>
    </w:p>
    <w:p w14:paraId="36446FB9" w14:textId="77777777" w:rsidR="004E52D7" w:rsidRDefault="004E52D7" w:rsidP="004E52D7">
      <w:pPr>
        <w:pStyle w:val="ListParagraph"/>
        <w:numPr>
          <w:ilvl w:val="0"/>
          <w:numId w:val="107"/>
        </w:numPr>
        <w:spacing w:before="0" w:after="0" w:line="240" w:lineRule="auto"/>
        <w:contextualSpacing w:val="0"/>
        <w:rPr>
          <w:sz w:val="22"/>
          <w:szCs w:val="22"/>
        </w:rPr>
      </w:pPr>
      <w:r w:rsidRPr="005A1D41">
        <w:rPr>
          <w:sz w:val="22"/>
          <w:szCs w:val="22"/>
        </w:rPr>
        <w:t>TestServerPassword=password</w:t>
      </w:r>
    </w:p>
    <w:p w14:paraId="7A7EDA5B" w14:textId="77777777" w:rsidR="004E52D7" w:rsidRPr="005A1D41" w:rsidRDefault="004E52D7" w:rsidP="004E52D7">
      <w:pPr>
        <w:pStyle w:val="ListParagraph"/>
        <w:spacing w:before="0" w:after="0" w:line="240" w:lineRule="auto"/>
        <w:contextualSpacing w:val="0"/>
        <w:rPr>
          <w:sz w:val="22"/>
          <w:szCs w:val="22"/>
        </w:rPr>
      </w:pPr>
    </w:p>
    <w:p w14:paraId="6F8BC034" w14:textId="77777777" w:rsidR="004E52D7" w:rsidRPr="006B5FAE" w:rsidRDefault="004E52D7" w:rsidP="004E52D7">
      <w:pPr>
        <w:pStyle w:val="ListParagraph"/>
        <w:numPr>
          <w:ilvl w:val="0"/>
          <w:numId w:val="139"/>
        </w:numPr>
        <w:rPr>
          <w:sz w:val="22"/>
          <w:szCs w:val="22"/>
        </w:rPr>
      </w:pPr>
      <w:r w:rsidRPr="006B5FAE">
        <w:rPr>
          <w:sz w:val="22"/>
          <w:szCs w:val="22"/>
        </w:rPr>
        <w:t>Open the latest version of "FusionTestRunner_v3.X.jar". Enter the required details in "Execution Parameters" and in your respective test type tab. Select your tests for respective test type and click on "Run" button to execute your tests.</w:t>
      </w:r>
    </w:p>
    <w:p w14:paraId="5F598180" w14:textId="77777777" w:rsidR="004E52D7" w:rsidRPr="00F40BA6" w:rsidRDefault="004E52D7" w:rsidP="004E52D7">
      <w:pPr>
        <w:pStyle w:val="Heading5"/>
        <w:numPr>
          <w:ilvl w:val="2"/>
          <w:numId w:val="1"/>
        </w:numPr>
        <w:ind w:left="720"/>
        <w:rPr>
          <w:rFonts w:asciiTheme="minorHAnsi" w:hAnsiTheme="minorHAnsi" w:cstheme="minorHAnsi"/>
          <w:b/>
          <w:noProof/>
        </w:rPr>
      </w:pPr>
      <w:r w:rsidRPr="00F40BA6">
        <w:rPr>
          <w:rFonts w:asciiTheme="minorHAnsi" w:hAnsiTheme="minorHAnsi" w:cstheme="minorHAnsi"/>
          <w:b/>
          <w:noProof/>
        </w:rPr>
        <w:t>Fusion TestRunner With Source Control Management</w:t>
      </w:r>
      <w:r>
        <w:rPr>
          <w:rFonts w:asciiTheme="minorHAnsi" w:hAnsiTheme="minorHAnsi" w:cstheme="minorHAnsi"/>
          <w:b/>
          <w:noProof/>
        </w:rPr>
        <w:t xml:space="preserve"> (SCM)</w:t>
      </w:r>
      <w:ins w:id="69" w:author="Vrushali Karla" w:date="2018-10-30T17:36:00Z">
        <w:r>
          <w:rPr>
            <w:rFonts w:asciiTheme="minorHAnsi" w:hAnsiTheme="minorHAnsi" w:cstheme="minorHAnsi"/>
            <w:b/>
            <w:noProof/>
          </w:rPr>
          <w:t xml:space="preserve"> </w:t>
        </w:r>
      </w:ins>
    </w:p>
    <w:p w14:paraId="07C9FA06" w14:textId="77777777" w:rsidR="004E52D7" w:rsidRDefault="004E52D7" w:rsidP="004E52D7">
      <w:pPr>
        <w:pStyle w:val="ListParagraph"/>
        <w:numPr>
          <w:ilvl w:val="0"/>
          <w:numId w:val="9"/>
        </w:numPr>
        <w:rPr>
          <w:rFonts w:asciiTheme="minorHAnsi" w:hAnsiTheme="minorHAnsi"/>
        </w:rPr>
      </w:pPr>
      <w:r w:rsidRPr="00565301">
        <w:rPr>
          <w:rFonts w:asciiTheme="minorHAnsi" w:hAnsiTheme="minorHAnsi"/>
        </w:rPr>
        <w:t>FusionTestRunner</w:t>
      </w:r>
      <w:r>
        <w:rPr>
          <w:rFonts w:asciiTheme="minorHAnsi" w:hAnsiTheme="minorHAnsi"/>
        </w:rPr>
        <w:t xml:space="preserve"> will be present under AutomationTestProject “TestRunner” folder.</w:t>
      </w:r>
    </w:p>
    <w:p w14:paraId="6A896895" w14:textId="77777777" w:rsidR="004E52D7" w:rsidRPr="006C3F30" w:rsidRDefault="004E52D7" w:rsidP="004E52D7">
      <w:pPr>
        <w:pStyle w:val="ListParagraph"/>
        <w:numPr>
          <w:ilvl w:val="0"/>
          <w:numId w:val="9"/>
        </w:numPr>
        <w:rPr>
          <w:rFonts w:asciiTheme="minorHAnsi" w:hAnsiTheme="minorHAnsi"/>
        </w:rPr>
      </w:pPr>
      <w:r>
        <w:t>Open the "ExecutionUIConfig.ini" file and update below settings as per your project configurations.</w:t>
      </w:r>
    </w:p>
    <w:p w14:paraId="347E0302" w14:textId="77777777" w:rsidR="004E52D7" w:rsidRDefault="004E52D7" w:rsidP="004E52D7">
      <w:pPr>
        <w:pStyle w:val="ListParagraph"/>
        <w:rPr>
          <w:rFonts w:asciiTheme="minorHAnsi" w:hAnsiTheme="minorHAnsi"/>
          <w:b/>
        </w:rPr>
      </w:pPr>
      <w:r>
        <w:rPr>
          <w:rFonts w:asciiTheme="minorHAnsi" w:hAnsiTheme="minorHAnsi" w:cstheme="minorHAnsi"/>
          <w:b/>
        </w:rPr>
        <w:t>→</w:t>
      </w:r>
      <w:r>
        <w:rPr>
          <w:rFonts w:asciiTheme="minorHAnsi" w:hAnsiTheme="minorHAnsi"/>
          <w:b/>
        </w:rPr>
        <w:t xml:space="preserve"> TFS Source Control </w:t>
      </w:r>
    </w:p>
    <w:p w14:paraId="61462643" w14:textId="77777777" w:rsidR="004E52D7" w:rsidRDefault="004E52D7" w:rsidP="004E52D7">
      <w:pPr>
        <w:pStyle w:val="ListParagraph"/>
        <w:rPr>
          <w:rFonts w:asciiTheme="minorHAnsi" w:hAnsiTheme="minorHAnsi" w:cstheme="minorHAnsi"/>
        </w:rPr>
      </w:pPr>
      <w:r w:rsidRPr="000A74D6">
        <w:rPr>
          <w:rFonts w:asciiTheme="minorHAnsi" w:hAnsiTheme="minorHAnsi" w:cstheme="minorHAnsi"/>
        </w:rPr>
        <w:t xml:space="preserve">TFS source control support through Test Runner is currently only present for  windows </w:t>
      </w:r>
      <w:r>
        <w:rPr>
          <w:rFonts w:asciiTheme="minorHAnsi" w:hAnsiTheme="minorHAnsi" w:cstheme="minorHAnsi"/>
        </w:rPr>
        <w:t>.</w:t>
      </w:r>
    </w:p>
    <w:bookmarkStart w:id="70" w:name="_MON_1613317690"/>
    <w:bookmarkEnd w:id="70"/>
    <w:p w14:paraId="5B36BD91" w14:textId="77777777" w:rsidR="004E52D7" w:rsidRPr="000A74D6" w:rsidRDefault="004E52D7" w:rsidP="004E52D7">
      <w:pPr>
        <w:pStyle w:val="ListParagraph"/>
        <w:rPr>
          <w:rFonts w:asciiTheme="minorHAnsi" w:hAnsiTheme="minorHAnsi"/>
        </w:rPr>
      </w:pPr>
      <w:r>
        <w:rPr>
          <w:rFonts w:asciiTheme="minorHAnsi" w:hAnsiTheme="minorHAnsi"/>
        </w:rPr>
        <w:object w:dxaOrig="9360" w:dyaOrig="8795" w14:anchorId="7CD49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68.6pt;height:439.55pt" o:ole="" filled="t" fillcolor="#f2f2f2 [3052]">
            <v:imagedata r:id="rId31" o:title=""/>
          </v:shape>
          <o:OLEObject Type="Embed" ProgID="Word.OpenDocumentText.12" ShapeID="_x0000_i1075" DrawAspect="Content" ObjectID="_1627825792" r:id="rId32"/>
        </w:object>
      </w:r>
    </w:p>
    <w:p w14:paraId="5E134CB9" w14:textId="77777777" w:rsidR="004E52D7" w:rsidRDefault="004E52D7" w:rsidP="004E52D7">
      <w:pPr>
        <w:pStyle w:val="ListParagraph"/>
        <w:rPr>
          <w:rFonts w:asciiTheme="minorHAnsi" w:hAnsiTheme="minorHAnsi"/>
          <w:b/>
        </w:rPr>
      </w:pPr>
    </w:p>
    <w:p w14:paraId="25734860" w14:textId="77777777" w:rsidR="004E52D7" w:rsidRDefault="004E52D7" w:rsidP="004E52D7">
      <w:pPr>
        <w:pStyle w:val="ListParagraph"/>
        <w:rPr>
          <w:rFonts w:asciiTheme="minorHAnsi" w:hAnsiTheme="minorHAnsi"/>
          <w:b/>
        </w:rPr>
      </w:pPr>
    </w:p>
    <w:p w14:paraId="52AC4551" w14:textId="77777777" w:rsidR="004E52D7" w:rsidRDefault="004E52D7" w:rsidP="004E52D7">
      <w:pPr>
        <w:pStyle w:val="ListParagraph"/>
        <w:rPr>
          <w:rFonts w:asciiTheme="minorHAnsi" w:hAnsiTheme="minorHAnsi"/>
          <w:b/>
        </w:rPr>
      </w:pPr>
      <w:r>
        <w:rPr>
          <w:rFonts w:asciiTheme="minorHAnsi" w:hAnsiTheme="minorHAnsi" w:cstheme="minorHAnsi"/>
          <w:b/>
        </w:rPr>
        <w:t>→</w:t>
      </w:r>
      <w:r>
        <w:rPr>
          <w:rFonts w:asciiTheme="minorHAnsi" w:hAnsiTheme="minorHAnsi"/>
          <w:b/>
        </w:rPr>
        <w:t xml:space="preserve"> TFS With Git Source Control </w:t>
      </w:r>
    </w:p>
    <w:bookmarkStart w:id="71" w:name="_MON_1613317726"/>
    <w:bookmarkEnd w:id="71"/>
    <w:p w14:paraId="35EC2857" w14:textId="77777777" w:rsidR="004E52D7" w:rsidRPr="001510F6" w:rsidRDefault="004E52D7" w:rsidP="004E52D7">
      <w:pPr>
        <w:pStyle w:val="ListParagraph"/>
        <w:rPr>
          <w:rFonts w:asciiTheme="minorHAnsi" w:hAnsiTheme="minorHAnsi"/>
          <w:b/>
        </w:rPr>
      </w:pPr>
      <w:r>
        <w:rPr>
          <w:rFonts w:asciiTheme="minorHAnsi" w:hAnsiTheme="minorHAnsi"/>
          <w:b/>
        </w:rPr>
        <w:object w:dxaOrig="9360" w:dyaOrig="10648" w14:anchorId="02A21BC4">
          <v:shape id="_x0000_i1076" type="#_x0000_t75" style="width:468.6pt;height:532.45pt" o:ole="" filled="t" fillcolor="#f2f2f2 [3052]">
            <v:imagedata r:id="rId33" o:title=""/>
          </v:shape>
          <o:OLEObject Type="Embed" ProgID="Word.OpenDocumentText.12" ShapeID="_x0000_i1076" DrawAspect="Content" ObjectID="_1627825793" r:id="rId34"/>
        </w:object>
      </w:r>
    </w:p>
    <w:p w14:paraId="3FD46B5F" w14:textId="77777777" w:rsidR="004E52D7" w:rsidRDefault="004E52D7" w:rsidP="004E52D7">
      <w:pPr>
        <w:spacing w:before="0" w:after="0" w:line="240" w:lineRule="auto"/>
        <w:rPr>
          <w:rFonts w:asciiTheme="minorHAnsi" w:hAnsiTheme="minorHAnsi" w:cstheme="minorHAnsi"/>
          <w:b/>
        </w:rPr>
      </w:pPr>
      <w:r>
        <w:rPr>
          <w:rFonts w:asciiTheme="minorHAnsi" w:hAnsiTheme="minorHAnsi" w:cstheme="minorHAnsi"/>
          <w:b/>
        </w:rPr>
        <w:br w:type="page"/>
      </w:r>
    </w:p>
    <w:p w14:paraId="5327E637" w14:textId="77777777" w:rsidR="004E52D7" w:rsidRDefault="004E52D7" w:rsidP="004E52D7">
      <w:pPr>
        <w:pStyle w:val="ListParagraph"/>
        <w:rPr>
          <w:rFonts w:asciiTheme="minorHAnsi" w:hAnsiTheme="minorHAnsi"/>
          <w:b/>
        </w:rPr>
      </w:pPr>
      <w:r>
        <w:rPr>
          <w:rFonts w:asciiTheme="minorHAnsi" w:hAnsiTheme="minorHAnsi" w:cstheme="minorHAnsi"/>
          <w:b/>
        </w:rPr>
        <w:lastRenderedPageBreak/>
        <w:t>→</w:t>
      </w:r>
      <w:r>
        <w:rPr>
          <w:rFonts w:asciiTheme="minorHAnsi" w:hAnsiTheme="minorHAnsi"/>
          <w:b/>
        </w:rPr>
        <w:t xml:space="preserve"> BitBucket With Git Source Control </w:t>
      </w:r>
    </w:p>
    <w:bookmarkStart w:id="72" w:name="_MON_1613317771"/>
    <w:bookmarkEnd w:id="72"/>
    <w:p w14:paraId="3CB7A97E" w14:textId="77777777" w:rsidR="004E52D7" w:rsidRDefault="004E52D7" w:rsidP="004E52D7">
      <w:pPr>
        <w:pStyle w:val="ListParagraph"/>
        <w:rPr>
          <w:rFonts w:asciiTheme="minorHAnsi" w:hAnsiTheme="minorHAnsi" w:cstheme="minorHAnsi"/>
          <w:b/>
        </w:rPr>
      </w:pPr>
      <w:r>
        <w:rPr>
          <w:rFonts w:asciiTheme="minorHAnsi" w:hAnsiTheme="minorHAnsi"/>
          <w:b/>
        </w:rPr>
        <w:object w:dxaOrig="9360" w:dyaOrig="10648" w14:anchorId="200FD9E3">
          <v:shape id="_x0000_i1077" type="#_x0000_t75" style="width:468.6pt;height:532.45pt;mso-position-vertical:absolute" o:ole="" filled="t" fillcolor="#f2f2f2 [3052]">
            <v:imagedata r:id="rId35" o:title=""/>
          </v:shape>
          <o:OLEObject Type="Embed" ProgID="Word.OpenDocumentText.12" ShapeID="_x0000_i1077" DrawAspect="Content" ObjectID="_1627825794" r:id="rId36"/>
        </w:object>
      </w:r>
    </w:p>
    <w:p w14:paraId="6CEE149F" w14:textId="77777777" w:rsidR="004E52D7" w:rsidRDefault="004E52D7" w:rsidP="004E52D7">
      <w:pPr>
        <w:pStyle w:val="ListParagraph"/>
        <w:rPr>
          <w:rFonts w:asciiTheme="minorHAnsi" w:hAnsiTheme="minorHAnsi" w:cstheme="minorHAnsi"/>
          <w:b/>
        </w:rPr>
      </w:pPr>
    </w:p>
    <w:p w14:paraId="049A0D67" w14:textId="77777777" w:rsidR="004E52D7" w:rsidRDefault="004E52D7" w:rsidP="004E52D7">
      <w:pPr>
        <w:pStyle w:val="ListParagraph"/>
        <w:rPr>
          <w:rFonts w:asciiTheme="minorHAnsi" w:hAnsiTheme="minorHAnsi" w:cstheme="minorHAnsi"/>
          <w:b/>
        </w:rPr>
      </w:pPr>
    </w:p>
    <w:p w14:paraId="2500E2CA" w14:textId="77777777" w:rsidR="004E52D7" w:rsidRDefault="004E52D7" w:rsidP="004E52D7">
      <w:pPr>
        <w:pStyle w:val="ListParagraph"/>
        <w:rPr>
          <w:rFonts w:asciiTheme="minorHAnsi" w:hAnsiTheme="minorHAnsi" w:cstheme="minorHAnsi"/>
          <w:b/>
        </w:rPr>
      </w:pPr>
    </w:p>
    <w:p w14:paraId="2E0925F7" w14:textId="77777777" w:rsidR="004E52D7" w:rsidRDefault="004E52D7" w:rsidP="004E52D7">
      <w:pPr>
        <w:pStyle w:val="ListParagraph"/>
        <w:rPr>
          <w:rFonts w:asciiTheme="minorHAnsi" w:hAnsiTheme="minorHAnsi" w:cstheme="minorHAnsi"/>
          <w:b/>
        </w:rPr>
      </w:pPr>
    </w:p>
    <w:p w14:paraId="3002529E" w14:textId="77777777" w:rsidR="004E52D7" w:rsidRDefault="004E52D7" w:rsidP="004E52D7">
      <w:pPr>
        <w:pStyle w:val="ListParagraph"/>
        <w:rPr>
          <w:rFonts w:asciiTheme="minorHAnsi" w:hAnsiTheme="minorHAnsi" w:cstheme="minorHAnsi"/>
          <w:b/>
        </w:rPr>
      </w:pPr>
    </w:p>
    <w:p w14:paraId="642841BA" w14:textId="77777777" w:rsidR="004E52D7" w:rsidRDefault="004E52D7" w:rsidP="004E52D7">
      <w:pPr>
        <w:pStyle w:val="ListParagraph"/>
        <w:rPr>
          <w:rFonts w:asciiTheme="minorHAnsi" w:hAnsiTheme="minorHAnsi" w:cstheme="minorHAnsi"/>
          <w:b/>
        </w:rPr>
      </w:pPr>
    </w:p>
    <w:p w14:paraId="776E5D99" w14:textId="77777777" w:rsidR="004E52D7" w:rsidRPr="001510F6" w:rsidRDefault="004E52D7" w:rsidP="004E52D7">
      <w:pPr>
        <w:pStyle w:val="ListParagraph"/>
        <w:rPr>
          <w:rFonts w:asciiTheme="minorHAnsi" w:hAnsiTheme="minorHAnsi"/>
          <w:b/>
        </w:rPr>
      </w:pPr>
      <w:r>
        <w:rPr>
          <w:rFonts w:asciiTheme="minorHAnsi" w:hAnsiTheme="minorHAnsi" w:cstheme="minorHAnsi"/>
          <w:b/>
        </w:rPr>
        <w:lastRenderedPageBreak/>
        <w:t>→</w:t>
      </w:r>
      <w:r>
        <w:rPr>
          <w:rFonts w:asciiTheme="minorHAnsi" w:hAnsiTheme="minorHAnsi"/>
          <w:b/>
        </w:rPr>
        <w:t xml:space="preserve"> GitHub Source Control </w:t>
      </w:r>
      <w:bookmarkStart w:id="73" w:name="_MON_1613318204"/>
      <w:bookmarkEnd w:id="73"/>
      <w:r>
        <w:rPr>
          <w:rFonts w:asciiTheme="minorHAnsi" w:hAnsiTheme="minorHAnsi"/>
          <w:b/>
        </w:rPr>
        <w:object w:dxaOrig="9360" w:dyaOrig="12919" w14:anchorId="1B26AF56">
          <v:shape id="_x0000_i1078" type="#_x0000_t75" style="width:468.6pt;height:645.7pt" o:ole="" filled="t" fillcolor="#f2f2f2 [3052]">
            <v:imagedata r:id="rId37" o:title=""/>
          </v:shape>
          <o:OLEObject Type="Embed" ProgID="Word.OpenDocumentText.12" ShapeID="_x0000_i1078" DrawAspect="Content" ObjectID="_1627825795" r:id="rId38"/>
        </w:object>
      </w:r>
    </w:p>
    <w:p w14:paraId="6009BF66" w14:textId="77777777" w:rsidR="004E52D7" w:rsidRDefault="004E52D7" w:rsidP="004E52D7">
      <w:pPr>
        <w:pStyle w:val="ListParagraph"/>
        <w:rPr>
          <w:rFonts w:asciiTheme="minorHAnsi" w:hAnsiTheme="minorHAnsi"/>
        </w:rPr>
      </w:pPr>
    </w:p>
    <w:p w14:paraId="71009FF7" w14:textId="77777777" w:rsidR="004E52D7" w:rsidRDefault="004E52D7" w:rsidP="004E52D7">
      <w:pPr>
        <w:pStyle w:val="ListParagraph"/>
        <w:rPr>
          <w:rFonts w:asciiTheme="minorHAnsi" w:hAnsiTheme="minorHAnsi"/>
        </w:rPr>
      </w:pPr>
      <w:r>
        <w:rPr>
          <w:rFonts w:asciiTheme="minorHAnsi" w:hAnsiTheme="minorHAnsi"/>
        </w:rPr>
        <w:t xml:space="preserve">Sample: </w:t>
      </w:r>
      <w:r>
        <w:t>"ExecutionUIConfig.ini" files</w:t>
      </w:r>
    </w:p>
    <w:tbl>
      <w:tblPr>
        <w:tblStyle w:val="TableGrid"/>
        <w:tblW w:w="0" w:type="auto"/>
        <w:tblInd w:w="720" w:type="dxa"/>
        <w:shd w:val="clear" w:color="auto" w:fill="F2F2F2" w:themeFill="background1" w:themeFillShade="F2"/>
        <w:tblLook w:val="04A0" w:firstRow="1" w:lastRow="0" w:firstColumn="1" w:lastColumn="0" w:noHBand="0" w:noVBand="1"/>
      </w:tblPr>
      <w:tblGrid>
        <w:gridCol w:w="9576"/>
      </w:tblGrid>
      <w:tr w:rsidR="004E52D7" w14:paraId="31377207" w14:textId="77777777" w:rsidTr="00B645C2">
        <w:tc>
          <w:tcPr>
            <w:tcW w:w="9576" w:type="dxa"/>
            <w:shd w:val="clear" w:color="auto" w:fill="F2F2F2" w:themeFill="background1" w:themeFillShade="F2"/>
          </w:tcPr>
          <w:p w14:paraId="4005C6DC"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[AutomationRepository]</w:t>
            </w:r>
          </w:p>
          <w:p w14:paraId="38AAB0C7" w14:textId="77777777" w:rsidR="004E52D7" w:rsidRPr="00535293"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SourceRepositoryType=tfs</w:t>
            </w:r>
          </w:p>
          <w:p w14:paraId="074C8761" w14:textId="77777777" w:rsidR="004E52D7" w:rsidRPr="00944A22" w:rsidRDefault="004E52D7" w:rsidP="00B645C2">
            <w:pPr>
              <w:pStyle w:val="ListParagraph"/>
              <w:spacing w:before="0" w:after="0"/>
              <w:rPr>
                <w:rFonts w:asciiTheme="minorHAnsi" w:hAnsiTheme="minorHAnsi"/>
                <w:sz w:val="22"/>
                <w:szCs w:val="22"/>
              </w:rPr>
            </w:pPr>
            <w:r w:rsidRPr="00944A22">
              <w:rPr>
                <w:rFonts w:asciiTheme="minorHAnsi" w:hAnsiTheme="minorHAnsi"/>
                <w:sz w:val="22"/>
                <w:szCs w:val="22"/>
              </w:rPr>
              <w:t>SourceRepositoryURL=http://tfs:8080/tfs/collectionName</w:t>
            </w:r>
          </w:p>
          <w:p w14:paraId="1DF259D9" w14:textId="77777777" w:rsidR="004E52D7" w:rsidRPr="00944A22" w:rsidRDefault="004E52D7" w:rsidP="00B645C2">
            <w:pPr>
              <w:pStyle w:val="ListParagraph"/>
              <w:spacing w:before="0" w:after="0"/>
              <w:rPr>
                <w:rFonts w:asciiTheme="minorHAnsi" w:hAnsiTheme="minorHAnsi"/>
                <w:sz w:val="22"/>
                <w:szCs w:val="22"/>
              </w:rPr>
            </w:pPr>
            <w:r w:rsidRPr="00944A22">
              <w:rPr>
                <w:rFonts w:asciiTheme="minorHAnsi" w:hAnsiTheme="minorHAnsi"/>
                <w:sz w:val="22"/>
                <w:szCs w:val="22"/>
              </w:rPr>
              <w:t>SourceRepositoryUsername=cybage\autoservice</w:t>
            </w:r>
          </w:p>
          <w:p w14:paraId="756DA9DA" w14:textId="77777777" w:rsidR="004E52D7" w:rsidRPr="00944A22" w:rsidDel="001021A6" w:rsidRDefault="004E52D7" w:rsidP="00B645C2">
            <w:pPr>
              <w:pStyle w:val="ListParagraph"/>
              <w:spacing w:before="0" w:after="0"/>
              <w:rPr>
                <w:del w:id="74" w:author="Vrushali Karla" w:date="2018-10-30T18:53:00Z"/>
                <w:rFonts w:asciiTheme="minorHAnsi" w:hAnsiTheme="minorHAnsi"/>
                <w:sz w:val="22"/>
                <w:szCs w:val="22"/>
              </w:rPr>
            </w:pPr>
            <w:r w:rsidRPr="00944A22">
              <w:rPr>
                <w:rFonts w:asciiTheme="minorHAnsi" w:hAnsiTheme="minorHAnsi"/>
                <w:sz w:val="22"/>
                <w:szCs w:val="22"/>
              </w:rPr>
              <w:t>SourceRepositoryPassword=******</w:t>
            </w:r>
          </w:p>
          <w:p w14:paraId="0B1A101A" w14:textId="77777777" w:rsidR="004E52D7" w:rsidRPr="00944A22" w:rsidRDefault="004E52D7" w:rsidP="00B645C2">
            <w:pPr>
              <w:pStyle w:val="ListParagraph"/>
              <w:spacing w:before="0" w:after="0"/>
              <w:rPr>
                <w:ins w:id="75" w:author="Vrushali Karla" w:date="2018-10-31T10:01:00Z"/>
                <w:rFonts w:asciiTheme="minorHAnsi" w:hAnsiTheme="minorHAnsi"/>
                <w:sz w:val="22"/>
                <w:szCs w:val="22"/>
              </w:rPr>
            </w:pPr>
          </w:p>
          <w:p w14:paraId="01E86B53" w14:textId="77777777" w:rsidR="004E52D7" w:rsidRPr="00944A22" w:rsidDel="00643E27" w:rsidRDefault="004E52D7" w:rsidP="00B645C2">
            <w:pPr>
              <w:pStyle w:val="ListParagraph"/>
              <w:spacing w:before="0" w:after="0"/>
              <w:rPr>
                <w:del w:id="76" w:author="Vrushali Karla" w:date="2018-10-30T18:17:00Z"/>
                <w:rFonts w:asciiTheme="minorHAnsi" w:hAnsiTheme="minorHAnsi"/>
                <w:sz w:val="22"/>
                <w:szCs w:val="22"/>
              </w:rPr>
            </w:pPr>
            <w:r w:rsidRPr="00944A22">
              <w:rPr>
                <w:rFonts w:asciiTheme="minorHAnsi" w:hAnsiTheme="minorHAnsi"/>
                <w:sz w:val="22"/>
                <w:szCs w:val="22"/>
              </w:rPr>
              <w:t>SourceRepositoryServerMappingPath=$/TCOE/Other/Fusion Test Runner/NKSampleCode</w:t>
            </w:r>
          </w:p>
          <w:p w14:paraId="4C69F344" w14:textId="77777777" w:rsidR="004E52D7" w:rsidRPr="008536D6" w:rsidRDefault="004E52D7" w:rsidP="00B645C2">
            <w:pPr>
              <w:pStyle w:val="ListParagraph"/>
              <w:spacing w:before="0" w:after="0"/>
              <w:rPr>
                <w:rFonts w:asciiTheme="minorHAnsi" w:hAnsiTheme="minorHAnsi"/>
                <w:sz w:val="22"/>
                <w:szCs w:val="22"/>
              </w:rPr>
            </w:pPr>
          </w:p>
          <w:p w14:paraId="17A666AD" w14:textId="77777777" w:rsidR="004E52D7" w:rsidRPr="008536D6" w:rsidRDefault="004E52D7" w:rsidP="00B645C2">
            <w:pPr>
              <w:pStyle w:val="ListParagraph"/>
              <w:spacing w:before="0" w:after="0"/>
              <w:rPr>
                <w:rFonts w:asciiTheme="minorHAnsi" w:hAnsiTheme="minorHAnsi"/>
                <w:i/>
                <w:sz w:val="22"/>
                <w:szCs w:val="22"/>
              </w:rPr>
            </w:pPr>
            <w:r w:rsidRPr="00535293">
              <w:rPr>
                <w:rFonts w:asciiTheme="minorHAnsi" w:hAnsiTheme="minorHAnsi"/>
                <w:sz w:val="22"/>
                <w:szCs w:val="22"/>
              </w:rPr>
              <w:t xml:space="preserve">      </w:t>
            </w:r>
            <w:r>
              <w:rPr>
                <w:rFonts w:asciiTheme="minorHAnsi" w:hAnsiTheme="minorHAnsi"/>
                <w:sz w:val="22"/>
                <w:szCs w:val="22"/>
              </w:rPr>
              <w:t>S</w:t>
            </w:r>
            <w:r w:rsidRPr="008536D6">
              <w:rPr>
                <w:rFonts w:asciiTheme="minorHAnsi" w:hAnsiTheme="minorHAnsi"/>
                <w:sz w:val="22"/>
                <w:szCs w:val="22"/>
              </w:rPr>
              <w:t>ourceRepositoryLocalMappingPath=\\&lt;&lt;machineIP&gt;&gt;\TFSSourceCode\NKSampleCodeLocal</w:t>
            </w:r>
            <w:r w:rsidRPr="008536D6">
              <w:rPr>
                <w:rFonts w:asciiTheme="minorHAnsi" w:hAnsiTheme="minorHAnsi"/>
                <w:i/>
                <w:sz w:val="22"/>
                <w:szCs w:val="22"/>
              </w:rPr>
              <w:t xml:space="preserve">.(Note:Shared Path where </w:t>
            </w:r>
            <w:r w:rsidRPr="00D43A2A">
              <w:rPr>
                <w:rFonts w:asciiTheme="minorHAnsi" w:hAnsiTheme="minorHAnsi"/>
                <w:i/>
                <w:sz w:val="22"/>
                <w:szCs w:val="22"/>
              </w:rPr>
              <w:t>you’re</w:t>
            </w:r>
            <w:r w:rsidRPr="008536D6">
              <w:rPr>
                <w:rFonts w:asciiTheme="minorHAnsi" w:hAnsiTheme="minorHAnsi"/>
                <w:i/>
                <w:sz w:val="22"/>
                <w:szCs w:val="22"/>
              </w:rPr>
              <w:t xml:space="preserve"> actual AutomationTestProject is present on local machine if you are using Test runner from windows machine. If you are using Fusion TestRunner on Linux machine then path will be for e.g. /home/cybage/Fusion_Restructure_3.1/AutomationTestProject)</w:t>
            </w:r>
            <w:r w:rsidRPr="00535293">
              <w:rPr>
                <w:rFonts w:asciiTheme="minorHAnsi" w:hAnsiTheme="minorHAnsi"/>
                <w:i/>
                <w:sz w:val="22"/>
                <w:szCs w:val="22"/>
              </w:rPr>
              <w:t xml:space="preserve"> </w:t>
            </w:r>
            <w:r w:rsidRPr="002F4E42">
              <w:rPr>
                <w:rFonts w:asciiTheme="minorHAnsi" w:hAnsiTheme="minorHAnsi"/>
                <w:i/>
                <w:sz w:val="22"/>
                <w:szCs w:val="22"/>
              </w:rPr>
              <w:t xml:space="preserve">(Note :In order to </w:t>
            </w:r>
            <w:r w:rsidRPr="00D43A2A">
              <w:rPr>
                <w:rFonts w:asciiTheme="minorHAnsi" w:hAnsiTheme="minorHAnsi"/>
                <w:i/>
                <w:sz w:val="22"/>
                <w:szCs w:val="22"/>
              </w:rPr>
              <w:t>access the project you need to share the root folder of your project with users who are going to access it on Windows machine)</w:t>
            </w:r>
          </w:p>
          <w:p w14:paraId="65BDC5B3" w14:textId="77777777" w:rsidR="004E52D7" w:rsidRPr="008536D6" w:rsidRDefault="004E52D7" w:rsidP="00B645C2">
            <w:pPr>
              <w:pStyle w:val="ListParagraph"/>
              <w:spacing w:before="0" w:after="0"/>
              <w:rPr>
                <w:rFonts w:asciiTheme="minorHAnsi" w:hAnsiTheme="minorHAnsi"/>
                <w:i/>
                <w:sz w:val="22"/>
                <w:szCs w:val="22"/>
              </w:rPr>
            </w:pPr>
          </w:p>
          <w:p w14:paraId="3C564F7A" w14:textId="77777777" w:rsidR="004E52D7" w:rsidRPr="008536D6" w:rsidRDefault="004E52D7" w:rsidP="00B645C2">
            <w:pPr>
              <w:pStyle w:val="ListParagraph"/>
              <w:spacing w:before="0" w:after="0"/>
              <w:rPr>
                <w:rFonts w:asciiTheme="minorHAnsi" w:hAnsiTheme="minorHAnsi"/>
                <w:i/>
                <w:sz w:val="22"/>
                <w:szCs w:val="22"/>
              </w:rPr>
            </w:pPr>
            <w:r w:rsidRPr="008536D6">
              <w:rPr>
                <w:rFonts w:asciiTheme="minorHAnsi" w:hAnsiTheme="minorHAnsi"/>
                <w:sz w:val="22"/>
                <w:szCs w:val="22"/>
              </w:rPr>
              <w:t xml:space="preserve">SourceRepositoryPhysicalPath=D:\Fusion_Restructure_v3.1\AutomationTestProject. </w:t>
            </w:r>
            <w:r w:rsidRPr="008536D6">
              <w:rPr>
                <w:rFonts w:asciiTheme="minorHAnsi" w:hAnsiTheme="minorHAnsi"/>
                <w:i/>
                <w:sz w:val="22"/>
                <w:szCs w:val="22"/>
              </w:rPr>
              <w:t>(</w:t>
            </w:r>
            <w:r w:rsidRPr="004A648F">
              <w:rPr>
                <w:rFonts w:asciiTheme="minorHAnsi" w:hAnsiTheme="minorHAnsi"/>
                <w:i/>
                <w:sz w:val="22"/>
                <w:szCs w:val="22"/>
              </w:rPr>
              <w:t>Note: Actual</w:t>
            </w:r>
            <w:r w:rsidRPr="008536D6">
              <w:rPr>
                <w:rFonts w:asciiTheme="minorHAnsi" w:hAnsiTheme="minorHAnsi"/>
                <w:i/>
                <w:sz w:val="22"/>
                <w:szCs w:val="22"/>
              </w:rPr>
              <w:t xml:space="preserve"> Path where your AutomationTestProject is present on local Windows machine. Or if you are on </w:t>
            </w:r>
            <w:r w:rsidRPr="004A648F">
              <w:rPr>
                <w:rFonts w:asciiTheme="minorHAnsi" w:hAnsiTheme="minorHAnsi"/>
                <w:i/>
                <w:sz w:val="22"/>
                <w:szCs w:val="22"/>
              </w:rPr>
              <w:t>Linux</w:t>
            </w:r>
            <w:r w:rsidRPr="008536D6">
              <w:rPr>
                <w:rFonts w:asciiTheme="minorHAnsi" w:hAnsiTheme="minorHAnsi"/>
                <w:i/>
                <w:sz w:val="22"/>
                <w:szCs w:val="22"/>
              </w:rPr>
              <w:t xml:space="preserve"> machine then this path would be for </w:t>
            </w:r>
            <w:r w:rsidRPr="004A648F">
              <w:rPr>
                <w:rFonts w:asciiTheme="minorHAnsi" w:hAnsiTheme="minorHAnsi"/>
                <w:i/>
                <w:sz w:val="22"/>
                <w:szCs w:val="22"/>
              </w:rPr>
              <w:t>e.g.</w:t>
            </w:r>
            <w:r w:rsidRPr="008536D6">
              <w:rPr>
                <w:rFonts w:asciiTheme="minorHAnsi" w:hAnsiTheme="minorHAnsi"/>
                <w:i/>
                <w:sz w:val="22"/>
                <w:szCs w:val="22"/>
              </w:rPr>
              <w:t xml:space="preserve"> /home/cybage/Fusion_Restructure_3.1/AutomationTestProject)</w:t>
            </w:r>
          </w:p>
          <w:p w14:paraId="5633C0ED" w14:textId="77777777" w:rsidR="004E52D7"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TestServerIP=172.27.56.xxx</w:t>
            </w:r>
            <w:r>
              <w:rPr>
                <w:rFonts w:asciiTheme="minorHAnsi" w:hAnsiTheme="minorHAnsi"/>
                <w:sz w:val="22"/>
                <w:szCs w:val="22"/>
              </w:rPr>
              <w:t>.</w:t>
            </w:r>
          </w:p>
          <w:p w14:paraId="1A7D3A7D" w14:textId="77777777" w:rsidR="004E52D7" w:rsidRPr="008536D6"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TestServerUsername=cybage\username</w:t>
            </w:r>
            <w:r w:rsidRPr="008536D6">
              <w:rPr>
                <w:rFonts w:asciiTheme="minorHAnsi" w:hAnsiTheme="minorHAnsi"/>
                <w:sz w:val="22"/>
                <w:szCs w:val="22"/>
              </w:rPr>
              <w:t xml:space="preserve">(For </w:t>
            </w:r>
            <w:r w:rsidRPr="00647FF2">
              <w:rPr>
                <w:rFonts w:asciiTheme="minorHAnsi" w:hAnsiTheme="minorHAnsi"/>
                <w:sz w:val="22"/>
                <w:szCs w:val="22"/>
              </w:rPr>
              <w:t>Linux</w:t>
            </w:r>
            <w:r w:rsidRPr="008536D6">
              <w:rPr>
                <w:rFonts w:asciiTheme="minorHAnsi" w:hAnsiTheme="minorHAnsi"/>
                <w:sz w:val="22"/>
                <w:szCs w:val="22"/>
              </w:rPr>
              <w:t xml:space="preserve"> machine ,do not specify the domain)</w:t>
            </w:r>
          </w:p>
          <w:p w14:paraId="51398096" w14:textId="77777777" w:rsidR="004E52D7" w:rsidRPr="002F4E42"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TestServerPassword=*******</w:t>
            </w:r>
          </w:p>
          <w:p w14:paraId="2606D6A8" w14:textId="77777777" w:rsidR="004E52D7" w:rsidRDefault="004E52D7" w:rsidP="00B645C2">
            <w:pPr>
              <w:pStyle w:val="ListParagraph"/>
              <w:spacing w:before="0" w:after="0"/>
              <w:rPr>
                <w:rFonts w:asciiTheme="minorHAnsi" w:hAnsiTheme="minorHAnsi"/>
                <w:sz w:val="22"/>
                <w:szCs w:val="22"/>
              </w:rPr>
            </w:pPr>
            <w:r w:rsidRPr="00944A22">
              <w:rPr>
                <w:rFonts w:asciiTheme="minorHAnsi" w:hAnsiTheme="minorHAnsi"/>
                <w:sz w:val="22"/>
                <w:szCs w:val="22"/>
              </w:rPr>
              <w:t>JenkinsServerIP=172.27.56.xxx</w:t>
            </w:r>
            <w:r>
              <w:rPr>
                <w:rFonts w:asciiTheme="minorHAnsi" w:hAnsiTheme="minorHAnsi"/>
                <w:sz w:val="22"/>
                <w:szCs w:val="22"/>
              </w:rPr>
              <w:t>.</w:t>
            </w:r>
          </w:p>
          <w:p w14:paraId="6F65AE8A" w14:textId="77777777" w:rsidR="004E52D7" w:rsidRPr="008536D6"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JenkinsServerUsername=cybage\</w:t>
            </w:r>
            <w:r w:rsidRPr="002F4E42">
              <w:rPr>
                <w:rFonts w:asciiTheme="minorHAnsi" w:hAnsiTheme="minorHAnsi"/>
                <w:sz w:val="22"/>
                <w:szCs w:val="22"/>
              </w:rPr>
              <w:t>username</w:t>
            </w:r>
            <w:r w:rsidRPr="008536D6">
              <w:rPr>
                <w:rFonts w:asciiTheme="minorHAnsi" w:hAnsiTheme="minorHAnsi"/>
                <w:sz w:val="22"/>
                <w:szCs w:val="22"/>
              </w:rPr>
              <w:t xml:space="preserve">(For </w:t>
            </w:r>
            <w:r w:rsidRPr="00F811E9">
              <w:rPr>
                <w:rFonts w:asciiTheme="minorHAnsi" w:hAnsiTheme="minorHAnsi"/>
                <w:sz w:val="22"/>
                <w:szCs w:val="22"/>
              </w:rPr>
              <w:t>Linux</w:t>
            </w:r>
            <w:r w:rsidRPr="008536D6">
              <w:rPr>
                <w:rFonts w:asciiTheme="minorHAnsi" w:hAnsiTheme="minorHAnsi"/>
                <w:sz w:val="22"/>
                <w:szCs w:val="22"/>
              </w:rPr>
              <w:t xml:space="preserve"> machine ,do not specify the domain)</w:t>
            </w:r>
          </w:p>
          <w:p w14:paraId="2AE5D739" w14:textId="77777777" w:rsidR="004E52D7" w:rsidRPr="00944A22"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JenkinsServerPassword=</w:t>
            </w:r>
            <w:r w:rsidRPr="002F4E42">
              <w:rPr>
                <w:rFonts w:asciiTheme="minorHAnsi" w:hAnsiTheme="minorHAnsi"/>
                <w:sz w:val="22"/>
                <w:szCs w:val="22"/>
              </w:rPr>
              <w:t>*******</w:t>
            </w:r>
          </w:p>
          <w:p w14:paraId="4E7E7F8C" w14:textId="77777777" w:rsidR="004E52D7" w:rsidRDefault="004E52D7" w:rsidP="00B645C2">
            <w:pPr>
              <w:ind w:left="720"/>
              <w:rPr>
                <w:rFonts w:asciiTheme="minorHAnsi" w:hAnsiTheme="minorHAnsi"/>
                <w:sz w:val="22"/>
                <w:szCs w:val="22"/>
              </w:rPr>
            </w:pPr>
            <w:r w:rsidRPr="00535293">
              <w:rPr>
                <w:rFonts w:asciiTheme="minorHAnsi" w:hAnsiTheme="minorHAnsi"/>
                <w:sz w:val="22"/>
                <w:szCs w:val="22"/>
              </w:rPr>
              <w:t>JenkinsWorkspacePath=\\&lt;&lt;machineIP&gt;&gt;</w:t>
            </w:r>
            <w:hyperlink r:id="rId39" w:history="1">
              <w:r w:rsidRPr="001C33D8">
                <w:rPr>
                  <w:rStyle w:val="Hyperlink"/>
                  <w:rFonts w:asciiTheme="minorHAnsi" w:hAnsiTheme="minorHAnsi"/>
                  <w:sz w:val="22"/>
                  <w:szCs w:val="22"/>
                </w:rPr>
                <w:t>\\Jenkins\workspace\Jenkinsproject</w:t>
              </w:r>
            </w:hyperlink>
            <w:r w:rsidRPr="00CA557B">
              <w:rPr>
                <w:rFonts w:asciiTheme="minorHAnsi" w:hAnsiTheme="minorHAnsi"/>
                <w:sz w:val="22"/>
                <w:szCs w:val="22"/>
              </w:rPr>
              <w:t xml:space="preserve">. </w:t>
            </w:r>
          </w:p>
          <w:p w14:paraId="65EFEF87" w14:textId="77777777" w:rsidR="004E52D7" w:rsidRDefault="004E52D7" w:rsidP="00B645C2">
            <w:pPr>
              <w:ind w:left="720"/>
              <w:rPr>
                <w:rFonts w:asciiTheme="minorHAnsi" w:hAnsiTheme="minorHAnsi"/>
                <w:i/>
                <w:sz w:val="22"/>
                <w:szCs w:val="22"/>
              </w:rPr>
            </w:pPr>
            <w:r w:rsidRPr="00CA557B">
              <w:rPr>
                <w:rFonts w:asciiTheme="minorHAnsi" w:hAnsiTheme="minorHAnsi"/>
                <w:sz w:val="22"/>
                <w:szCs w:val="22"/>
              </w:rPr>
              <w:t xml:space="preserve">(Shared Path of </w:t>
            </w:r>
            <w:r w:rsidRPr="008536D6">
              <w:rPr>
                <w:rFonts w:asciiTheme="minorHAnsi" w:hAnsiTheme="minorHAnsi"/>
                <w:sz w:val="22"/>
                <w:szCs w:val="22"/>
              </w:rPr>
              <w:t>your Jenkins workspace to copy AutomationTestProject)</w:t>
            </w:r>
            <w:r w:rsidRPr="008536D6">
              <w:rPr>
                <w:rFonts w:asciiTheme="minorHAnsi" w:hAnsiTheme="minorHAnsi"/>
                <w:i/>
                <w:sz w:val="22"/>
                <w:szCs w:val="22"/>
              </w:rPr>
              <w:t xml:space="preserve"> </w:t>
            </w:r>
          </w:p>
          <w:p w14:paraId="40C50DCC" w14:textId="77777777" w:rsidR="004E52D7" w:rsidRPr="008536D6" w:rsidRDefault="004E52D7" w:rsidP="00B645C2">
            <w:pPr>
              <w:ind w:left="720"/>
              <w:rPr>
                <w:rFonts w:asciiTheme="minorHAnsi" w:hAnsiTheme="minorHAnsi"/>
                <w:sz w:val="22"/>
                <w:szCs w:val="22"/>
              </w:rPr>
            </w:pPr>
            <w:r w:rsidRPr="008536D6">
              <w:rPr>
                <w:rFonts w:asciiTheme="minorHAnsi" w:hAnsiTheme="minorHAnsi"/>
                <w:i/>
                <w:sz w:val="22"/>
                <w:szCs w:val="22"/>
              </w:rPr>
              <w:t>(Note :In order to copy  the project you need to share the root folder of your Jenkins workspace with the users who are going to access it) (If you are using Fusion TestRunner on Linux machine then path will be for e.g. /var/lib/Jenkins/workspace)</w:t>
            </w:r>
          </w:p>
          <w:p w14:paraId="62AF1955" w14:textId="77777777" w:rsidR="004E52D7" w:rsidRPr="008536D6" w:rsidRDefault="004E52D7" w:rsidP="00B645C2">
            <w:pPr>
              <w:pStyle w:val="ListParagraph"/>
              <w:spacing w:before="0" w:after="0"/>
              <w:rPr>
                <w:rFonts w:asciiTheme="minorHAnsi" w:hAnsiTheme="minorHAnsi"/>
                <w:sz w:val="22"/>
                <w:szCs w:val="22"/>
              </w:rPr>
            </w:pPr>
          </w:p>
          <w:p w14:paraId="726BC3FE" w14:textId="77777777" w:rsidR="004E52D7" w:rsidRPr="008536D6" w:rsidRDefault="004E52D7" w:rsidP="00B645C2">
            <w:pPr>
              <w:pStyle w:val="ListParagraph"/>
              <w:spacing w:before="0" w:after="0"/>
              <w:rPr>
                <w:rFonts w:asciiTheme="minorHAnsi" w:hAnsiTheme="minorHAnsi"/>
                <w:sz w:val="22"/>
                <w:szCs w:val="22"/>
              </w:rPr>
            </w:pPr>
            <w:r w:rsidRPr="00535293">
              <w:rPr>
                <w:rFonts w:asciiTheme="minorHAnsi" w:hAnsiTheme="minorHAnsi"/>
                <w:sz w:val="22"/>
                <w:szCs w:val="22"/>
              </w:rPr>
              <w:t>JenkinsWorkspacePhysicalPath=C:\Program Files (x86)\Jenkins\workspace\Jenkinsproject</w:t>
            </w:r>
            <w:r w:rsidRPr="008536D6">
              <w:rPr>
                <w:rFonts w:asciiTheme="minorHAnsi" w:hAnsiTheme="minorHAnsi"/>
                <w:sz w:val="22"/>
                <w:szCs w:val="22"/>
              </w:rPr>
              <w:t>.(Actual Path of your Jenkins workspace to copy AutomationTestProject)</w:t>
            </w:r>
          </w:p>
          <w:p w14:paraId="2B4AD99E" w14:textId="77777777" w:rsidR="004E52D7" w:rsidRPr="00535293" w:rsidRDefault="004E52D7" w:rsidP="00B645C2">
            <w:pPr>
              <w:spacing w:before="0" w:after="0" w:line="240" w:lineRule="auto"/>
              <w:rPr>
                <w:rFonts w:asciiTheme="minorHAnsi" w:hAnsiTheme="minorHAnsi"/>
                <w:i/>
                <w:sz w:val="22"/>
                <w:szCs w:val="22"/>
              </w:rPr>
            </w:pPr>
          </w:p>
          <w:p w14:paraId="718B3D11" w14:textId="77777777" w:rsidR="004E52D7" w:rsidRDefault="004E52D7" w:rsidP="00B645C2">
            <w:pPr>
              <w:spacing w:before="0" w:after="0" w:line="240" w:lineRule="auto"/>
              <w:rPr>
                <w:rFonts w:asciiTheme="minorHAnsi" w:hAnsiTheme="minorHAnsi"/>
              </w:rPr>
            </w:pPr>
            <w:r w:rsidRPr="00BC1FE1" w:rsidDel="00643E27">
              <w:rPr>
                <w:rFonts w:asciiTheme="minorHAnsi" w:hAnsiTheme="minorHAnsi"/>
                <w:sz w:val="22"/>
                <w:szCs w:val="22"/>
              </w:rPr>
              <w:t xml:space="preserve"> </w:t>
            </w:r>
            <w:r w:rsidRPr="00E433A7">
              <w:rPr>
                <w:rFonts w:asciiTheme="minorHAnsi" w:hAnsiTheme="minorHAnsi"/>
              </w:rPr>
              <w:t>[/AutomationRepository]</w:t>
            </w:r>
          </w:p>
          <w:p w14:paraId="05B297A3" w14:textId="77777777" w:rsidR="004E52D7" w:rsidRPr="00E433A7" w:rsidRDefault="004E52D7" w:rsidP="00B645C2">
            <w:pPr>
              <w:spacing w:before="0" w:after="0" w:line="240" w:lineRule="auto"/>
              <w:rPr>
                <w:rFonts w:asciiTheme="minorHAnsi" w:hAnsiTheme="minorHAnsi"/>
              </w:rPr>
            </w:pPr>
          </w:p>
          <w:p w14:paraId="2F6FEF67" w14:textId="77777777" w:rsidR="004E52D7" w:rsidRDefault="004E52D7" w:rsidP="00B645C2">
            <w:pPr>
              <w:spacing w:before="0" w:after="0" w:line="240" w:lineRule="auto"/>
              <w:rPr>
                <w:rFonts w:asciiTheme="minorHAnsi" w:hAnsiTheme="minorHAnsi"/>
              </w:rPr>
            </w:pPr>
            <w:r w:rsidRPr="00E433A7">
              <w:rPr>
                <w:rFonts w:asciiTheme="minorHAnsi" w:hAnsiTheme="minorHAnsi"/>
              </w:rPr>
              <w:t>[WebURL]</w:t>
            </w:r>
          </w:p>
          <w:p w14:paraId="74401C2E" w14:textId="77777777" w:rsidR="004E52D7" w:rsidRPr="00BC1FE1" w:rsidRDefault="004E52D7" w:rsidP="00B645C2">
            <w:pPr>
              <w:spacing w:before="0" w:after="0" w:line="240" w:lineRule="auto"/>
              <w:ind w:left="720"/>
              <w:rPr>
                <w:rFonts w:asciiTheme="minorHAnsi" w:hAnsiTheme="minorHAnsi"/>
                <w:sz w:val="22"/>
                <w:szCs w:val="22"/>
              </w:rPr>
            </w:pPr>
            <w:r w:rsidRPr="00BC1FE1">
              <w:rPr>
                <w:rFonts w:asciiTheme="minorHAnsi" w:hAnsiTheme="minorHAnsi"/>
                <w:sz w:val="22"/>
                <w:szCs w:val="22"/>
              </w:rPr>
              <w:t>QA= https://www.google.co.uk</w:t>
            </w:r>
          </w:p>
          <w:p w14:paraId="5A8601C7" w14:textId="77777777" w:rsidR="004E52D7" w:rsidRPr="00BC1FE1" w:rsidRDefault="004E52D7" w:rsidP="00B645C2">
            <w:pPr>
              <w:spacing w:before="0" w:after="0" w:line="240" w:lineRule="auto"/>
              <w:ind w:left="720"/>
              <w:rPr>
                <w:rFonts w:asciiTheme="minorHAnsi" w:hAnsiTheme="minorHAnsi"/>
                <w:sz w:val="22"/>
                <w:szCs w:val="22"/>
              </w:rPr>
            </w:pPr>
            <w:r w:rsidRPr="00BC1FE1">
              <w:rPr>
                <w:rFonts w:asciiTheme="minorHAnsi" w:hAnsiTheme="minorHAnsi"/>
                <w:sz w:val="22"/>
                <w:szCs w:val="22"/>
              </w:rPr>
              <w:t>Staging=https://www.google.com</w:t>
            </w:r>
          </w:p>
          <w:p w14:paraId="61FF0CE0" w14:textId="77777777" w:rsidR="004E52D7" w:rsidRPr="00BC1FE1" w:rsidRDefault="004E52D7" w:rsidP="00B645C2">
            <w:pPr>
              <w:spacing w:before="0" w:after="0" w:line="240" w:lineRule="auto"/>
              <w:ind w:left="720"/>
              <w:rPr>
                <w:rFonts w:asciiTheme="minorHAnsi" w:hAnsiTheme="minorHAnsi"/>
                <w:sz w:val="22"/>
                <w:szCs w:val="22"/>
              </w:rPr>
            </w:pPr>
            <w:r w:rsidRPr="00BC1FE1">
              <w:rPr>
                <w:rFonts w:asciiTheme="minorHAnsi" w:hAnsiTheme="minorHAnsi"/>
                <w:sz w:val="22"/>
                <w:szCs w:val="22"/>
              </w:rPr>
              <w:t>Production=https://www.google.co.in</w:t>
            </w:r>
          </w:p>
          <w:p w14:paraId="109DE88F" w14:textId="77777777" w:rsidR="004E52D7" w:rsidRDefault="004E52D7" w:rsidP="00B645C2">
            <w:pPr>
              <w:spacing w:before="0" w:after="0" w:line="240" w:lineRule="auto"/>
              <w:rPr>
                <w:rFonts w:asciiTheme="minorHAnsi" w:hAnsiTheme="minorHAnsi"/>
              </w:rPr>
            </w:pPr>
            <w:r w:rsidRPr="00E433A7">
              <w:rPr>
                <w:rFonts w:asciiTheme="minorHAnsi" w:hAnsiTheme="minorHAnsi"/>
              </w:rPr>
              <w:t>[/WebURL]</w:t>
            </w:r>
          </w:p>
          <w:p w14:paraId="14EF811B" w14:textId="77777777" w:rsidR="004E52D7" w:rsidRPr="00E433A7" w:rsidRDefault="004E52D7" w:rsidP="00B645C2">
            <w:pPr>
              <w:spacing w:before="0" w:after="0" w:line="240" w:lineRule="auto"/>
              <w:rPr>
                <w:rFonts w:asciiTheme="minorHAnsi" w:hAnsiTheme="minorHAnsi"/>
              </w:rPr>
            </w:pPr>
          </w:p>
          <w:p w14:paraId="4338A367"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[Browsers]</w:t>
            </w:r>
          </w:p>
          <w:p w14:paraId="6EE181E7"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BrowsersToInclude=Firefox,Chrome,ie</w:t>
            </w:r>
          </w:p>
          <w:p w14:paraId="5C4172CD"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[/Browsers]</w:t>
            </w:r>
          </w:p>
          <w:p w14:paraId="55DE144A" w14:textId="77777777" w:rsidR="004E52D7" w:rsidRPr="00E433A7" w:rsidRDefault="004E52D7" w:rsidP="00B645C2">
            <w:pPr>
              <w:pStyle w:val="ListParagraph"/>
              <w:spacing w:before="0" w:after="0" w:line="240" w:lineRule="auto"/>
              <w:rPr>
                <w:rFonts w:asciiTheme="minorHAnsi" w:hAnsiTheme="minorHAnsi"/>
              </w:rPr>
            </w:pPr>
          </w:p>
          <w:p w14:paraId="43BD315A"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[OS]</w:t>
            </w:r>
          </w:p>
          <w:p w14:paraId="4C1B14B3"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OSToRun=Windows</w:t>
            </w:r>
          </w:p>
          <w:p w14:paraId="45F5EA0C" w14:textId="77777777" w:rsidR="004E52D7" w:rsidRDefault="004E52D7" w:rsidP="00B645C2">
            <w:pPr>
              <w:spacing w:before="0" w:after="0" w:line="240" w:lineRule="auto"/>
              <w:rPr>
                <w:rFonts w:asciiTheme="minorHAnsi" w:hAnsiTheme="minorHAnsi"/>
              </w:rPr>
            </w:pPr>
            <w:r w:rsidRPr="00E433A7">
              <w:rPr>
                <w:rFonts w:asciiTheme="minorHAnsi" w:hAnsiTheme="minorHAnsi"/>
              </w:rPr>
              <w:t>[/OS]</w:t>
            </w:r>
          </w:p>
          <w:p w14:paraId="0620B218" w14:textId="77777777" w:rsidR="004E52D7" w:rsidRDefault="004E52D7" w:rsidP="00B645C2">
            <w:pPr>
              <w:pStyle w:val="ListParagraph"/>
              <w:spacing w:before="0" w:after="0" w:line="240" w:lineRule="auto"/>
              <w:rPr>
                <w:rFonts w:asciiTheme="minorHAnsi" w:hAnsiTheme="minorHAnsi"/>
              </w:rPr>
            </w:pPr>
          </w:p>
          <w:p w14:paraId="2F5CED21"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[MobileURL]</w:t>
            </w:r>
          </w:p>
          <w:p w14:paraId="1B01DD7D" w14:textId="77777777" w:rsidR="004E52D7" w:rsidRPr="00BC1FE1" w:rsidRDefault="004E52D7" w:rsidP="00B645C2">
            <w:pPr>
              <w:spacing w:before="0" w:after="0" w:line="240" w:lineRule="auto"/>
              <w:ind w:left="720"/>
              <w:rPr>
                <w:rFonts w:asciiTheme="minorHAnsi" w:hAnsiTheme="minorHAnsi"/>
                <w:sz w:val="22"/>
                <w:szCs w:val="22"/>
              </w:rPr>
            </w:pPr>
            <w:r w:rsidRPr="00BC1FE1">
              <w:rPr>
                <w:rFonts w:asciiTheme="minorHAnsi" w:hAnsiTheme="minorHAnsi"/>
                <w:sz w:val="22"/>
                <w:szCs w:val="22"/>
              </w:rPr>
              <w:t>QA= https://www.google.co.uk</w:t>
            </w:r>
          </w:p>
          <w:p w14:paraId="319AB75D"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Testing=http://www.google.com</w:t>
            </w:r>
          </w:p>
          <w:p w14:paraId="1779320B"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Cloud=http://www.google.com/in</w:t>
            </w:r>
          </w:p>
          <w:p w14:paraId="1F819FDF" w14:textId="77777777" w:rsidR="004E52D7" w:rsidRDefault="004E52D7" w:rsidP="00B645C2">
            <w:pPr>
              <w:spacing w:before="0" w:after="0" w:line="240" w:lineRule="auto"/>
              <w:rPr>
                <w:rFonts w:asciiTheme="minorHAnsi" w:hAnsiTheme="minorHAnsi"/>
              </w:rPr>
            </w:pPr>
            <w:r w:rsidRPr="00E433A7">
              <w:rPr>
                <w:rFonts w:asciiTheme="minorHAnsi" w:hAnsiTheme="minorHAnsi"/>
              </w:rPr>
              <w:t>[/MobileURL]</w:t>
            </w:r>
          </w:p>
          <w:p w14:paraId="4ADEF99D" w14:textId="77777777" w:rsidR="004E52D7" w:rsidRPr="00E433A7" w:rsidRDefault="004E52D7" w:rsidP="00B645C2">
            <w:pPr>
              <w:pStyle w:val="ListParagraph"/>
              <w:spacing w:before="0" w:after="0" w:line="240" w:lineRule="auto"/>
              <w:rPr>
                <w:rFonts w:asciiTheme="minorHAnsi" w:hAnsiTheme="minorHAnsi"/>
              </w:rPr>
            </w:pPr>
          </w:p>
          <w:p w14:paraId="671AE070"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[MobileDevice]</w:t>
            </w:r>
          </w:p>
          <w:p w14:paraId="0D2111D1"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MobileDeviceTypes=Android,iOS,Windows</w:t>
            </w:r>
          </w:p>
          <w:p w14:paraId="48B52C55"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AndroidDeviceOS=4.1,4.2</w:t>
            </w:r>
          </w:p>
          <w:p w14:paraId="69729590"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iPhoneDeviceOS=5S,7</w:t>
            </w:r>
          </w:p>
          <w:p w14:paraId="6BE0A999" w14:textId="77777777" w:rsidR="004E52D7" w:rsidRDefault="004E52D7" w:rsidP="00B645C2">
            <w:pPr>
              <w:spacing w:before="0" w:after="0" w:line="240" w:lineRule="auto"/>
              <w:rPr>
                <w:rFonts w:asciiTheme="minorHAnsi" w:hAnsiTheme="minorHAnsi"/>
              </w:rPr>
            </w:pPr>
            <w:r w:rsidRPr="00E433A7">
              <w:rPr>
                <w:rFonts w:asciiTheme="minorHAnsi" w:hAnsiTheme="minorHAnsi"/>
              </w:rPr>
              <w:t xml:space="preserve"> [/MobileDevice]</w:t>
            </w:r>
          </w:p>
          <w:p w14:paraId="24D74F31" w14:textId="77777777" w:rsidR="004E52D7" w:rsidRDefault="004E52D7" w:rsidP="00B645C2">
            <w:pPr>
              <w:spacing w:before="0" w:after="0" w:line="240" w:lineRule="auto"/>
              <w:rPr>
                <w:rFonts w:asciiTheme="minorHAnsi" w:hAnsiTheme="minorHAnsi"/>
              </w:rPr>
            </w:pPr>
          </w:p>
          <w:p w14:paraId="7305C0F9"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[API]</w:t>
            </w:r>
          </w:p>
          <w:p w14:paraId="3EC8F6CF" w14:textId="77777777" w:rsidR="004E52D7" w:rsidRPr="00BC1FE1" w:rsidRDefault="004E52D7" w:rsidP="00B645C2">
            <w:pPr>
              <w:pStyle w:val="ListParagraph"/>
              <w:spacing w:before="0" w:after="0" w:line="240" w:lineRule="auto"/>
              <w:rPr>
                <w:rFonts w:asciiTheme="minorHAnsi" w:hAnsiTheme="minorHAnsi"/>
                <w:sz w:val="22"/>
                <w:szCs w:val="22"/>
              </w:rPr>
            </w:pPr>
            <w:r w:rsidRPr="00BC1FE1">
              <w:rPr>
                <w:rFonts w:asciiTheme="minorHAnsi" w:hAnsiTheme="minorHAnsi"/>
                <w:sz w:val="22"/>
                <w:szCs w:val="22"/>
              </w:rPr>
              <w:t>APIEnvironmentToRun= Testing1,Testing2,Testing3</w:t>
            </w:r>
          </w:p>
          <w:p w14:paraId="3EB141D6" w14:textId="77777777" w:rsidR="004E52D7" w:rsidRPr="00E433A7" w:rsidRDefault="004E52D7" w:rsidP="00B645C2">
            <w:pPr>
              <w:spacing w:before="0" w:after="0" w:line="240" w:lineRule="auto"/>
              <w:rPr>
                <w:rFonts w:asciiTheme="minorHAnsi" w:hAnsiTheme="minorHAnsi"/>
              </w:rPr>
            </w:pPr>
            <w:r w:rsidRPr="00E433A7">
              <w:rPr>
                <w:rFonts w:asciiTheme="minorHAnsi" w:hAnsiTheme="minorHAnsi"/>
              </w:rPr>
              <w:t>[/API]</w:t>
            </w:r>
          </w:p>
        </w:tc>
      </w:tr>
    </w:tbl>
    <w:p w14:paraId="371E54BB" w14:textId="77777777" w:rsidR="004E52D7" w:rsidRPr="005513DE" w:rsidRDefault="004E52D7" w:rsidP="004E52D7">
      <w:pPr>
        <w:pStyle w:val="Heading5"/>
        <w:numPr>
          <w:ilvl w:val="2"/>
          <w:numId w:val="1"/>
        </w:numPr>
        <w:ind w:left="720"/>
        <w:rPr>
          <w:rFonts w:asciiTheme="minorHAnsi" w:hAnsiTheme="minorHAnsi" w:cstheme="minorHAnsi"/>
          <w:noProof/>
        </w:rPr>
      </w:pPr>
      <w:r w:rsidRPr="00F40BA6">
        <w:rPr>
          <w:rFonts w:asciiTheme="minorHAnsi" w:hAnsiTheme="minorHAnsi" w:cstheme="minorHAnsi"/>
          <w:b/>
          <w:noProof/>
        </w:rPr>
        <w:lastRenderedPageBreak/>
        <w:t>Fusion TestRunner WithOUT SCM</w:t>
      </w:r>
    </w:p>
    <w:p w14:paraId="21A549C6" w14:textId="77777777" w:rsidR="004E52D7" w:rsidRPr="009F19A9" w:rsidRDefault="004E52D7" w:rsidP="004E52D7">
      <w:pPr>
        <w:pStyle w:val="Body"/>
        <w:numPr>
          <w:ilvl w:val="0"/>
          <w:numId w:val="92"/>
        </w:numPr>
      </w:pPr>
      <w:r w:rsidRPr="00535293">
        <w:t>FusionTestRunner will be present under AutomationTestProject “TestRunner”folder.</w:t>
      </w:r>
    </w:p>
    <w:p w14:paraId="5D0C017A" w14:textId="77777777" w:rsidR="004E52D7" w:rsidRPr="006C3F30" w:rsidRDefault="004E52D7" w:rsidP="004E52D7">
      <w:pPr>
        <w:pStyle w:val="ListParagraph"/>
        <w:numPr>
          <w:ilvl w:val="0"/>
          <w:numId w:val="92"/>
        </w:numPr>
        <w:rPr>
          <w:rFonts w:asciiTheme="minorHAnsi" w:hAnsiTheme="minorHAnsi"/>
        </w:rPr>
      </w:pPr>
      <w:r>
        <w:t>Open the "ExecutionUIConfig.ini" file and update below settings as per your project configurations.</w:t>
      </w:r>
    </w:p>
    <w:p w14:paraId="30A18947" w14:textId="77777777" w:rsidR="004E52D7" w:rsidRDefault="004E52D7" w:rsidP="004E52D7">
      <w:pPr>
        <w:pStyle w:val="ListParagraph"/>
        <w:rPr>
          <w:rFonts w:asciiTheme="minorHAnsi" w:hAnsiTheme="minorHAnsi"/>
        </w:rPr>
      </w:pPr>
    </w:p>
    <w:tbl>
      <w:tblPr>
        <w:tblStyle w:val="TableGrid"/>
        <w:tblW w:w="10437" w:type="dxa"/>
        <w:tblInd w:w="468" w:type="dxa"/>
        <w:shd w:val="clear" w:color="auto" w:fill="F2F2F2" w:themeFill="background1" w:themeFillShade="F2"/>
        <w:tblLook w:val="04A0" w:firstRow="1" w:lastRow="0" w:firstColumn="1" w:lastColumn="0" w:noHBand="0" w:noVBand="1"/>
      </w:tblPr>
      <w:tblGrid>
        <w:gridCol w:w="10437"/>
      </w:tblGrid>
      <w:tr w:rsidR="004E52D7" w14:paraId="5650E8A7" w14:textId="77777777" w:rsidTr="00B645C2">
        <w:tc>
          <w:tcPr>
            <w:tcW w:w="10437" w:type="dxa"/>
            <w:shd w:val="clear" w:color="auto" w:fill="F2F2F2" w:themeFill="background1" w:themeFillShade="F2"/>
          </w:tcPr>
          <w:p w14:paraId="401C281C" w14:textId="77777777" w:rsidR="004E52D7" w:rsidRPr="0093350C" w:rsidRDefault="004E52D7" w:rsidP="00B645C2">
            <w:pPr>
              <w:pStyle w:val="ListParagraph"/>
              <w:ind w:left="0"/>
              <w:rPr>
                <w:rFonts w:asciiTheme="minorHAnsi" w:hAnsiTheme="minorHAnsi"/>
              </w:rPr>
            </w:pPr>
            <w:r w:rsidRPr="0093350C">
              <w:rPr>
                <w:rFonts w:asciiTheme="minorHAnsi" w:hAnsiTheme="minorHAnsi"/>
              </w:rPr>
              <w:t>[</w:t>
            </w:r>
            <w:r w:rsidRPr="0093350C">
              <w:rPr>
                <w:rFonts w:asciiTheme="minorHAnsi" w:hAnsiTheme="minorHAnsi"/>
                <w:b/>
              </w:rPr>
              <w:t>AutomationRepository</w:t>
            </w:r>
            <w:r w:rsidRPr="0093350C">
              <w:rPr>
                <w:rFonts w:asciiTheme="minorHAnsi" w:hAnsiTheme="minorHAnsi"/>
              </w:rPr>
              <w:t>]</w:t>
            </w:r>
          </w:p>
          <w:p w14:paraId="133B804F"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SourceRepositoryType=</w:t>
            </w:r>
          </w:p>
          <w:p w14:paraId="6CB60AC6"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SourceRepositoryURL=</w:t>
            </w:r>
          </w:p>
          <w:p w14:paraId="1EC830FD"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SourceRepositoryUsername=</w:t>
            </w:r>
          </w:p>
          <w:p w14:paraId="010C127C"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SourceRepositoryPassword=</w:t>
            </w:r>
          </w:p>
          <w:p w14:paraId="472DD7D8"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SourceRepositoryServerMappingPath</w:t>
            </w:r>
            <w:r>
              <w:rPr>
                <w:rFonts w:asciiTheme="minorHAnsi" w:hAnsiTheme="minorHAnsi"/>
                <w:sz w:val="22"/>
                <w:szCs w:val="22"/>
              </w:rPr>
              <w:t>=</w:t>
            </w:r>
          </w:p>
          <w:p w14:paraId="44BE472C" w14:textId="77777777" w:rsidR="004E52D7" w:rsidRPr="00DC3B27" w:rsidRDefault="004E52D7" w:rsidP="00B645C2">
            <w:pPr>
              <w:pStyle w:val="ListParagraph"/>
              <w:spacing w:before="0" w:after="0"/>
              <w:rPr>
                <w:rFonts w:asciiTheme="minorHAnsi" w:hAnsiTheme="minorHAnsi"/>
                <w:i/>
                <w:sz w:val="22"/>
                <w:szCs w:val="22"/>
              </w:rPr>
            </w:pPr>
            <w:r w:rsidRPr="00DC3B27">
              <w:rPr>
                <w:rFonts w:asciiTheme="minorHAnsi" w:hAnsiTheme="minorHAnsi"/>
                <w:sz w:val="22"/>
                <w:szCs w:val="22"/>
              </w:rPr>
              <w:t xml:space="preserve">      </w:t>
            </w:r>
            <w:r>
              <w:rPr>
                <w:rFonts w:asciiTheme="minorHAnsi" w:hAnsiTheme="minorHAnsi"/>
                <w:sz w:val="22"/>
                <w:szCs w:val="22"/>
              </w:rPr>
              <w:t>S</w:t>
            </w:r>
            <w:r w:rsidRPr="00DC3B27">
              <w:rPr>
                <w:rFonts w:asciiTheme="minorHAnsi" w:hAnsiTheme="minorHAnsi"/>
                <w:sz w:val="22"/>
                <w:szCs w:val="22"/>
              </w:rPr>
              <w:t>ourceRepositoryLocalMappingPath=\\&lt;&lt;machineIP&gt;&gt;\TFSSourceCode\NKSampleCodeLocal</w:t>
            </w:r>
            <w:r w:rsidRPr="00DC3B27">
              <w:rPr>
                <w:rFonts w:asciiTheme="minorHAnsi" w:hAnsiTheme="minorHAnsi"/>
                <w:i/>
                <w:sz w:val="22"/>
                <w:szCs w:val="22"/>
              </w:rPr>
              <w:t xml:space="preserve">.(Note:Shared </w:t>
            </w:r>
            <w:r w:rsidRPr="00DC3B27">
              <w:rPr>
                <w:rFonts w:asciiTheme="minorHAnsi" w:hAnsiTheme="minorHAnsi"/>
                <w:i/>
                <w:sz w:val="22"/>
                <w:szCs w:val="22"/>
              </w:rPr>
              <w:lastRenderedPageBreak/>
              <w:t>Path where you’re actual AutomationTestProject is present on local machine if you are using Test runner from windows machine. If you are using Fusion TestRunner on Linux machine then path will be for e.g. /home/cybage/Fusion_Restructure_3.1/AutomationTestProject) (Note :In order to access the project you need to share the root folder of your project with users who are going to access it on Windows machine)</w:t>
            </w:r>
          </w:p>
          <w:p w14:paraId="52BD2FC9" w14:textId="77777777" w:rsidR="004E52D7" w:rsidRPr="00DC3B27" w:rsidRDefault="004E52D7" w:rsidP="00B645C2">
            <w:pPr>
              <w:pStyle w:val="ListParagraph"/>
              <w:spacing w:before="0" w:after="0"/>
              <w:rPr>
                <w:rFonts w:asciiTheme="minorHAnsi" w:hAnsiTheme="minorHAnsi"/>
                <w:i/>
                <w:sz w:val="22"/>
                <w:szCs w:val="22"/>
              </w:rPr>
            </w:pPr>
          </w:p>
          <w:p w14:paraId="3EDF12D4" w14:textId="77777777" w:rsidR="004E52D7" w:rsidRPr="00DC3B27" w:rsidRDefault="004E52D7" w:rsidP="00B645C2">
            <w:pPr>
              <w:pStyle w:val="ListParagraph"/>
              <w:spacing w:before="0" w:after="0"/>
              <w:rPr>
                <w:rFonts w:asciiTheme="minorHAnsi" w:hAnsiTheme="minorHAnsi"/>
                <w:i/>
                <w:sz w:val="22"/>
                <w:szCs w:val="22"/>
              </w:rPr>
            </w:pPr>
            <w:r w:rsidRPr="00DC3B27">
              <w:rPr>
                <w:rFonts w:asciiTheme="minorHAnsi" w:hAnsiTheme="minorHAnsi"/>
                <w:sz w:val="22"/>
                <w:szCs w:val="22"/>
              </w:rPr>
              <w:t xml:space="preserve">SourceRepositoryPhysicalPath=D:\Fusion_Restructure_v3.1\AutomationTestProject. </w:t>
            </w:r>
            <w:r w:rsidRPr="00DC3B27">
              <w:rPr>
                <w:rFonts w:asciiTheme="minorHAnsi" w:hAnsiTheme="minorHAnsi"/>
                <w:i/>
                <w:sz w:val="22"/>
                <w:szCs w:val="22"/>
              </w:rPr>
              <w:t>(Note: Actual Path where your AutomationTestProject is present on local Windows machine. Or if you are on Linux machine then this path would be for e.g. /home/cybage/Fusion_Restructure_3.1/AutomationTestProject)</w:t>
            </w:r>
          </w:p>
          <w:p w14:paraId="0EE21C92" w14:textId="77777777" w:rsidR="004E52D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TestServerIP=172.27.56.xxx</w:t>
            </w:r>
          </w:p>
          <w:p w14:paraId="136EC071" w14:textId="77777777" w:rsidR="004E52D7" w:rsidRPr="008536D6" w:rsidRDefault="004E52D7" w:rsidP="00B645C2">
            <w:pPr>
              <w:pStyle w:val="ListParagraph"/>
              <w:spacing w:before="0" w:after="0"/>
              <w:rPr>
                <w:rFonts w:asciiTheme="minorHAnsi" w:hAnsiTheme="minorHAnsi"/>
                <w:sz w:val="22"/>
                <w:szCs w:val="22"/>
              </w:rPr>
            </w:pPr>
            <w:r w:rsidRPr="008536D6">
              <w:rPr>
                <w:rFonts w:asciiTheme="minorHAnsi" w:hAnsiTheme="minorHAnsi"/>
                <w:sz w:val="22"/>
                <w:szCs w:val="22"/>
              </w:rPr>
              <w:t xml:space="preserve">TestServerUsername=cybage\username(For </w:t>
            </w:r>
            <w:r w:rsidRPr="00BD4D47">
              <w:rPr>
                <w:rFonts w:asciiTheme="minorHAnsi" w:hAnsiTheme="minorHAnsi"/>
                <w:sz w:val="22"/>
                <w:szCs w:val="22"/>
              </w:rPr>
              <w:t>Linux</w:t>
            </w:r>
            <w:r w:rsidRPr="008536D6">
              <w:rPr>
                <w:rFonts w:asciiTheme="minorHAnsi" w:hAnsiTheme="minorHAnsi"/>
                <w:sz w:val="22"/>
                <w:szCs w:val="22"/>
              </w:rPr>
              <w:t xml:space="preserve"> machine ,do not specify the domain)</w:t>
            </w:r>
          </w:p>
          <w:p w14:paraId="1AD979C2"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TestServerPassword=*******</w:t>
            </w:r>
          </w:p>
          <w:p w14:paraId="2420BEA0" w14:textId="77777777" w:rsidR="004E52D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JenkinsServerIP=172.27.56.xxx</w:t>
            </w:r>
          </w:p>
          <w:p w14:paraId="173DCDFA" w14:textId="77777777" w:rsidR="004E52D7" w:rsidRPr="008536D6" w:rsidRDefault="004E52D7" w:rsidP="00B645C2">
            <w:pPr>
              <w:pStyle w:val="ListParagraph"/>
              <w:spacing w:before="0" w:after="0"/>
              <w:rPr>
                <w:rFonts w:asciiTheme="minorHAnsi" w:hAnsiTheme="minorHAnsi"/>
                <w:sz w:val="22"/>
                <w:szCs w:val="22"/>
              </w:rPr>
            </w:pPr>
            <w:r w:rsidRPr="008536D6">
              <w:rPr>
                <w:rFonts w:asciiTheme="minorHAnsi" w:hAnsiTheme="minorHAnsi"/>
                <w:sz w:val="22"/>
                <w:szCs w:val="22"/>
              </w:rPr>
              <w:t xml:space="preserve">JenkinsServerUsername=cybage\username(For </w:t>
            </w:r>
            <w:r w:rsidRPr="004B467A">
              <w:rPr>
                <w:rFonts w:asciiTheme="minorHAnsi" w:hAnsiTheme="minorHAnsi"/>
                <w:sz w:val="22"/>
                <w:szCs w:val="22"/>
              </w:rPr>
              <w:t>Linux</w:t>
            </w:r>
            <w:r w:rsidRPr="008536D6">
              <w:rPr>
                <w:rFonts w:asciiTheme="minorHAnsi" w:hAnsiTheme="minorHAnsi"/>
                <w:sz w:val="22"/>
                <w:szCs w:val="22"/>
              </w:rPr>
              <w:t xml:space="preserve"> machine ,do not specify the domain)</w:t>
            </w:r>
          </w:p>
          <w:p w14:paraId="3913BF18" w14:textId="77777777" w:rsidR="004E52D7" w:rsidRPr="00DC3B27"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JenkinsServerPassword=*******</w:t>
            </w:r>
          </w:p>
          <w:p w14:paraId="4596DC4D" w14:textId="77777777" w:rsidR="004E52D7" w:rsidRDefault="004E52D7" w:rsidP="00B645C2">
            <w:pPr>
              <w:rPr>
                <w:rFonts w:asciiTheme="minorHAnsi" w:hAnsiTheme="minorHAnsi"/>
                <w:sz w:val="22"/>
                <w:szCs w:val="22"/>
              </w:rPr>
            </w:pPr>
            <w:r>
              <w:rPr>
                <w:rFonts w:asciiTheme="minorHAnsi" w:hAnsiTheme="minorHAnsi"/>
                <w:sz w:val="22"/>
                <w:szCs w:val="22"/>
              </w:rPr>
              <w:t xml:space="preserve">              </w:t>
            </w:r>
            <w:r w:rsidRPr="00DC3B27">
              <w:rPr>
                <w:rFonts w:asciiTheme="minorHAnsi" w:hAnsiTheme="minorHAnsi"/>
                <w:sz w:val="22"/>
                <w:szCs w:val="22"/>
              </w:rPr>
              <w:t>JenkinsWorkspacePath=\\&lt;&lt;machineIP&gt;&gt;</w:t>
            </w:r>
            <w:hyperlink r:id="rId40" w:history="1">
              <w:r w:rsidRPr="001C33D8">
                <w:rPr>
                  <w:rStyle w:val="Hyperlink"/>
                  <w:rFonts w:asciiTheme="minorHAnsi" w:hAnsiTheme="minorHAnsi"/>
                  <w:sz w:val="22"/>
                  <w:szCs w:val="22"/>
                </w:rPr>
                <w:t>\\Jenkins\workspace\Jenkinsproject</w:t>
              </w:r>
            </w:hyperlink>
            <w:r w:rsidRPr="00DC3B27">
              <w:rPr>
                <w:rFonts w:asciiTheme="minorHAnsi" w:hAnsiTheme="minorHAnsi"/>
                <w:sz w:val="22"/>
                <w:szCs w:val="22"/>
              </w:rPr>
              <w:t xml:space="preserve">. </w:t>
            </w:r>
          </w:p>
          <w:p w14:paraId="478E54FB" w14:textId="77777777" w:rsidR="004E52D7" w:rsidRPr="00DC3B27" w:rsidRDefault="004E52D7" w:rsidP="00B645C2">
            <w:pPr>
              <w:rPr>
                <w:rFonts w:asciiTheme="minorHAnsi" w:hAnsiTheme="minorHAnsi"/>
                <w:sz w:val="22"/>
                <w:szCs w:val="22"/>
              </w:rPr>
            </w:pPr>
            <w:r w:rsidRPr="00DC3B27">
              <w:rPr>
                <w:rFonts w:asciiTheme="minorHAnsi" w:hAnsiTheme="minorHAnsi"/>
                <w:sz w:val="22"/>
                <w:szCs w:val="22"/>
              </w:rPr>
              <w:t xml:space="preserve">(Shared Path of </w:t>
            </w:r>
            <w:r>
              <w:rPr>
                <w:rFonts w:asciiTheme="minorHAnsi" w:hAnsiTheme="minorHAnsi"/>
                <w:sz w:val="22"/>
                <w:szCs w:val="22"/>
              </w:rPr>
              <w:t xml:space="preserve">       </w:t>
            </w:r>
            <w:r w:rsidRPr="00DC3B27">
              <w:rPr>
                <w:rFonts w:asciiTheme="minorHAnsi" w:hAnsiTheme="minorHAnsi"/>
                <w:sz w:val="22"/>
                <w:szCs w:val="22"/>
              </w:rPr>
              <w:t>your Jenkins workspace to copy AutomationTestProject)</w:t>
            </w:r>
            <w:r w:rsidRPr="00DC3B27">
              <w:rPr>
                <w:rFonts w:asciiTheme="minorHAnsi" w:hAnsiTheme="minorHAnsi"/>
                <w:i/>
                <w:sz w:val="22"/>
                <w:szCs w:val="22"/>
              </w:rPr>
              <w:t xml:space="preserve"> (Note :In order to copy  the project you need to share the root folder of your Jenkins workspace with the users who are going to access it) (If you are using Fusion TestRunner on Linux machine then path will be for e.g. /var/lib/Jenkins/workspace)</w:t>
            </w:r>
          </w:p>
          <w:p w14:paraId="3A5F0750" w14:textId="77777777" w:rsidR="004E52D7" w:rsidRPr="00DC3B27" w:rsidRDefault="004E52D7" w:rsidP="00B645C2">
            <w:pPr>
              <w:pStyle w:val="ListParagraph"/>
              <w:spacing w:before="0" w:after="0"/>
              <w:rPr>
                <w:rFonts w:asciiTheme="minorHAnsi" w:hAnsiTheme="minorHAnsi"/>
                <w:sz w:val="22"/>
                <w:szCs w:val="22"/>
              </w:rPr>
            </w:pPr>
          </w:p>
          <w:p w14:paraId="6AA851A4" w14:textId="77777777" w:rsidR="004E52D7" w:rsidRPr="008536D6" w:rsidRDefault="004E52D7" w:rsidP="00B645C2">
            <w:pPr>
              <w:pStyle w:val="ListParagraph"/>
              <w:spacing w:before="0" w:after="0"/>
              <w:rPr>
                <w:rFonts w:asciiTheme="minorHAnsi" w:hAnsiTheme="minorHAnsi"/>
                <w:sz w:val="22"/>
                <w:szCs w:val="22"/>
              </w:rPr>
            </w:pPr>
            <w:r w:rsidRPr="00DC3B27">
              <w:rPr>
                <w:rFonts w:asciiTheme="minorHAnsi" w:hAnsiTheme="minorHAnsi"/>
                <w:sz w:val="22"/>
                <w:szCs w:val="22"/>
              </w:rPr>
              <w:t>JenkinsWorkspacePhysicalPath=C:\Program Files (x86)\Jenkins\workspace\Jenkinsproject.(Actual Path of your Jenkins workspace to copy AutomationTestProject)</w:t>
            </w:r>
          </w:p>
        </w:tc>
      </w:tr>
    </w:tbl>
    <w:p w14:paraId="78FA33F8" w14:textId="77777777" w:rsidR="004E52D7" w:rsidRDefault="004E52D7" w:rsidP="004E52D7">
      <w:pPr>
        <w:pStyle w:val="Heading5"/>
        <w:numPr>
          <w:ilvl w:val="2"/>
          <w:numId w:val="1"/>
        </w:numPr>
        <w:ind w:left="720"/>
        <w:rPr>
          <w:rFonts w:asciiTheme="minorHAnsi" w:hAnsiTheme="minorHAnsi"/>
          <w:b/>
        </w:rPr>
      </w:pPr>
      <w:r>
        <w:rPr>
          <w:rFonts w:asciiTheme="minorHAnsi" w:hAnsiTheme="minorHAnsi" w:cstheme="minorHAnsi"/>
          <w:b/>
          <w:noProof/>
        </w:rPr>
        <w:lastRenderedPageBreak/>
        <w:t>Getting Fusion license KEY</w:t>
      </w:r>
    </w:p>
    <w:p w14:paraId="31A8A11D" w14:textId="77777777" w:rsidR="004E52D7" w:rsidRDefault="004E52D7" w:rsidP="004E52D7">
      <w:pPr>
        <w:pStyle w:val="ListParagraph"/>
        <w:numPr>
          <w:ilvl w:val="0"/>
          <w:numId w:val="10"/>
        </w:numPr>
        <w:rPr>
          <w:rFonts w:asciiTheme="minorHAnsi" w:hAnsiTheme="minorHAnsi"/>
        </w:rPr>
      </w:pPr>
      <w:r>
        <w:rPr>
          <w:rFonts w:asciiTheme="minorHAnsi" w:hAnsiTheme="minorHAnsi"/>
        </w:rPr>
        <w:t>Double clicking “</w:t>
      </w:r>
      <w:r w:rsidRPr="00F1582E">
        <w:rPr>
          <w:rFonts w:asciiTheme="minorHAnsi" w:hAnsiTheme="minorHAnsi"/>
          <w:b/>
        </w:rPr>
        <w:t>FusionRegistration.jar</w:t>
      </w:r>
      <w:r>
        <w:rPr>
          <w:rFonts w:asciiTheme="minorHAnsi" w:hAnsiTheme="minorHAnsi"/>
        </w:rPr>
        <w:t>” located in “</w:t>
      </w:r>
      <w:r w:rsidRPr="00F1582E">
        <w:rPr>
          <w:rFonts w:asciiTheme="minorHAnsi" w:hAnsiTheme="minorHAnsi"/>
          <w:b/>
        </w:rPr>
        <w:t>AutomationTestProject</w:t>
      </w:r>
      <w:r>
        <w:rPr>
          <w:rFonts w:asciiTheme="minorHAnsi" w:hAnsiTheme="minorHAnsi"/>
        </w:rPr>
        <w:t>”</w:t>
      </w:r>
    </w:p>
    <w:p w14:paraId="2D399E4B" w14:textId="77777777" w:rsidR="004E52D7" w:rsidRDefault="004E52D7" w:rsidP="004E52D7">
      <w:pPr>
        <w:pStyle w:val="ListParagraph"/>
        <w:numPr>
          <w:ilvl w:val="0"/>
          <w:numId w:val="10"/>
        </w:numPr>
        <w:rPr>
          <w:rFonts w:asciiTheme="minorHAnsi" w:hAnsiTheme="minorHAnsi"/>
        </w:rPr>
      </w:pPr>
      <w:r w:rsidRPr="004B34B1">
        <w:rPr>
          <w:rFonts w:asciiTheme="minorHAnsi" w:hAnsiTheme="minorHAnsi"/>
        </w:rPr>
        <w:t xml:space="preserve">It will invoke below screen </w:t>
      </w:r>
      <w:r>
        <w:rPr>
          <w:rFonts w:asciiTheme="minorHAnsi" w:hAnsiTheme="minorHAnsi"/>
        </w:rPr>
        <w:t xml:space="preserve">generating product id after entering </w:t>
      </w:r>
      <w:r w:rsidRPr="004B34B1">
        <w:rPr>
          <w:rFonts w:asciiTheme="minorHAnsi" w:hAnsiTheme="minorHAnsi"/>
        </w:rPr>
        <w:t>ip</w:t>
      </w:r>
      <w:r>
        <w:rPr>
          <w:rFonts w:asciiTheme="minorHAnsi" w:hAnsiTheme="minorHAnsi"/>
        </w:rPr>
        <w:t xml:space="preserve"> address </w:t>
      </w:r>
      <w:r w:rsidRPr="004B34B1">
        <w:rPr>
          <w:rFonts w:asciiTheme="minorHAnsi" w:hAnsiTheme="minorHAnsi"/>
        </w:rPr>
        <w:t xml:space="preserve">of </w:t>
      </w:r>
      <w:r>
        <w:rPr>
          <w:rFonts w:asciiTheme="minorHAnsi" w:hAnsiTheme="minorHAnsi"/>
        </w:rPr>
        <w:t xml:space="preserve">your test server </w:t>
      </w:r>
      <w:r w:rsidRPr="004B34B1">
        <w:rPr>
          <w:rFonts w:asciiTheme="minorHAnsi" w:hAnsiTheme="minorHAnsi"/>
        </w:rPr>
        <w:t>machine.</w:t>
      </w:r>
    </w:p>
    <w:p w14:paraId="167A6509" w14:textId="77777777" w:rsidR="004E52D7" w:rsidRDefault="004E52D7" w:rsidP="004E52D7">
      <w:pPr>
        <w:pStyle w:val="ListParagraph"/>
        <w:ind w:left="1080"/>
        <w:rPr>
          <w:rFonts w:asciiTheme="minorHAnsi" w:hAnsiTheme="minorHAnsi"/>
        </w:rPr>
      </w:pPr>
      <w:r>
        <w:rPr>
          <w:noProof/>
          <w:lang w:val="en-US" w:bidi="ar-SA"/>
        </w:rPr>
        <w:drawing>
          <wp:inline distT="0" distB="0" distL="0" distR="0" wp14:anchorId="6788B36B" wp14:editId="025808BC">
            <wp:extent cx="3927456" cy="2353586"/>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1137" cy="2355792"/>
                    </a:xfrm>
                    <a:prstGeom prst="rect">
                      <a:avLst/>
                    </a:prstGeom>
                  </pic:spPr>
                </pic:pic>
              </a:graphicData>
            </a:graphic>
          </wp:inline>
        </w:drawing>
      </w:r>
    </w:p>
    <w:p w14:paraId="7082D02D" w14:textId="77777777" w:rsidR="004E52D7" w:rsidRDefault="004E52D7" w:rsidP="004E52D7">
      <w:pPr>
        <w:pStyle w:val="ListParagraph"/>
        <w:numPr>
          <w:ilvl w:val="0"/>
          <w:numId w:val="10"/>
        </w:numPr>
        <w:jc w:val="both"/>
        <w:rPr>
          <w:rFonts w:asciiTheme="minorHAnsi" w:hAnsiTheme="minorHAnsi"/>
        </w:rPr>
      </w:pPr>
      <w:r w:rsidRPr="00E769AC">
        <w:rPr>
          <w:rFonts w:asciiTheme="minorHAnsi" w:hAnsiTheme="minorHAnsi"/>
          <w:b/>
        </w:rPr>
        <w:t>Copy</w:t>
      </w:r>
      <w:r>
        <w:rPr>
          <w:rFonts w:asciiTheme="minorHAnsi" w:hAnsiTheme="minorHAnsi"/>
        </w:rPr>
        <w:t xml:space="preserve"> the </w:t>
      </w:r>
      <w:r w:rsidRPr="00E769AC">
        <w:rPr>
          <w:rFonts w:asciiTheme="minorHAnsi" w:hAnsiTheme="minorHAnsi"/>
          <w:b/>
        </w:rPr>
        <w:t>Product ID</w:t>
      </w:r>
      <w:r>
        <w:rPr>
          <w:rFonts w:asciiTheme="minorHAnsi" w:hAnsiTheme="minorHAnsi"/>
        </w:rPr>
        <w:t xml:space="preserve"> and mail it to Automation Team </w:t>
      </w:r>
      <w:r w:rsidRPr="001F34BF">
        <w:rPr>
          <w:rFonts w:asciiTheme="minorHAnsi" w:hAnsiTheme="minorHAnsi"/>
        </w:rPr>
        <w:sym w:font="Wingdings" w:char="F0E0"/>
      </w:r>
      <w:r>
        <w:rPr>
          <w:rFonts w:asciiTheme="minorHAnsi" w:hAnsiTheme="minorHAnsi"/>
        </w:rPr>
        <w:t xml:space="preserve"> </w:t>
      </w:r>
      <w:r>
        <w:rPr>
          <w:rFonts w:asciiTheme="minorHAnsi" w:hAnsiTheme="minorHAnsi"/>
          <w:b/>
        </w:rPr>
        <w:t>Fusion</w:t>
      </w:r>
      <w:r w:rsidRPr="00E769AC">
        <w:rPr>
          <w:rFonts w:asciiTheme="minorHAnsi" w:hAnsiTheme="minorHAnsi"/>
          <w:b/>
        </w:rPr>
        <w:t>@cybage.com</w:t>
      </w:r>
    </w:p>
    <w:p w14:paraId="65793A3E" w14:textId="77777777" w:rsidR="004E52D7" w:rsidRDefault="004E52D7" w:rsidP="004E52D7">
      <w:pPr>
        <w:pStyle w:val="ListParagraph"/>
        <w:numPr>
          <w:ilvl w:val="0"/>
          <w:numId w:val="10"/>
        </w:numPr>
        <w:jc w:val="both"/>
        <w:rPr>
          <w:rFonts w:asciiTheme="minorHAnsi" w:hAnsiTheme="minorHAnsi"/>
        </w:rPr>
      </w:pPr>
      <w:r>
        <w:rPr>
          <w:rFonts w:asciiTheme="minorHAnsi" w:hAnsiTheme="minorHAnsi"/>
        </w:rPr>
        <w:lastRenderedPageBreak/>
        <w:t xml:space="preserve">Fusion Team will provide you the License key.  </w:t>
      </w:r>
    </w:p>
    <w:p w14:paraId="76BC4BF0" w14:textId="77777777" w:rsidR="004E52D7" w:rsidRDefault="004E52D7" w:rsidP="004E52D7">
      <w:pPr>
        <w:pStyle w:val="Heading5"/>
        <w:numPr>
          <w:ilvl w:val="2"/>
          <w:numId w:val="1"/>
        </w:numPr>
        <w:ind w:left="720"/>
        <w:rPr>
          <w:rFonts w:asciiTheme="minorHAnsi" w:hAnsiTheme="minorHAnsi"/>
          <w:b/>
        </w:rPr>
      </w:pPr>
      <w:r>
        <w:rPr>
          <w:rFonts w:asciiTheme="minorHAnsi" w:hAnsiTheme="minorHAnsi" w:cstheme="minorHAnsi"/>
          <w:b/>
          <w:noProof/>
        </w:rPr>
        <w:t>configuring Fusion license</w:t>
      </w:r>
    </w:p>
    <w:p w14:paraId="30BA3A36" w14:textId="77777777" w:rsidR="004E52D7" w:rsidRPr="004A7FBB" w:rsidRDefault="004E52D7" w:rsidP="004E52D7">
      <w:pPr>
        <w:pStyle w:val="ListParagraph"/>
        <w:numPr>
          <w:ilvl w:val="0"/>
          <w:numId w:val="97"/>
        </w:numPr>
        <w:jc w:val="both"/>
        <w:rPr>
          <w:rFonts w:asciiTheme="minorHAnsi" w:hAnsiTheme="minorHAnsi"/>
        </w:rPr>
      </w:pPr>
      <w:r>
        <w:rPr>
          <w:rFonts w:asciiTheme="minorHAnsi" w:hAnsiTheme="minorHAnsi"/>
        </w:rPr>
        <w:t xml:space="preserve">Copy license file xml at your local drive  under </w:t>
      </w:r>
      <w:r w:rsidRPr="00F1582E">
        <w:rPr>
          <w:rFonts w:asciiTheme="minorHAnsi" w:hAnsiTheme="minorHAnsi"/>
          <w:b/>
        </w:rPr>
        <w:t>“AutomationTestProject</w:t>
      </w:r>
      <w:r>
        <w:rPr>
          <w:rFonts w:asciiTheme="minorHAnsi" w:hAnsiTheme="minorHAnsi"/>
          <w:b/>
        </w:rPr>
        <w:t xml:space="preserve">” </w:t>
      </w:r>
      <w:r w:rsidRPr="004A7FBB">
        <w:rPr>
          <w:rFonts w:asciiTheme="minorHAnsi" w:hAnsiTheme="minorHAnsi"/>
        </w:rPr>
        <w:t>location</w:t>
      </w:r>
      <w:r>
        <w:rPr>
          <w:rFonts w:asciiTheme="minorHAnsi" w:hAnsiTheme="minorHAnsi"/>
        </w:rPr>
        <w:t>.</w:t>
      </w:r>
    </w:p>
    <w:p w14:paraId="7358058D" w14:textId="77777777" w:rsidR="004E52D7" w:rsidRDefault="004E52D7" w:rsidP="004E52D7">
      <w:pPr>
        <w:pStyle w:val="ListParagraph"/>
        <w:numPr>
          <w:ilvl w:val="0"/>
          <w:numId w:val="97"/>
        </w:numPr>
        <w:jc w:val="both"/>
        <w:rPr>
          <w:rFonts w:asciiTheme="minorHAnsi" w:hAnsiTheme="minorHAnsi"/>
        </w:rPr>
      </w:pPr>
      <w:r>
        <w:rPr>
          <w:rFonts w:asciiTheme="minorHAnsi" w:hAnsiTheme="minorHAnsi"/>
        </w:rPr>
        <w:t>Go to the “</w:t>
      </w:r>
      <w:r w:rsidRPr="00F1582E">
        <w:rPr>
          <w:rFonts w:asciiTheme="minorHAnsi" w:hAnsiTheme="minorHAnsi"/>
          <w:b/>
        </w:rPr>
        <w:t>AutomationTestProject</w:t>
      </w:r>
      <w:r>
        <w:rPr>
          <w:rFonts w:asciiTheme="minorHAnsi" w:hAnsiTheme="minorHAnsi"/>
        </w:rPr>
        <w:t>” project directory location.</w:t>
      </w:r>
    </w:p>
    <w:p w14:paraId="12D9ED8F" w14:textId="77777777" w:rsidR="004E52D7" w:rsidRDefault="004E52D7" w:rsidP="004E52D7">
      <w:pPr>
        <w:pStyle w:val="ListParagraph"/>
        <w:numPr>
          <w:ilvl w:val="0"/>
          <w:numId w:val="97"/>
        </w:numPr>
        <w:jc w:val="both"/>
        <w:rPr>
          <w:rFonts w:asciiTheme="minorHAnsi" w:hAnsiTheme="minorHAnsi"/>
        </w:rPr>
      </w:pPr>
      <w:r>
        <w:rPr>
          <w:rFonts w:asciiTheme="minorHAnsi" w:hAnsiTheme="minorHAnsi"/>
        </w:rPr>
        <w:t>Double clicking “</w:t>
      </w:r>
      <w:r w:rsidRPr="00F1582E">
        <w:rPr>
          <w:rFonts w:asciiTheme="minorHAnsi" w:hAnsiTheme="minorHAnsi"/>
          <w:b/>
        </w:rPr>
        <w:t>FusionRegistration.jar</w:t>
      </w:r>
      <w:r>
        <w:rPr>
          <w:rFonts w:asciiTheme="minorHAnsi" w:hAnsiTheme="minorHAnsi"/>
        </w:rPr>
        <w:t>” located here. You can see below screen.</w:t>
      </w:r>
    </w:p>
    <w:p w14:paraId="4D7B39D3" w14:textId="77777777" w:rsidR="004E52D7" w:rsidRDefault="004E52D7" w:rsidP="004E52D7">
      <w:pPr>
        <w:pStyle w:val="ListParagraph"/>
        <w:ind w:left="1080"/>
        <w:jc w:val="both"/>
        <w:rPr>
          <w:rFonts w:asciiTheme="minorHAnsi" w:hAnsiTheme="minorHAnsi"/>
        </w:rPr>
      </w:pPr>
    </w:p>
    <w:p w14:paraId="0B663A4F" w14:textId="77777777" w:rsidR="004E52D7" w:rsidRDefault="004E52D7" w:rsidP="004E52D7">
      <w:pPr>
        <w:pStyle w:val="ListParagraph"/>
        <w:ind w:left="1080"/>
        <w:jc w:val="both"/>
        <w:rPr>
          <w:rFonts w:asciiTheme="minorHAnsi" w:hAnsiTheme="minorHAnsi"/>
        </w:rPr>
      </w:pPr>
      <w:r>
        <w:rPr>
          <w:noProof/>
          <w:lang w:val="en-US" w:bidi="ar-SA"/>
        </w:rPr>
        <w:drawing>
          <wp:inline distT="0" distB="0" distL="0" distR="0" wp14:anchorId="0653C741" wp14:editId="570FA982">
            <wp:extent cx="3976822" cy="2383169"/>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4789" cy="2381951"/>
                    </a:xfrm>
                    <a:prstGeom prst="rect">
                      <a:avLst/>
                    </a:prstGeom>
                  </pic:spPr>
                </pic:pic>
              </a:graphicData>
            </a:graphic>
          </wp:inline>
        </w:drawing>
      </w:r>
    </w:p>
    <w:p w14:paraId="6BD79654" w14:textId="77777777" w:rsidR="004E52D7" w:rsidRPr="0099439A" w:rsidRDefault="004E52D7" w:rsidP="004E52D7">
      <w:pPr>
        <w:pStyle w:val="ListParagraph"/>
        <w:ind w:left="1080"/>
        <w:jc w:val="both"/>
        <w:rPr>
          <w:rFonts w:asciiTheme="minorHAnsi" w:hAnsiTheme="minorHAnsi"/>
        </w:rPr>
      </w:pPr>
      <w:r w:rsidRPr="0099439A">
        <w:rPr>
          <w:rFonts w:asciiTheme="minorHAnsi" w:hAnsiTheme="minorHAnsi"/>
        </w:rPr>
        <w:tab/>
        <w:t xml:space="preserve">  </w:t>
      </w:r>
    </w:p>
    <w:p w14:paraId="48AF061B" w14:textId="77777777" w:rsidR="004E52D7" w:rsidRDefault="004E52D7" w:rsidP="004E52D7">
      <w:pPr>
        <w:pStyle w:val="ListParagraph"/>
        <w:numPr>
          <w:ilvl w:val="0"/>
          <w:numId w:val="97"/>
        </w:numPr>
        <w:jc w:val="both"/>
        <w:rPr>
          <w:rFonts w:asciiTheme="minorHAnsi" w:hAnsiTheme="minorHAnsi"/>
        </w:rPr>
      </w:pPr>
      <w:r>
        <w:rPr>
          <w:rFonts w:asciiTheme="minorHAnsi" w:hAnsiTheme="minorHAnsi"/>
        </w:rPr>
        <w:t>To upload your license key browse the location where license file is kept (</w:t>
      </w:r>
      <w:r w:rsidRPr="00C53583">
        <w:rPr>
          <w:rFonts w:asciiTheme="minorHAnsi" w:hAnsiTheme="minorHAnsi"/>
          <w:b/>
        </w:rPr>
        <w:t>#5</w:t>
      </w:r>
      <w:r>
        <w:rPr>
          <w:rFonts w:asciiTheme="minorHAnsi" w:hAnsiTheme="minorHAnsi"/>
        </w:rPr>
        <w:t>)</w:t>
      </w:r>
    </w:p>
    <w:p w14:paraId="7D8A21BB" w14:textId="77777777" w:rsidR="004E52D7" w:rsidRDefault="004E52D7" w:rsidP="004E52D7">
      <w:pPr>
        <w:pStyle w:val="ListParagraph"/>
        <w:numPr>
          <w:ilvl w:val="0"/>
          <w:numId w:val="97"/>
        </w:numPr>
        <w:jc w:val="both"/>
        <w:rPr>
          <w:rFonts w:asciiTheme="minorHAnsi" w:hAnsiTheme="minorHAnsi"/>
        </w:rPr>
      </w:pPr>
      <w:r>
        <w:rPr>
          <w:rFonts w:asciiTheme="minorHAnsi" w:hAnsiTheme="minorHAnsi"/>
        </w:rPr>
        <w:t xml:space="preserve">Select license file and click upload button. </w:t>
      </w:r>
    </w:p>
    <w:p w14:paraId="373D00AA" w14:textId="77777777" w:rsidR="004E52D7" w:rsidRPr="0099439A" w:rsidRDefault="004E52D7" w:rsidP="004E52D7">
      <w:pPr>
        <w:pStyle w:val="ListParagraph"/>
        <w:numPr>
          <w:ilvl w:val="0"/>
          <w:numId w:val="97"/>
        </w:numPr>
        <w:jc w:val="both"/>
        <w:rPr>
          <w:rFonts w:asciiTheme="minorHAnsi" w:hAnsiTheme="minorHAnsi"/>
        </w:rPr>
      </w:pPr>
      <w:r>
        <w:rPr>
          <w:rFonts w:asciiTheme="minorHAnsi" w:hAnsiTheme="minorHAnsi"/>
        </w:rPr>
        <w:t>On successful upload, you will get confirmation message depending the type of license procured from coe team.</w:t>
      </w:r>
      <w:r w:rsidRPr="0099439A">
        <w:rPr>
          <w:noProof/>
          <w:lang w:val="en-US" w:bidi="ar-SA"/>
        </w:rPr>
        <w:t xml:space="preserve"> </w:t>
      </w:r>
    </w:p>
    <w:p w14:paraId="3A4F4BCE" w14:textId="77777777" w:rsidR="004E52D7" w:rsidRDefault="004E52D7" w:rsidP="004E52D7">
      <w:pPr>
        <w:ind w:left="1080"/>
        <w:rPr>
          <w:rFonts w:asciiTheme="minorHAnsi" w:hAnsiTheme="minorHAnsi"/>
        </w:rPr>
      </w:pPr>
      <w:r>
        <w:rPr>
          <w:noProof/>
          <w:lang w:val="en-US" w:bidi="ar-SA"/>
        </w:rPr>
        <w:drawing>
          <wp:inline distT="0" distB="0" distL="0" distR="0" wp14:anchorId="0EE6C719" wp14:editId="4670BD55">
            <wp:extent cx="4023691" cy="2433099"/>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21546" cy="2431802"/>
                    </a:xfrm>
                    <a:prstGeom prst="rect">
                      <a:avLst/>
                    </a:prstGeom>
                  </pic:spPr>
                </pic:pic>
              </a:graphicData>
            </a:graphic>
          </wp:inline>
        </w:drawing>
      </w:r>
    </w:p>
    <w:p w14:paraId="0F1BF3B5" w14:textId="77777777" w:rsidR="004E52D7" w:rsidRPr="00C962BE" w:rsidRDefault="004E52D7" w:rsidP="004E52D7">
      <w:pPr>
        <w:pStyle w:val="ListParagraph"/>
        <w:numPr>
          <w:ilvl w:val="0"/>
          <w:numId w:val="97"/>
        </w:numPr>
        <w:rPr>
          <w:rFonts w:asciiTheme="minorHAnsi" w:hAnsiTheme="minorHAnsi"/>
        </w:rPr>
      </w:pPr>
      <w:r w:rsidRPr="00C962BE">
        <w:rPr>
          <w:rFonts w:asciiTheme="minorHAnsi" w:hAnsiTheme="minorHAnsi"/>
        </w:rPr>
        <w:t>Once license on one machine configured and installed properly then “Framework.exe” file generated by the license registration process.</w:t>
      </w:r>
    </w:p>
    <w:p w14:paraId="3E612060" w14:textId="77777777" w:rsidR="004E52D7" w:rsidRPr="00C962BE" w:rsidRDefault="004E52D7" w:rsidP="004E52D7">
      <w:pPr>
        <w:pStyle w:val="ListParagraph"/>
        <w:numPr>
          <w:ilvl w:val="0"/>
          <w:numId w:val="97"/>
        </w:numPr>
        <w:ind w:left="450"/>
        <w:rPr>
          <w:rFonts w:asciiTheme="minorHAnsi" w:hAnsiTheme="minorHAnsi"/>
        </w:rPr>
      </w:pPr>
      <w:r w:rsidRPr="00C962BE">
        <w:rPr>
          <w:rFonts w:asciiTheme="minorHAnsi" w:hAnsiTheme="minorHAnsi"/>
        </w:rPr>
        <w:lastRenderedPageBreak/>
        <w:t>With the new version of Fusion Framework, copy “Framework.exe” file to another machine under the “AutomationTestProject”</w:t>
      </w:r>
      <w:r>
        <w:rPr>
          <w:rFonts w:asciiTheme="minorHAnsi" w:hAnsiTheme="minorHAnsi"/>
        </w:rPr>
        <w:t>. User can start using the Fusion automation Framework without any issue. There is no need to generate licenses again for the new machines.</w:t>
      </w:r>
      <w:r w:rsidRPr="00C962BE">
        <w:rPr>
          <w:rFonts w:asciiTheme="minorHAnsi" w:hAnsiTheme="minorHAnsi"/>
        </w:rPr>
        <w:t xml:space="preserve"> </w:t>
      </w:r>
    </w:p>
    <w:p w14:paraId="2F23D081" w14:textId="77777777" w:rsidR="004E52D7" w:rsidRPr="00C962BE" w:rsidRDefault="004E52D7" w:rsidP="004E52D7">
      <w:pPr>
        <w:pStyle w:val="ListParagraph"/>
        <w:ind w:left="450"/>
        <w:rPr>
          <w:rFonts w:asciiTheme="minorHAnsi" w:hAnsiTheme="minorHAnsi"/>
        </w:rPr>
      </w:pPr>
    </w:p>
    <w:p w14:paraId="0C029F3C" w14:textId="77777777" w:rsidR="004E52D7" w:rsidRDefault="004E52D7" w:rsidP="004E52D7">
      <w:pPr>
        <w:pStyle w:val="ListParagraph"/>
        <w:numPr>
          <w:ilvl w:val="0"/>
          <w:numId w:val="97"/>
        </w:numPr>
        <w:ind w:left="450"/>
        <w:rPr>
          <w:rFonts w:asciiTheme="minorHAnsi" w:hAnsiTheme="minorHAnsi"/>
        </w:rPr>
      </w:pPr>
      <w:r>
        <w:rPr>
          <w:rFonts w:asciiTheme="minorHAnsi" w:hAnsiTheme="minorHAnsi"/>
        </w:rPr>
        <w:t>Automation COE will provide you with:</w:t>
      </w:r>
    </w:p>
    <w:p w14:paraId="5BA38761" w14:textId="77777777" w:rsidR="004E52D7" w:rsidRDefault="004E52D7" w:rsidP="004E52D7">
      <w:pPr>
        <w:pStyle w:val="ListParagraph"/>
        <w:numPr>
          <w:ilvl w:val="1"/>
          <w:numId w:val="129"/>
        </w:numPr>
        <w:ind w:left="1800"/>
        <w:rPr>
          <w:rFonts w:asciiTheme="minorHAnsi" w:hAnsiTheme="minorHAnsi"/>
        </w:rPr>
      </w:pPr>
      <w:r>
        <w:rPr>
          <w:rFonts w:asciiTheme="minorHAnsi" w:hAnsiTheme="minorHAnsi"/>
        </w:rPr>
        <w:t>Sample Automation Test project.</w:t>
      </w:r>
    </w:p>
    <w:p w14:paraId="2B8D7220" w14:textId="77777777" w:rsidR="004E52D7" w:rsidRDefault="004E52D7" w:rsidP="004E52D7">
      <w:pPr>
        <w:pStyle w:val="ListParagraph"/>
        <w:numPr>
          <w:ilvl w:val="1"/>
          <w:numId w:val="129"/>
        </w:numPr>
        <w:ind w:left="1800"/>
        <w:rPr>
          <w:rFonts w:asciiTheme="minorHAnsi" w:hAnsiTheme="minorHAnsi"/>
        </w:rPr>
      </w:pPr>
      <w:r>
        <w:rPr>
          <w:rFonts w:asciiTheme="minorHAnsi" w:hAnsiTheme="minorHAnsi"/>
        </w:rPr>
        <w:t>Generic Framework Library jar</w:t>
      </w:r>
      <w:ins w:id="77" w:author="Vrushali Karla" w:date="2018-11-01T14:08:00Z">
        <w:r>
          <w:rPr>
            <w:rFonts w:asciiTheme="minorHAnsi" w:hAnsiTheme="minorHAnsi"/>
          </w:rPr>
          <w:t xml:space="preserve"> </w:t>
        </w:r>
      </w:ins>
    </w:p>
    <w:p w14:paraId="6C5FFFF4" w14:textId="77777777" w:rsidR="004E52D7" w:rsidRDefault="004E52D7" w:rsidP="004E52D7">
      <w:pPr>
        <w:pStyle w:val="ListParagraph"/>
        <w:numPr>
          <w:ilvl w:val="1"/>
          <w:numId w:val="129"/>
        </w:numPr>
        <w:ind w:left="1800"/>
        <w:rPr>
          <w:rFonts w:asciiTheme="minorHAnsi" w:hAnsiTheme="minorHAnsi"/>
        </w:rPr>
      </w:pPr>
      <w:r>
        <w:rPr>
          <w:rFonts w:asciiTheme="minorHAnsi" w:hAnsiTheme="minorHAnsi"/>
        </w:rPr>
        <w:t>Other Framework Library plugins jars with sources</w:t>
      </w:r>
    </w:p>
    <w:p w14:paraId="39EB14AC" w14:textId="77777777" w:rsidR="004E52D7" w:rsidRDefault="004E52D7" w:rsidP="004E52D7">
      <w:pPr>
        <w:pStyle w:val="ListParagraph"/>
        <w:numPr>
          <w:ilvl w:val="1"/>
          <w:numId w:val="129"/>
        </w:numPr>
        <w:ind w:left="1800"/>
        <w:rPr>
          <w:rFonts w:asciiTheme="minorHAnsi" w:hAnsiTheme="minorHAnsi"/>
        </w:rPr>
      </w:pPr>
      <w:r>
        <w:rPr>
          <w:rFonts w:asciiTheme="minorHAnsi" w:hAnsiTheme="minorHAnsi"/>
        </w:rPr>
        <w:t>License as requested.</w:t>
      </w:r>
    </w:p>
    <w:p w14:paraId="0A84ED05" w14:textId="77777777" w:rsidR="004E52D7" w:rsidRPr="00444101" w:rsidRDefault="004E52D7" w:rsidP="004E52D7">
      <w:pPr>
        <w:pStyle w:val="Heading5"/>
        <w:numPr>
          <w:ilvl w:val="2"/>
          <w:numId w:val="1"/>
        </w:numPr>
        <w:ind w:left="720"/>
        <w:rPr>
          <w:rFonts w:asciiTheme="minorHAnsi" w:hAnsiTheme="minorHAnsi" w:cstheme="minorHAnsi"/>
          <w:b/>
          <w:noProof/>
        </w:rPr>
      </w:pPr>
      <w:r w:rsidRPr="00444101">
        <w:rPr>
          <w:rFonts w:asciiTheme="minorHAnsi" w:hAnsiTheme="minorHAnsi" w:cstheme="minorHAnsi"/>
          <w:b/>
          <w:noProof/>
        </w:rPr>
        <w:t>Source Control</w:t>
      </w:r>
      <w:r>
        <w:rPr>
          <w:rFonts w:asciiTheme="minorHAnsi" w:hAnsiTheme="minorHAnsi" w:cstheme="minorHAnsi"/>
          <w:b/>
          <w:noProof/>
        </w:rPr>
        <w:t xml:space="preserve"> Management</w:t>
      </w:r>
    </w:p>
    <w:p w14:paraId="288586D3" w14:textId="77777777" w:rsidR="004E52D7" w:rsidRDefault="004E52D7" w:rsidP="004E52D7">
      <w:pPr>
        <w:pStyle w:val="ListParagraph"/>
        <w:numPr>
          <w:ilvl w:val="0"/>
          <w:numId w:val="37"/>
        </w:numPr>
        <w:rPr>
          <w:rFonts w:asciiTheme="minorHAnsi" w:hAnsiTheme="minorHAnsi"/>
        </w:rPr>
      </w:pPr>
      <w:r>
        <w:rPr>
          <w:rFonts w:asciiTheme="minorHAnsi" w:hAnsiTheme="minorHAnsi"/>
        </w:rPr>
        <w:t>The Automation Test Project should be added in any of the below source repository</w:t>
      </w:r>
    </w:p>
    <w:p w14:paraId="2592145C" w14:textId="77777777" w:rsidR="004E52D7" w:rsidRDefault="004E52D7" w:rsidP="004E52D7">
      <w:pPr>
        <w:pStyle w:val="ListParagraph"/>
        <w:numPr>
          <w:ilvl w:val="1"/>
          <w:numId w:val="37"/>
        </w:numPr>
        <w:rPr>
          <w:rFonts w:asciiTheme="minorHAnsi" w:hAnsiTheme="minorHAnsi"/>
        </w:rPr>
      </w:pPr>
      <w:r>
        <w:rPr>
          <w:rFonts w:asciiTheme="minorHAnsi" w:hAnsiTheme="minorHAnsi"/>
        </w:rPr>
        <w:t>TFS</w:t>
      </w:r>
    </w:p>
    <w:p w14:paraId="7023E0BD" w14:textId="77777777" w:rsidR="004E52D7" w:rsidRDefault="004E52D7" w:rsidP="004E52D7">
      <w:pPr>
        <w:pStyle w:val="ListParagraph"/>
        <w:numPr>
          <w:ilvl w:val="1"/>
          <w:numId w:val="37"/>
        </w:numPr>
        <w:rPr>
          <w:rFonts w:asciiTheme="minorHAnsi" w:hAnsiTheme="minorHAnsi"/>
        </w:rPr>
      </w:pPr>
      <w:r>
        <w:rPr>
          <w:rFonts w:asciiTheme="minorHAnsi" w:hAnsiTheme="minorHAnsi"/>
        </w:rPr>
        <w:t>TFS with Git</w:t>
      </w:r>
    </w:p>
    <w:p w14:paraId="2B71B244" w14:textId="77777777" w:rsidR="004E52D7" w:rsidRDefault="004E52D7" w:rsidP="004E52D7">
      <w:pPr>
        <w:pStyle w:val="ListParagraph"/>
        <w:numPr>
          <w:ilvl w:val="1"/>
          <w:numId w:val="37"/>
        </w:numPr>
        <w:rPr>
          <w:rFonts w:asciiTheme="minorHAnsi" w:hAnsiTheme="minorHAnsi"/>
        </w:rPr>
      </w:pPr>
      <w:r>
        <w:rPr>
          <w:rFonts w:asciiTheme="minorHAnsi" w:hAnsiTheme="minorHAnsi"/>
        </w:rPr>
        <w:t>Bit Bucket with Git</w:t>
      </w:r>
    </w:p>
    <w:p w14:paraId="43D09B11" w14:textId="77777777" w:rsidR="004E52D7" w:rsidRDefault="004E52D7" w:rsidP="004E52D7">
      <w:pPr>
        <w:pStyle w:val="ListParagraph"/>
        <w:numPr>
          <w:ilvl w:val="1"/>
          <w:numId w:val="37"/>
        </w:numPr>
        <w:rPr>
          <w:rFonts w:asciiTheme="minorHAnsi" w:hAnsiTheme="minorHAnsi"/>
        </w:rPr>
      </w:pPr>
      <w:r>
        <w:rPr>
          <w:rFonts w:asciiTheme="minorHAnsi" w:hAnsiTheme="minorHAnsi"/>
        </w:rPr>
        <w:t>GitHub</w:t>
      </w:r>
    </w:p>
    <w:p w14:paraId="34D9B624" w14:textId="77777777" w:rsidR="004E52D7" w:rsidRDefault="004E52D7" w:rsidP="004E52D7">
      <w:pPr>
        <w:pStyle w:val="ListParagraph"/>
        <w:numPr>
          <w:ilvl w:val="0"/>
          <w:numId w:val="37"/>
        </w:numPr>
        <w:rPr>
          <w:rFonts w:asciiTheme="minorHAnsi" w:hAnsiTheme="minorHAnsi"/>
        </w:rPr>
      </w:pPr>
      <w:r>
        <w:rPr>
          <w:rFonts w:asciiTheme="minorHAnsi" w:hAnsiTheme="minorHAnsi"/>
        </w:rPr>
        <w:t>In case you do not have above source control repository then you need to raise a help desk ticket to create a source control for your project.</w:t>
      </w:r>
    </w:p>
    <w:p w14:paraId="1F2D4A30" w14:textId="77777777" w:rsidR="004E52D7" w:rsidRDefault="004E52D7" w:rsidP="004E52D7">
      <w:pPr>
        <w:pStyle w:val="ListParagraph"/>
        <w:numPr>
          <w:ilvl w:val="0"/>
          <w:numId w:val="37"/>
        </w:numPr>
        <w:rPr>
          <w:rFonts w:asciiTheme="minorHAnsi" w:hAnsiTheme="minorHAnsi"/>
        </w:rPr>
      </w:pPr>
      <w:r>
        <w:rPr>
          <w:rFonts w:asciiTheme="minorHAnsi" w:hAnsiTheme="minorHAnsi"/>
        </w:rPr>
        <w:t>Thereafter add the Automation Test Project and define your local mapping path.</w:t>
      </w:r>
    </w:p>
    <w:p w14:paraId="2783D560" w14:textId="77777777" w:rsidR="004E52D7" w:rsidRDefault="004E52D7" w:rsidP="004E52D7">
      <w:pPr>
        <w:rPr>
          <w:rFonts w:asciiTheme="minorHAnsi" w:hAnsiTheme="minorHAnsi"/>
        </w:rPr>
      </w:pPr>
      <w:r w:rsidRPr="00F404FE">
        <w:rPr>
          <w:rFonts w:asciiTheme="minorHAnsi" w:hAnsiTheme="minorHAnsi"/>
          <w:b/>
        </w:rPr>
        <w:t>NOTE:</w:t>
      </w:r>
      <w:r>
        <w:rPr>
          <w:rFonts w:asciiTheme="minorHAnsi" w:hAnsiTheme="minorHAnsi"/>
        </w:rPr>
        <w:t xml:space="preserve"> In case, you do not have a source control repo setup, then make following changes in the Test Runner UI "ExecutionUIConfig.ini"</w:t>
      </w:r>
    </w:p>
    <w:p w14:paraId="079D97B9" w14:textId="77777777" w:rsidR="004E52D7" w:rsidRDefault="004E52D7" w:rsidP="004E52D7">
      <w:pPr>
        <w:pStyle w:val="ListParagraph"/>
        <w:numPr>
          <w:ilvl w:val="0"/>
          <w:numId w:val="89"/>
        </w:numPr>
        <w:rPr>
          <w:rFonts w:asciiTheme="minorHAnsi" w:hAnsiTheme="minorHAnsi"/>
        </w:rPr>
      </w:pPr>
      <w:r>
        <w:rPr>
          <w:rFonts w:asciiTheme="minorHAnsi" w:hAnsiTheme="minorHAnsi"/>
        </w:rPr>
        <w:t>R</w:t>
      </w:r>
      <w:r w:rsidRPr="00F404FE">
        <w:rPr>
          <w:rFonts w:asciiTheme="minorHAnsi" w:hAnsiTheme="minorHAnsi"/>
        </w:rPr>
        <w:t xml:space="preserve">emove the TFSSourceRepositoryServerMappingPath </w:t>
      </w:r>
      <w:r>
        <w:rPr>
          <w:rFonts w:asciiTheme="minorHAnsi" w:hAnsiTheme="minorHAnsi"/>
        </w:rPr>
        <w:t>value and keep it as blank (empty)</w:t>
      </w:r>
    </w:p>
    <w:p w14:paraId="43D25180" w14:textId="77777777" w:rsidR="004E52D7" w:rsidRPr="000231DC" w:rsidRDefault="004E52D7" w:rsidP="004E52D7">
      <w:pPr>
        <w:pStyle w:val="ListParagraph"/>
        <w:numPr>
          <w:ilvl w:val="0"/>
          <w:numId w:val="89"/>
        </w:numPr>
        <w:rPr>
          <w:rFonts w:asciiTheme="minorHAnsi" w:hAnsiTheme="minorHAnsi"/>
        </w:rPr>
      </w:pPr>
      <w:r w:rsidRPr="000231DC">
        <w:rPr>
          <w:rFonts w:asciiTheme="minorHAnsi" w:hAnsiTheme="minorHAnsi"/>
        </w:rPr>
        <w:t>In addition, add the local directory path of the source code like</w:t>
      </w:r>
    </w:p>
    <w:p w14:paraId="768D654D" w14:textId="77777777" w:rsidR="004E52D7" w:rsidRDefault="004E52D7" w:rsidP="004E52D7">
      <w:pPr>
        <w:pStyle w:val="ListParagraph"/>
        <w:rPr>
          <w:rFonts w:asciiTheme="minorHAnsi" w:hAnsiTheme="minorHAnsi"/>
        </w:rPr>
      </w:pPr>
      <w:r w:rsidRPr="00D35D5F">
        <w:rPr>
          <w:rFonts w:asciiTheme="minorHAnsi" w:hAnsiTheme="minorHAnsi"/>
        </w:rPr>
        <w:t>TFSSourceRepositoryLocalMappingPath=\\&lt;&lt;machineIP&gt;&gt;\c$\TFSSourceCode\NKSampleCodeLocal</w:t>
      </w:r>
    </w:p>
    <w:p w14:paraId="297437F4" w14:textId="77777777" w:rsidR="004E52D7" w:rsidRPr="00444101" w:rsidRDefault="004E52D7" w:rsidP="004E52D7">
      <w:pPr>
        <w:pStyle w:val="Heading5"/>
        <w:numPr>
          <w:ilvl w:val="2"/>
          <w:numId w:val="1"/>
        </w:numPr>
        <w:ind w:left="720"/>
        <w:rPr>
          <w:rFonts w:asciiTheme="minorHAnsi" w:hAnsiTheme="minorHAnsi" w:cstheme="minorHAnsi"/>
          <w:b/>
          <w:noProof/>
        </w:rPr>
      </w:pPr>
      <w:r w:rsidRPr="00444101">
        <w:rPr>
          <w:rFonts w:asciiTheme="minorHAnsi" w:hAnsiTheme="minorHAnsi" w:cstheme="minorHAnsi"/>
          <w:b/>
          <w:noProof/>
        </w:rPr>
        <w:t>Mobile Installation</w:t>
      </w:r>
    </w:p>
    <w:p w14:paraId="6A936494" w14:textId="77777777" w:rsidR="004E52D7" w:rsidRDefault="004E52D7" w:rsidP="004E52D7">
      <w:pPr>
        <w:pStyle w:val="ListParagraph"/>
      </w:pPr>
      <w:r>
        <w:t>To create and execute mobile specific tests below are some pre-requisites,</w:t>
      </w:r>
    </w:p>
    <w:p w14:paraId="338672E9" w14:textId="77777777" w:rsidR="004E52D7" w:rsidRDefault="004E52D7" w:rsidP="004E52D7">
      <w:pPr>
        <w:pStyle w:val="ListParagraph"/>
        <w:numPr>
          <w:ilvl w:val="0"/>
          <w:numId w:val="94"/>
        </w:numPr>
      </w:pPr>
      <w:r>
        <w:t>Ensure that USB ports are enabled and device specific drivers are installed.</w:t>
      </w:r>
    </w:p>
    <w:p w14:paraId="47F312C3" w14:textId="77777777" w:rsidR="004E52D7" w:rsidRDefault="004E52D7" w:rsidP="004E52D7">
      <w:pPr>
        <w:pStyle w:val="ListParagraph"/>
        <w:numPr>
          <w:ilvl w:val="0"/>
          <w:numId w:val="94"/>
        </w:numPr>
      </w:pPr>
      <w:r>
        <w:t>Android SDK installed and configured (Refer “</w:t>
      </w:r>
      <w:r w:rsidRPr="002816AD">
        <w:t>Android SDK s</w:t>
      </w:r>
      <w:r>
        <w:t>etup steps”).</w:t>
      </w:r>
    </w:p>
    <w:p w14:paraId="53238C92" w14:textId="77777777" w:rsidR="004E52D7" w:rsidRPr="00BF7D99" w:rsidRDefault="004E52D7" w:rsidP="004E52D7">
      <w:pPr>
        <w:pStyle w:val="ListParagraph"/>
        <w:numPr>
          <w:ilvl w:val="0"/>
          <w:numId w:val="94"/>
        </w:numPr>
      </w:pPr>
      <w:r>
        <w:t>Appium installed and configured (Refer “</w:t>
      </w:r>
      <w:r w:rsidRPr="002816AD">
        <w:t>A</w:t>
      </w:r>
      <w:r>
        <w:t>ppium</w:t>
      </w:r>
      <w:r w:rsidRPr="002816AD">
        <w:t xml:space="preserve"> s</w:t>
      </w:r>
      <w:r>
        <w:t>etup steps”).</w:t>
      </w:r>
    </w:p>
    <w:p w14:paraId="15D48CB1" w14:textId="77777777" w:rsidR="004E52D7" w:rsidRPr="00C7486D" w:rsidRDefault="004E52D7" w:rsidP="004E52D7">
      <w:pPr>
        <w:pStyle w:val="Heading5"/>
        <w:numPr>
          <w:ilvl w:val="3"/>
          <w:numId w:val="1"/>
        </w:numPr>
        <w:rPr>
          <w:b/>
        </w:rPr>
      </w:pPr>
      <w:r w:rsidRPr="00C7486D">
        <w:rPr>
          <w:b/>
        </w:rPr>
        <w:t>Android SDK setup steps:</w:t>
      </w:r>
    </w:p>
    <w:p w14:paraId="16261900" w14:textId="77777777" w:rsidR="004E52D7" w:rsidRDefault="004E52D7" w:rsidP="004E52D7">
      <w:pPr>
        <w:numPr>
          <w:ilvl w:val="0"/>
          <w:numId w:val="95"/>
        </w:numPr>
        <w:spacing w:before="0" w:after="0" w:line="240" w:lineRule="auto"/>
      </w:pPr>
      <w:r>
        <w:t xml:space="preserve">Follow </w:t>
      </w:r>
      <w:hyperlink r:id="rId44" w:history="1">
        <w:r w:rsidRPr="006F18DE">
          <w:rPr>
            <w:rStyle w:val="Hyperlink"/>
          </w:rPr>
          <w:t>http://www.androiddocs.com/sdk/installing/index.html</w:t>
        </w:r>
      </w:hyperlink>
      <w:r>
        <w:t xml:space="preserve"> steps to install and configure Android SDK (Using Android Studio is recommended to install Android SDK).</w:t>
      </w:r>
    </w:p>
    <w:p w14:paraId="4E99DF67" w14:textId="77777777" w:rsidR="004E52D7" w:rsidRDefault="004E52D7" w:rsidP="004E52D7">
      <w:pPr>
        <w:numPr>
          <w:ilvl w:val="0"/>
          <w:numId w:val="95"/>
        </w:numPr>
        <w:spacing w:before="0" w:after="0" w:line="240" w:lineRule="auto"/>
      </w:pPr>
      <w:r>
        <w:t xml:space="preserve">Configure ANDROID_HOME (refer </w:t>
      </w:r>
      <w:hyperlink r:id="rId45" w:history="1">
        <w:r w:rsidRPr="006F18DE">
          <w:rPr>
            <w:rStyle w:val="Hyperlink"/>
          </w:rPr>
          <w:t>https://developer.android.com/studio/command-line/variables</w:t>
        </w:r>
      </w:hyperlink>
      <w:r>
        <w:t xml:space="preserve"> ) as environment variables (If you don’t know how to add environment variables, you can refer </w:t>
      </w:r>
      <w:hyperlink r:id="rId46" w:history="1">
        <w:r w:rsidRPr="006F18DE">
          <w:rPr>
            <w:rStyle w:val="Hyperlink"/>
          </w:rPr>
          <w:t>https://www.java.com/en/download/help/path.xml</w:t>
        </w:r>
      </w:hyperlink>
      <w:r>
        <w:t xml:space="preserve"> as how to do example).</w:t>
      </w:r>
    </w:p>
    <w:p w14:paraId="001C5A6C" w14:textId="77777777" w:rsidR="004E52D7" w:rsidRDefault="004E52D7" w:rsidP="004E52D7">
      <w:pPr>
        <w:numPr>
          <w:ilvl w:val="0"/>
          <w:numId w:val="95"/>
        </w:numPr>
        <w:spacing w:before="0" w:after="0" w:line="240" w:lineRule="auto"/>
      </w:pPr>
      <w:r>
        <w:lastRenderedPageBreak/>
        <w:t>Add “</w:t>
      </w:r>
      <w:r w:rsidRPr="00504686">
        <w:rPr>
          <w:i/>
        </w:rPr>
        <w:t>%ANDRIOD_HOME%\platform-tools; %ANDRIOD_HOME%\build-tools; %ANDRIOD_HOME%\ tools</w:t>
      </w:r>
      <w:r>
        <w:t>” into PATH.</w:t>
      </w:r>
    </w:p>
    <w:p w14:paraId="5AC59934" w14:textId="77777777" w:rsidR="004E52D7" w:rsidRDefault="004E52D7" w:rsidP="004E52D7">
      <w:pPr>
        <w:numPr>
          <w:ilvl w:val="0"/>
          <w:numId w:val="95"/>
        </w:numPr>
        <w:spacing w:before="0" w:after="0" w:line="240" w:lineRule="auto"/>
      </w:pPr>
      <w:r>
        <w:t>To vefiry Android SDK setup, connect android device to machine (if required install device specific drivers) and run “adb devices” on command prompt or terminal. You should be able to see connected devices as below –</w:t>
      </w:r>
    </w:p>
    <w:p w14:paraId="69935407" w14:textId="77777777" w:rsidR="004E52D7" w:rsidRDefault="004E52D7" w:rsidP="004E52D7">
      <w:pPr>
        <w:spacing w:before="0" w:after="0" w:line="240" w:lineRule="auto"/>
        <w:ind w:left="720"/>
      </w:pPr>
    </w:p>
    <w:p w14:paraId="540B8D99" w14:textId="77777777" w:rsidR="004E52D7" w:rsidRDefault="004E52D7" w:rsidP="004E52D7">
      <w:pPr>
        <w:spacing w:before="0" w:after="0" w:line="240" w:lineRule="auto"/>
        <w:ind w:left="720"/>
      </w:pPr>
      <w:r>
        <w:rPr>
          <w:noProof/>
          <w:lang w:val="en-US" w:bidi="ar-SA"/>
        </w:rPr>
        <w:drawing>
          <wp:inline distT="0" distB="0" distL="0" distR="0" wp14:anchorId="6E1C4902" wp14:editId="4E29B77B">
            <wp:extent cx="4953635" cy="1598212"/>
            <wp:effectExtent l="19050" t="19050" r="18415"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8596" cy="1612718"/>
                    </a:xfrm>
                    <a:prstGeom prst="rect">
                      <a:avLst/>
                    </a:prstGeom>
                    <a:noFill/>
                    <a:ln>
                      <a:solidFill>
                        <a:schemeClr val="accent1"/>
                      </a:solidFill>
                    </a:ln>
                  </pic:spPr>
                </pic:pic>
              </a:graphicData>
            </a:graphic>
          </wp:inline>
        </w:drawing>
      </w:r>
    </w:p>
    <w:p w14:paraId="5A44067D" w14:textId="77777777" w:rsidR="004E52D7" w:rsidRDefault="004E52D7" w:rsidP="004E52D7">
      <w:pPr>
        <w:spacing w:before="0" w:after="0" w:line="240" w:lineRule="auto"/>
        <w:ind w:left="720"/>
      </w:pPr>
    </w:p>
    <w:p w14:paraId="7EB9D66D" w14:textId="77777777" w:rsidR="004E52D7" w:rsidRPr="00F83084" w:rsidRDefault="004E52D7" w:rsidP="004E52D7">
      <w:pPr>
        <w:pStyle w:val="Heading5"/>
        <w:numPr>
          <w:ilvl w:val="3"/>
          <w:numId w:val="1"/>
        </w:numPr>
      </w:pPr>
      <w:r>
        <w:rPr>
          <w:b/>
        </w:rPr>
        <w:t>Appium setup s</w:t>
      </w:r>
      <w:r w:rsidRPr="00E626D8">
        <w:rPr>
          <w:b/>
        </w:rPr>
        <w:t>teps:</w:t>
      </w:r>
    </w:p>
    <w:p w14:paraId="3A641ED1" w14:textId="77777777" w:rsidR="004E52D7" w:rsidRDefault="004E52D7" w:rsidP="004E52D7">
      <w:pPr>
        <w:pStyle w:val="ListParagraph"/>
        <w:numPr>
          <w:ilvl w:val="0"/>
          <w:numId w:val="128"/>
        </w:numPr>
      </w:pPr>
      <w:r>
        <w:t xml:space="preserve">Follow </w:t>
      </w:r>
      <w:hyperlink r:id="rId48" w:anchor="installation-via-npm" w:history="1">
        <w:r w:rsidRPr="006F18DE">
          <w:rPr>
            <w:rStyle w:val="Hyperlink"/>
          </w:rPr>
          <w:t>http://appium.io/docs/en/about-appium/getting-started/#installation-via-npm</w:t>
        </w:r>
      </w:hyperlink>
      <w:r>
        <w:t xml:space="preserve"> steps to install Appium using npm. Appium version 1.8.1 is recommended to use with Fusion, below are commands to refer for installing specific Appium version,</w:t>
      </w:r>
    </w:p>
    <w:p w14:paraId="2DFEFE49" w14:textId="77777777" w:rsidR="004E52D7" w:rsidRDefault="004E52D7" w:rsidP="004E52D7">
      <w:pPr>
        <w:pStyle w:val="ListParagraph"/>
        <w:numPr>
          <w:ilvl w:val="1"/>
          <w:numId w:val="128"/>
        </w:numPr>
      </w:pPr>
      <w:r>
        <w:t xml:space="preserve">To Install “ npm install -g </w:t>
      </w:r>
      <w:r w:rsidRPr="00CA4A8F">
        <w:t>appium@1.8.1</w:t>
      </w:r>
      <w:r>
        <w:t>” [one time setup]</w:t>
      </w:r>
    </w:p>
    <w:p w14:paraId="2A6DFF80" w14:textId="77777777" w:rsidR="004E52D7" w:rsidRDefault="004E52D7" w:rsidP="004E52D7">
      <w:pPr>
        <w:pStyle w:val="ListParagraph"/>
        <w:numPr>
          <w:ilvl w:val="1"/>
          <w:numId w:val="128"/>
        </w:numPr>
      </w:pPr>
      <w:r>
        <w:t>To execute “appium”</w:t>
      </w:r>
    </w:p>
    <w:p w14:paraId="58EFA831" w14:textId="77777777" w:rsidR="004E52D7" w:rsidRDefault="004E52D7" w:rsidP="004E52D7">
      <w:pPr>
        <w:pStyle w:val="ListParagraph"/>
        <w:ind w:left="1440"/>
      </w:pPr>
    </w:p>
    <w:p w14:paraId="7D143FB5" w14:textId="77777777" w:rsidR="004E52D7" w:rsidRDefault="004E52D7" w:rsidP="004E52D7">
      <w:pPr>
        <w:pStyle w:val="ListParagraph"/>
        <w:numPr>
          <w:ilvl w:val="0"/>
          <w:numId w:val="128"/>
        </w:numPr>
      </w:pPr>
      <w:r>
        <w:t>To verify installation use “appium-doctor” as mentioned below,</w:t>
      </w:r>
    </w:p>
    <w:p w14:paraId="0CDCEFC7" w14:textId="77777777" w:rsidR="004E52D7" w:rsidRDefault="004E52D7" w:rsidP="004E52D7">
      <w:pPr>
        <w:pStyle w:val="ListParagraph"/>
        <w:numPr>
          <w:ilvl w:val="1"/>
          <w:numId w:val="128"/>
        </w:numPr>
      </w:pPr>
      <w:r>
        <w:t>Install using command “npm install -g appium-doctor” [one time setup]</w:t>
      </w:r>
    </w:p>
    <w:p w14:paraId="12E763DC" w14:textId="77777777" w:rsidR="004E52D7" w:rsidRDefault="004E52D7" w:rsidP="004E52D7">
      <w:pPr>
        <w:pStyle w:val="ListParagraph"/>
        <w:numPr>
          <w:ilvl w:val="1"/>
          <w:numId w:val="128"/>
        </w:numPr>
      </w:pPr>
      <w:r>
        <w:t xml:space="preserve">Execute using command “appium-doctor”, it will run some diagnostic tests and let you know the system status inorder to run appium tests </w:t>
      </w:r>
    </w:p>
    <w:p w14:paraId="51EEBC19" w14:textId="77777777" w:rsidR="004E52D7" w:rsidRDefault="004E52D7" w:rsidP="004E52D7">
      <w:pPr>
        <w:ind w:left="1080"/>
      </w:pPr>
      <w:r>
        <w:rPr>
          <w:noProof/>
          <w:lang w:val="en-US" w:bidi="ar-SA"/>
        </w:rPr>
        <w:lastRenderedPageBreak/>
        <w:drawing>
          <wp:inline distT="0" distB="0" distL="0" distR="0" wp14:anchorId="3170B6F0" wp14:editId="4C26D314">
            <wp:extent cx="5606187" cy="2822713"/>
            <wp:effectExtent l="19050" t="19050" r="139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8788" cy="2844163"/>
                    </a:xfrm>
                    <a:prstGeom prst="rect">
                      <a:avLst/>
                    </a:prstGeom>
                    <a:noFill/>
                    <a:ln>
                      <a:solidFill>
                        <a:schemeClr val="accent1"/>
                      </a:solidFill>
                    </a:ln>
                  </pic:spPr>
                </pic:pic>
              </a:graphicData>
            </a:graphic>
          </wp:inline>
        </w:drawing>
      </w:r>
    </w:p>
    <w:p w14:paraId="4EB2E85E" w14:textId="77777777" w:rsidR="004E52D7" w:rsidRDefault="004E52D7" w:rsidP="004E52D7">
      <w:pPr>
        <w:pStyle w:val="Heading5"/>
        <w:numPr>
          <w:ilvl w:val="3"/>
          <w:numId w:val="1"/>
        </w:numPr>
        <w:rPr>
          <w:b/>
        </w:rPr>
      </w:pPr>
      <w:r w:rsidRPr="00710F20">
        <w:rPr>
          <w:b/>
        </w:rPr>
        <w:t>Recommended macOS Sierra Version 10.12.6 and above</w:t>
      </w:r>
      <w:r w:rsidRPr="00B44D79">
        <w:rPr>
          <w:b/>
        </w:rPr>
        <w:t>mac</w:t>
      </w:r>
      <w:r>
        <w:rPr>
          <w:b/>
        </w:rPr>
        <w:t xml:space="preserve"> </w:t>
      </w:r>
      <w:r w:rsidRPr="00B44D79">
        <w:rPr>
          <w:b/>
        </w:rPr>
        <w:t>OS specific configurations:</w:t>
      </w:r>
    </w:p>
    <w:p w14:paraId="40893D75" w14:textId="77777777" w:rsidR="004E52D7" w:rsidRPr="00B44D79" w:rsidRDefault="004E52D7" w:rsidP="004E52D7">
      <w:pPr>
        <w:rPr>
          <w:b/>
        </w:rPr>
      </w:pPr>
      <w:r>
        <w:t>For connecting devices on Mac machine, configure appium, Android SDK and environment variables on Mac machine as per instructions mentioned in below link</w:t>
      </w:r>
    </w:p>
    <w:p w14:paraId="6C078D24" w14:textId="77777777" w:rsidR="004E52D7" w:rsidRDefault="004E52D7" w:rsidP="004E52D7">
      <w:pPr>
        <w:spacing w:before="0" w:after="0" w:line="240" w:lineRule="auto"/>
      </w:pPr>
      <w:hyperlink r:id="rId50" w:history="1">
        <w:r w:rsidRPr="00712999">
          <w:rPr>
            <w:rStyle w:val="Hyperlink"/>
          </w:rPr>
          <w:t>https://gist.github.com/hemano/351c842705ff6dbcd48ceef2dc88b8a0</w:t>
        </w:r>
      </w:hyperlink>
    </w:p>
    <w:p w14:paraId="78BE7D89" w14:textId="77777777" w:rsidR="004E52D7" w:rsidRDefault="004E52D7" w:rsidP="004E52D7">
      <w:pPr>
        <w:spacing w:before="0" w:after="0" w:line="240" w:lineRule="auto"/>
      </w:pPr>
    </w:p>
    <w:p w14:paraId="3EE2DA7E" w14:textId="77777777" w:rsidR="004E52D7" w:rsidRDefault="004E52D7" w:rsidP="004E52D7">
      <w:pPr>
        <w:spacing w:before="0" w:after="0" w:line="240" w:lineRule="auto"/>
      </w:pPr>
    </w:p>
    <w:p w14:paraId="1FE4F901" w14:textId="77777777" w:rsidR="004E52D7" w:rsidRDefault="004E52D7" w:rsidP="004E52D7">
      <w:pPr>
        <w:spacing w:before="0" w:after="0" w:line="240" w:lineRule="auto"/>
      </w:pPr>
    </w:p>
    <w:p w14:paraId="2E315E0D" w14:textId="77777777" w:rsidR="004E52D7" w:rsidRDefault="004E52D7" w:rsidP="004E52D7">
      <w:pPr>
        <w:pStyle w:val="Heading5"/>
        <w:numPr>
          <w:ilvl w:val="3"/>
          <w:numId w:val="1"/>
        </w:numPr>
        <w:rPr>
          <w:b/>
        </w:rPr>
      </w:pPr>
      <w:r>
        <w:rPr>
          <w:b/>
        </w:rPr>
        <w:t>Pre-Requisites for Remote MAC Execution</w:t>
      </w:r>
      <w:r w:rsidRPr="00B44D79">
        <w:rPr>
          <w:b/>
        </w:rPr>
        <w:t>:</w:t>
      </w:r>
    </w:p>
    <w:p w14:paraId="36F1E586" w14:textId="77777777" w:rsidR="004E52D7" w:rsidRDefault="004E52D7" w:rsidP="004E52D7">
      <w:pPr>
        <w:spacing w:before="0" w:after="0" w:line="240" w:lineRule="auto"/>
      </w:pPr>
    </w:p>
    <w:p w14:paraId="78FF267C" w14:textId="77777777" w:rsidR="004E52D7" w:rsidRDefault="004E52D7" w:rsidP="004E52D7">
      <w:pPr>
        <w:spacing w:before="0" w:after="0" w:line="240" w:lineRule="auto"/>
      </w:pPr>
      <w:r>
        <w:t>When devices are connected to your remote mac machine then before you start execution of tests on those devices, perform below steps</w:t>
      </w:r>
    </w:p>
    <w:p w14:paraId="6F7456F5" w14:textId="77777777" w:rsidR="004E52D7" w:rsidRDefault="004E52D7" w:rsidP="004E52D7">
      <w:pPr>
        <w:pStyle w:val="ListParagraph"/>
        <w:numPr>
          <w:ilvl w:val="0"/>
          <w:numId w:val="138"/>
        </w:numPr>
        <w:spacing w:before="0" w:after="0" w:line="240" w:lineRule="auto"/>
      </w:pPr>
      <w:r>
        <w:t xml:space="preserve"> Share your windows “Fusion framework local workspace”, with mac machine.</w:t>
      </w:r>
    </w:p>
    <w:p w14:paraId="5D38F534" w14:textId="77777777" w:rsidR="004E52D7" w:rsidRDefault="004E52D7" w:rsidP="004E52D7">
      <w:pPr>
        <w:pStyle w:val="ListParagraph"/>
        <w:numPr>
          <w:ilvl w:val="0"/>
          <w:numId w:val="138"/>
        </w:numPr>
        <w:spacing w:before="0" w:after="0" w:line="240" w:lineRule="auto"/>
      </w:pPr>
      <w:r>
        <w:t>Then from Mac machine access your windows workspace path.</w:t>
      </w:r>
    </w:p>
    <w:p w14:paraId="6D23C400" w14:textId="77777777" w:rsidR="004E52D7" w:rsidRDefault="004E52D7" w:rsidP="004E52D7">
      <w:pPr>
        <w:pStyle w:val="ListParagraph"/>
        <w:numPr>
          <w:ilvl w:val="0"/>
          <w:numId w:val="138"/>
        </w:numPr>
        <w:spacing w:before="0" w:after="0" w:line="240" w:lineRule="auto"/>
      </w:pPr>
      <w:r>
        <w:t>Go to folder “</w:t>
      </w:r>
      <w:r w:rsidRPr="0069462C">
        <w:t>remote-mac-devicejar</w:t>
      </w:r>
      <w:r>
        <w:t xml:space="preserve">” from mac machine then open terminal on mac and start appium server with command java –jar </w:t>
      </w:r>
      <w:r w:rsidRPr="0069462C">
        <w:t>appium_Mac_RunnableJar-0.0.1</w:t>
      </w:r>
      <w:r>
        <w:t>.jar .Check whether mobile.ini file is created with device details under iniDir folder “</w:t>
      </w:r>
      <w:r w:rsidRPr="0069462C">
        <w:t>AutomationTestProject\remote-mac-devicejar\iniDir</w:t>
      </w:r>
      <w:r>
        <w:t>”.</w:t>
      </w:r>
    </w:p>
    <w:p w14:paraId="1023145C" w14:textId="77777777" w:rsidR="004E52D7" w:rsidRDefault="004E52D7" w:rsidP="004E52D7">
      <w:pPr>
        <w:pStyle w:val="ListParagraph"/>
        <w:numPr>
          <w:ilvl w:val="0"/>
          <w:numId w:val="138"/>
        </w:numPr>
        <w:spacing w:before="0" w:after="0" w:line="240" w:lineRule="auto"/>
      </w:pPr>
      <w:r>
        <w:t>After that start execution of Web application on remote mac through TestRunner or Kickoff.</w:t>
      </w:r>
    </w:p>
    <w:p w14:paraId="2CD0D7AD" w14:textId="77777777" w:rsidR="004E52D7" w:rsidRDefault="004E52D7" w:rsidP="004E52D7">
      <w:pPr>
        <w:spacing w:before="0" w:after="0" w:line="240" w:lineRule="auto"/>
      </w:pPr>
      <w:r w:rsidRPr="00C164AA">
        <w:rPr>
          <w:b/>
        </w:rPr>
        <w:t>Note:</w:t>
      </w:r>
      <w:r>
        <w:t xml:space="preserve"> Mobile plugin supports on Web application scripting and execution on devices connected to remote mac.</w:t>
      </w:r>
    </w:p>
    <w:p w14:paraId="62EEE1E9" w14:textId="77777777" w:rsidR="004E52D7" w:rsidRDefault="004E52D7" w:rsidP="004E52D7">
      <w:pPr>
        <w:spacing w:before="0" w:after="0" w:line="240" w:lineRule="auto"/>
      </w:pPr>
    </w:p>
    <w:p w14:paraId="015D8E3A" w14:textId="77777777" w:rsidR="004E52D7" w:rsidRDefault="004E52D7" w:rsidP="004E52D7">
      <w:pPr>
        <w:spacing w:before="0" w:after="0" w:line="240" w:lineRule="auto"/>
      </w:pPr>
    </w:p>
    <w:p w14:paraId="7D25EDBB" w14:textId="77777777" w:rsidR="004E52D7" w:rsidRDefault="004E52D7" w:rsidP="004E52D7">
      <w:pPr>
        <w:pStyle w:val="Heading1"/>
        <w:spacing w:before="100" w:beforeAutospacing="1" w:after="100" w:afterAutospacing="1" w:line="240" w:lineRule="auto"/>
        <w:rPr>
          <w:rFonts w:asciiTheme="minorHAnsi" w:hAnsiTheme="minorHAnsi"/>
          <w:noProof/>
          <w:sz w:val="24"/>
          <w:szCs w:val="24"/>
        </w:rPr>
      </w:pPr>
      <w:bookmarkStart w:id="78" w:name="_Toc531338518"/>
      <w:r>
        <w:rPr>
          <w:rFonts w:asciiTheme="minorHAnsi" w:hAnsiTheme="minorHAnsi"/>
          <w:noProof/>
          <w:sz w:val="24"/>
          <w:szCs w:val="24"/>
        </w:rPr>
        <w:t>Getting Started</w:t>
      </w:r>
      <w:bookmarkEnd w:id="78"/>
    </w:p>
    <w:p w14:paraId="331E14A6" w14:textId="77777777" w:rsidR="004E52D7" w:rsidRDefault="004E52D7" w:rsidP="004E52D7">
      <w:pPr>
        <w:pStyle w:val="Heading2"/>
        <w:rPr>
          <w:noProof/>
        </w:rPr>
      </w:pPr>
      <w:r>
        <w:rPr>
          <w:noProof/>
        </w:rPr>
        <w:lastRenderedPageBreak/>
        <w:t>Configuring FUSION from Scratch</w:t>
      </w:r>
      <w:ins w:id="79" w:author="Vrushali Karla" w:date="2018-10-31T18:42:00Z">
        <w:r>
          <w:rPr>
            <w:noProof/>
          </w:rPr>
          <w:t xml:space="preserve"> </w:t>
        </w:r>
      </w:ins>
      <w:ins w:id="80" w:author="Vrushali Karla" w:date="2018-11-01T09:59:00Z">
        <w:r>
          <w:rPr>
            <w:noProof/>
          </w:rPr>
          <w:t xml:space="preserve"> </w:t>
        </w:r>
      </w:ins>
    </w:p>
    <w:p w14:paraId="240AF11C" w14:textId="77777777" w:rsidR="004E52D7" w:rsidRDefault="004E52D7" w:rsidP="004E52D7">
      <w:pPr>
        <w:pStyle w:val="ListParagraph"/>
        <w:numPr>
          <w:ilvl w:val="0"/>
          <w:numId w:val="91"/>
        </w:numPr>
      </w:pPr>
      <w:r>
        <w:t>Make sure Maven is configured properly.</w:t>
      </w:r>
    </w:p>
    <w:p w14:paraId="52D0799D" w14:textId="77777777" w:rsidR="004E52D7" w:rsidRDefault="004E52D7" w:rsidP="004E52D7">
      <w:pPr>
        <w:pStyle w:val="ListParagraph"/>
      </w:pPr>
      <w:r>
        <w:t>Add below entries in Environment System variables.</w:t>
      </w:r>
    </w:p>
    <w:p w14:paraId="22D66FF4" w14:textId="77777777" w:rsidR="004E52D7" w:rsidRDefault="004E52D7" w:rsidP="004E52D7">
      <w:pPr>
        <w:pStyle w:val="ListParagraph"/>
      </w:pPr>
    </w:p>
    <w:p w14:paraId="1791970B" w14:textId="77777777" w:rsidR="004E52D7" w:rsidRDefault="004E52D7" w:rsidP="004E52D7">
      <w:pPr>
        <w:pStyle w:val="ListParagraph"/>
      </w:pPr>
      <w:r>
        <w:rPr>
          <w:noProof/>
          <w:lang w:val="en-US" w:bidi="ar-SA"/>
        </w:rPr>
        <w:drawing>
          <wp:inline distT="0" distB="0" distL="0" distR="0" wp14:anchorId="087C8175" wp14:editId="2B7F1B27">
            <wp:extent cx="34575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7575" cy="990600"/>
                    </a:xfrm>
                    <a:prstGeom prst="rect">
                      <a:avLst/>
                    </a:prstGeom>
                    <a:noFill/>
                    <a:ln>
                      <a:noFill/>
                    </a:ln>
                  </pic:spPr>
                </pic:pic>
              </a:graphicData>
            </a:graphic>
          </wp:inline>
        </w:drawing>
      </w:r>
    </w:p>
    <w:p w14:paraId="475C4BB3" w14:textId="77777777" w:rsidR="004E52D7" w:rsidRDefault="004E52D7" w:rsidP="004E52D7">
      <w:pPr>
        <w:pStyle w:val="ListParagraph"/>
      </w:pPr>
    </w:p>
    <w:p w14:paraId="3AD0EF8A" w14:textId="77777777" w:rsidR="004E52D7" w:rsidRDefault="004E52D7" w:rsidP="004E52D7">
      <w:pPr>
        <w:pStyle w:val="ListParagraph"/>
        <w:numPr>
          <w:ilvl w:val="0"/>
          <w:numId w:val="91"/>
        </w:numPr>
      </w:pPr>
      <w:r>
        <w:t>Make Sure JDK is properly installed and configured on the system.</w:t>
      </w:r>
    </w:p>
    <w:p w14:paraId="7C824EFB" w14:textId="77777777" w:rsidR="004E52D7" w:rsidRDefault="004E52D7" w:rsidP="004E52D7">
      <w:pPr>
        <w:pStyle w:val="ListParagraph"/>
        <w:numPr>
          <w:ilvl w:val="0"/>
          <w:numId w:val="91"/>
        </w:numPr>
      </w:pPr>
      <w:r>
        <w:t>Unzip and copy all the contents of  AutomationTestProject.zip file at your local drive and place it in your workspace</w:t>
      </w:r>
    </w:p>
    <w:p w14:paraId="2E1CE8D3" w14:textId="77777777" w:rsidR="004E52D7" w:rsidRDefault="004E52D7" w:rsidP="004E52D7">
      <w:pPr>
        <w:pStyle w:val="ListParagraph"/>
        <w:numPr>
          <w:ilvl w:val="0"/>
          <w:numId w:val="91"/>
        </w:numPr>
      </w:pPr>
      <w:r>
        <w:t>Open Eclipse</w:t>
      </w:r>
      <w:ins w:id="81" w:author="Vrushali Karla" w:date="2018-11-01T10:28:00Z">
        <w:r>
          <w:t xml:space="preserve"> </w:t>
        </w:r>
      </w:ins>
    </w:p>
    <w:p w14:paraId="261CA106" w14:textId="77777777" w:rsidR="004E52D7" w:rsidRDefault="004E52D7" w:rsidP="004E52D7">
      <w:pPr>
        <w:pStyle w:val="ListParagraph"/>
        <w:numPr>
          <w:ilvl w:val="0"/>
          <w:numId w:val="91"/>
        </w:numPr>
      </w:pPr>
      <w:r>
        <w:t>Right Mouse Click (RMC) in project explorer &gt; Click Import</w:t>
      </w:r>
    </w:p>
    <w:p w14:paraId="335A29C3" w14:textId="77777777" w:rsidR="004E52D7" w:rsidRDefault="004E52D7" w:rsidP="004E52D7">
      <w:pPr>
        <w:pStyle w:val="ListParagraph"/>
        <w:numPr>
          <w:ilvl w:val="0"/>
          <w:numId w:val="91"/>
        </w:numPr>
      </w:pPr>
      <w:r>
        <w:t>Expand General &amp; select Existing Project to Workspace</w:t>
      </w:r>
    </w:p>
    <w:p w14:paraId="2500FBBA" w14:textId="77777777" w:rsidR="004E52D7" w:rsidRDefault="004E52D7" w:rsidP="004E52D7">
      <w:pPr>
        <w:pStyle w:val="ListParagraph"/>
        <w:numPr>
          <w:ilvl w:val="0"/>
          <w:numId w:val="91"/>
        </w:numPr>
      </w:pPr>
      <w:r>
        <w:t>Click Next</w:t>
      </w:r>
    </w:p>
    <w:p w14:paraId="31C5D8E6" w14:textId="77777777" w:rsidR="004E52D7" w:rsidRDefault="004E52D7" w:rsidP="004E52D7">
      <w:pPr>
        <w:pStyle w:val="ListParagraph"/>
        <w:numPr>
          <w:ilvl w:val="0"/>
          <w:numId w:val="91"/>
        </w:numPr>
      </w:pPr>
      <w:r>
        <w:t xml:space="preserve">Select “Select Archieve Files” </w:t>
      </w:r>
    </w:p>
    <w:p w14:paraId="0E1ED097" w14:textId="77777777" w:rsidR="004E52D7" w:rsidRDefault="004E52D7" w:rsidP="004E52D7">
      <w:pPr>
        <w:pStyle w:val="ListParagraph"/>
        <w:numPr>
          <w:ilvl w:val="0"/>
          <w:numId w:val="91"/>
        </w:numPr>
      </w:pPr>
      <w:r>
        <w:t xml:space="preserve">Click Browse to the location in </w:t>
      </w:r>
      <w:r w:rsidRPr="001E6D16">
        <w:rPr>
          <w:b/>
        </w:rPr>
        <w:t>#</w:t>
      </w:r>
      <w:r>
        <w:rPr>
          <w:b/>
        </w:rPr>
        <w:t>3</w:t>
      </w:r>
      <w:r>
        <w:t>.</w:t>
      </w:r>
    </w:p>
    <w:p w14:paraId="4F34ECF3" w14:textId="77777777" w:rsidR="004E52D7" w:rsidRDefault="004E52D7" w:rsidP="004E52D7">
      <w:pPr>
        <w:pStyle w:val="ListParagraph"/>
        <w:numPr>
          <w:ilvl w:val="0"/>
          <w:numId w:val="91"/>
        </w:numPr>
      </w:pPr>
      <w:r>
        <w:t>Select “</w:t>
      </w:r>
      <w:r w:rsidRPr="0062148D">
        <w:rPr>
          <w:b/>
        </w:rPr>
        <w:t>AutomationTestProject</w:t>
      </w:r>
      <w:r>
        <w:t>”</w:t>
      </w:r>
    </w:p>
    <w:p w14:paraId="3C72F3AE" w14:textId="77777777" w:rsidR="004E52D7" w:rsidRDefault="004E52D7" w:rsidP="004E52D7">
      <w:pPr>
        <w:pStyle w:val="ListParagraph"/>
        <w:numPr>
          <w:ilvl w:val="0"/>
          <w:numId w:val="91"/>
        </w:numPr>
      </w:pPr>
      <w:r>
        <w:t xml:space="preserve">Click </w:t>
      </w:r>
      <w:r w:rsidRPr="0062148D">
        <w:rPr>
          <w:b/>
        </w:rPr>
        <w:t>Finish</w:t>
      </w:r>
      <w:r>
        <w:t xml:space="preserve"> button.</w:t>
      </w:r>
    </w:p>
    <w:p w14:paraId="20FB260A" w14:textId="77777777" w:rsidR="004E52D7" w:rsidRDefault="004E52D7" w:rsidP="004E52D7">
      <w:pPr>
        <w:pStyle w:val="ListParagraph"/>
        <w:numPr>
          <w:ilvl w:val="0"/>
          <w:numId w:val="91"/>
        </w:numPr>
      </w:pPr>
      <w:r>
        <w:t>Update Build path for JDk version if needed.</w:t>
      </w:r>
    </w:p>
    <w:p w14:paraId="5DEF2094" w14:textId="77777777" w:rsidR="004E52D7" w:rsidRDefault="004E52D7" w:rsidP="004E52D7">
      <w:pPr>
        <w:pStyle w:val="ListParagraph"/>
        <w:numPr>
          <w:ilvl w:val="0"/>
          <w:numId w:val="91"/>
        </w:numPr>
      </w:pPr>
      <w:r>
        <w:t>Then follow below steps, right click  “</w:t>
      </w:r>
      <w:r w:rsidRPr="008D4F45">
        <w:rPr>
          <w:b/>
        </w:rPr>
        <w:t>AutomationTestProject</w:t>
      </w:r>
      <w:r>
        <w:t xml:space="preserve">” Run As </w:t>
      </w:r>
    </w:p>
    <w:p w14:paraId="39C1AA87" w14:textId="77777777" w:rsidR="004E52D7" w:rsidRDefault="004E52D7" w:rsidP="004E52D7">
      <w:pPr>
        <w:pStyle w:val="ListParagraph"/>
        <w:ind w:left="1440" w:hanging="360"/>
      </w:pPr>
      <w:r>
        <w:t>a.</w:t>
      </w:r>
      <w:r>
        <w:rPr>
          <w:rFonts w:ascii="Times New Roman" w:hAnsi="Times New Roman"/>
          <w:sz w:val="14"/>
          <w:szCs w:val="14"/>
        </w:rPr>
        <w:t xml:space="preserve">        </w:t>
      </w:r>
      <w:r>
        <w:t>Maven clean</w:t>
      </w:r>
    </w:p>
    <w:p w14:paraId="55B7D1F0" w14:textId="77777777" w:rsidR="004E52D7" w:rsidRDefault="004E52D7" w:rsidP="004E52D7">
      <w:pPr>
        <w:pStyle w:val="ListParagraph"/>
        <w:ind w:left="1440" w:hanging="360"/>
      </w:pPr>
      <w:r>
        <w:t>c.</w:t>
      </w:r>
      <w:r>
        <w:rPr>
          <w:rFonts w:ascii="Times New Roman" w:hAnsi="Times New Roman"/>
          <w:sz w:val="14"/>
          <w:szCs w:val="14"/>
        </w:rPr>
        <w:t xml:space="preserve">       </w:t>
      </w:r>
      <w:r>
        <w:t>clean install –Dmaven.test.skip=true</w:t>
      </w:r>
    </w:p>
    <w:p w14:paraId="07FDB650" w14:textId="77777777" w:rsidR="004E52D7" w:rsidRDefault="004E52D7" w:rsidP="004E52D7">
      <w:pPr>
        <w:pStyle w:val="ListParagraph"/>
        <w:ind w:left="1440" w:hanging="360"/>
      </w:pPr>
      <w:r>
        <w:t>d.</w:t>
      </w:r>
      <w:r>
        <w:rPr>
          <w:rFonts w:ascii="Times New Roman" w:hAnsi="Times New Roman"/>
          <w:sz w:val="14"/>
          <w:szCs w:val="14"/>
        </w:rPr>
        <w:t xml:space="preserve">       </w:t>
      </w:r>
      <w:r>
        <w:t>update Maven project</w:t>
      </w:r>
    </w:p>
    <w:p w14:paraId="2B47D189" w14:textId="77777777" w:rsidR="004E52D7" w:rsidRDefault="004E52D7" w:rsidP="004E52D7">
      <w:pPr>
        <w:pStyle w:val="ListParagraph"/>
        <w:ind w:hanging="360"/>
      </w:pPr>
      <w:r>
        <w:t>14.</w:t>
      </w:r>
      <w:r>
        <w:rPr>
          <w:rFonts w:ascii="Times New Roman" w:hAnsi="Times New Roman"/>
          <w:sz w:val="14"/>
          <w:szCs w:val="14"/>
        </w:rPr>
        <w:t> </w:t>
      </w:r>
      <w:r>
        <w:t>Copy license file to folder “</w:t>
      </w:r>
      <w:r w:rsidRPr="008D4F45">
        <w:rPr>
          <w:b/>
        </w:rPr>
        <w:t>AutomationTestProject</w:t>
      </w:r>
      <w:r>
        <w:t>”</w:t>
      </w:r>
    </w:p>
    <w:p w14:paraId="7D3E50A1" w14:textId="77777777" w:rsidR="004E52D7" w:rsidRDefault="004E52D7" w:rsidP="004E52D7">
      <w:pPr>
        <w:pStyle w:val="ListParagraph"/>
        <w:ind w:hanging="360"/>
      </w:pPr>
      <w:r>
        <w:t>15. Register license using license registration utility provided in the package.</w:t>
      </w:r>
    </w:p>
    <w:p w14:paraId="5AA824DA" w14:textId="77777777" w:rsidR="004E52D7" w:rsidRPr="00A70EF7" w:rsidRDefault="004E52D7" w:rsidP="004E52D7">
      <w:pPr>
        <w:pStyle w:val="Heading2"/>
        <w:rPr>
          <w:b/>
          <w:sz w:val="2"/>
        </w:rPr>
      </w:pPr>
      <w:r w:rsidRPr="00A70EF7">
        <w:rPr>
          <w:b/>
        </w:rPr>
        <w:t>UPGRADING FUSION to NEWER Version</w:t>
      </w:r>
      <w:r>
        <w:rPr>
          <w:b/>
        </w:rPr>
        <w:t xml:space="preserve"> (Only applicable for the project using older version)</w:t>
      </w:r>
    </w:p>
    <w:p w14:paraId="7F9A9C7A" w14:textId="77777777" w:rsidR="004E52D7" w:rsidRDefault="004E52D7" w:rsidP="004E52D7">
      <w:r>
        <w:rPr>
          <w:b/>
        </w:rPr>
        <w:t xml:space="preserve">Note: </w:t>
      </w:r>
      <w:r w:rsidRPr="00BF2F7B">
        <w:t>Before migrating all the team members</w:t>
      </w:r>
      <w:r>
        <w:t xml:space="preserve"> to new Fusion version</w:t>
      </w:r>
      <w:r w:rsidRPr="00BF2F7B">
        <w:t xml:space="preserve"> </w:t>
      </w:r>
      <w:r>
        <w:t>,ensure the team should</w:t>
      </w:r>
      <w:r w:rsidRPr="00BC7260">
        <w:t xml:space="preserve"> </w:t>
      </w:r>
      <w:r w:rsidRPr="00813BFB">
        <w:t>check-in</w:t>
      </w:r>
      <w:r w:rsidRPr="00BC7260">
        <w:t xml:space="preserve"> their </w:t>
      </w:r>
      <w:r>
        <w:t xml:space="preserve">previous work </w:t>
      </w:r>
      <w:r w:rsidRPr="00BC7260">
        <w:t>in source control repository , and</w:t>
      </w:r>
      <w:r>
        <w:t xml:space="preserve"> then</w:t>
      </w:r>
      <w:r w:rsidRPr="00BC7260">
        <w:t xml:space="preserve"> only </w:t>
      </w:r>
      <w:r>
        <w:t xml:space="preserve">lead </w:t>
      </w:r>
      <w:r w:rsidRPr="00BC7260">
        <w:t>should take all the latest che</w:t>
      </w:r>
      <w:r>
        <w:t>c</w:t>
      </w:r>
      <w:r w:rsidRPr="00BC7260">
        <w:t>k</w:t>
      </w:r>
      <w:r>
        <w:t>-</w:t>
      </w:r>
      <w:r w:rsidRPr="00BC7260">
        <w:t>in from source control repository</w:t>
      </w:r>
      <w:r>
        <w:t xml:space="preserve"> in existing workspace.</w:t>
      </w:r>
    </w:p>
    <w:p w14:paraId="6971F9FD" w14:textId="77777777" w:rsidR="004E52D7" w:rsidRDefault="004E52D7" w:rsidP="004E52D7">
      <w:r>
        <w:t xml:space="preserve">In order to upgrade to new version </w:t>
      </w:r>
    </w:p>
    <w:p w14:paraId="549060E9" w14:textId="77777777" w:rsidR="004E52D7" w:rsidRDefault="004E52D7" w:rsidP="004E52D7">
      <w:pPr>
        <w:pStyle w:val="ListParagraph"/>
        <w:numPr>
          <w:ilvl w:val="0"/>
          <w:numId w:val="134"/>
        </w:numPr>
      </w:pPr>
      <w:r w:rsidRPr="000D0943">
        <w:t xml:space="preserve">create a new </w:t>
      </w:r>
      <w:r>
        <w:t xml:space="preserve">eclipse </w:t>
      </w:r>
      <w:r w:rsidRPr="000D0943">
        <w:t>workspace</w:t>
      </w:r>
      <w:r>
        <w:t xml:space="preserve"> </w:t>
      </w:r>
      <w:r w:rsidRPr="000D0943">
        <w:t>for fusion version3.</w:t>
      </w:r>
      <w:r>
        <w:t>X</w:t>
      </w:r>
      <w:r w:rsidRPr="000D0943">
        <w:t xml:space="preserve"> and </w:t>
      </w:r>
    </w:p>
    <w:p w14:paraId="41E2AA1A" w14:textId="77777777" w:rsidR="004E52D7" w:rsidRDefault="004E52D7" w:rsidP="004E52D7">
      <w:pPr>
        <w:pStyle w:val="ListParagraph"/>
        <w:numPr>
          <w:ilvl w:val="0"/>
          <w:numId w:val="134"/>
        </w:numPr>
      </w:pPr>
      <w:r>
        <w:t>I</w:t>
      </w:r>
      <w:r w:rsidRPr="000D0943">
        <w:t xml:space="preserve">mport the  new AutomationTestProject provided by fusion team in new workpace. </w:t>
      </w:r>
    </w:p>
    <w:p w14:paraId="2FA49105" w14:textId="77777777" w:rsidR="004E52D7" w:rsidRDefault="004E52D7" w:rsidP="004E52D7">
      <w:pPr>
        <w:pStyle w:val="ListParagraph"/>
        <w:numPr>
          <w:ilvl w:val="0"/>
          <w:numId w:val="134"/>
        </w:numPr>
      </w:pPr>
      <w:r w:rsidRPr="000D0943">
        <w:lastRenderedPageBreak/>
        <w:t xml:space="preserve">Then proceed with </w:t>
      </w:r>
      <w:r>
        <w:t xml:space="preserve">upgrade follow below </w:t>
      </w:r>
      <w:r>
        <w:rPr>
          <w:b/>
        </w:rPr>
        <w:t>S</w:t>
      </w:r>
      <w:r w:rsidRPr="001E0A83">
        <w:rPr>
          <w:b/>
        </w:rPr>
        <w:t xml:space="preserve">tep by </w:t>
      </w:r>
      <w:r>
        <w:rPr>
          <w:b/>
        </w:rPr>
        <w:t>S</w:t>
      </w:r>
      <w:r w:rsidRPr="001E0A83">
        <w:rPr>
          <w:b/>
        </w:rPr>
        <w:t xml:space="preserve">tep </w:t>
      </w:r>
      <w:r>
        <w:rPr>
          <w:b/>
        </w:rPr>
        <w:t>G</w:t>
      </w:r>
      <w:r w:rsidRPr="001E0A83">
        <w:rPr>
          <w:b/>
        </w:rPr>
        <w:t xml:space="preserve">uide to </w:t>
      </w:r>
      <w:r>
        <w:rPr>
          <w:b/>
        </w:rPr>
        <w:t>U</w:t>
      </w:r>
      <w:r w:rsidRPr="001E0A83">
        <w:rPr>
          <w:b/>
        </w:rPr>
        <w:t>pgrade</w:t>
      </w:r>
      <w:r>
        <w:t xml:space="preserve">. </w:t>
      </w:r>
    </w:p>
    <w:p w14:paraId="575C4408" w14:textId="77777777" w:rsidR="004E52D7" w:rsidRDefault="004E52D7" w:rsidP="004E52D7">
      <w:pPr>
        <w:pStyle w:val="ListParagraph"/>
        <w:numPr>
          <w:ilvl w:val="0"/>
          <w:numId w:val="134"/>
        </w:numPr>
      </w:pPr>
      <w:r>
        <w:t>A</w:t>
      </w:r>
      <w:r w:rsidRPr="000D0943">
        <w:t xml:space="preserve">fter </w:t>
      </w:r>
      <w:r>
        <w:t xml:space="preserve">migrating all the previous artifacts to new </w:t>
      </w:r>
      <w:r w:rsidRPr="000D0943">
        <w:t>workspace , “AutomationTestProject” needs to b</w:t>
      </w:r>
      <w:r>
        <w:t>e check-</w:t>
      </w:r>
      <w:r w:rsidRPr="000D0943">
        <w:t xml:space="preserve">in </w:t>
      </w:r>
      <w:r>
        <w:t xml:space="preserve">in </w:t>
      </w:r>
      <w:r w:rsidRPr="000D0943">
        <w:t>souce control repository under new</w:t>
      </w:r>
      <w:r>
        <w:t xml:space="preserve"> repository localtion</w:t>
      </w:r>
      <w:r w:rsidRPr="000D0943">
        <w:t>.</w:t>
      </w:r>
      <w:r>
        <w:t xml:space="preserve"> </w:t>
      </w:r>
    </w:p>
    <w:p w14:paraId="09AAD13C" w14:textId="77777777" w:rsidR="004E52D7" w:rsidRPr="00813BFB" w:rsidRDefault="004E52D7" w:rsidP="004E52D7">
      <w:pPr>
        <w:pStyle w:val="ListParagraph"/>
        <w:numPr>
          <w:ilvl w:val="0"/>
          <w:numId w:val="134"/>
        </w:numPr>
      </w:pPr>
      <w:r w:rsidRPr="000D0943">
        <w:t xml:space="preserve">All the other team members </w:t>
      </w:r>
      <w:r>
        <w:t xml:space="preserve">will then pull the New upgraded Fusion AutomationTestProject in new workspace to proceed with further scripting. </w:t>
      </w:r>
    </w:p>
    <w:p w14:paraId="7929949B" w14:textId="77777777" w:rsidR="004E52D7" w:rsidRDefault="004E52D7" w:rsidP="004E52D7">
      <w:pPr>
        <w:ind w:left="360"/>
      </w:pPr>
      <w:r w:rsidRPr="00C56C0B">
        <w:rPr>
          <w:b/>
        </w:rPr>
        <w:t>Step by Step Guide to Upgrade</w:t>
      </w:r>
      <w:r>
        <w:t>:</w:t>
      </w:r>
    </w:p>
    <w:p w14:paraId="4B36E5C9" w14:textId="77777777" w:rsidR="004E52D7" w:rsidRDefault="004E52D7" w:rsidP="004E52D7">
      <w:pPr>
        <w:ind w:left="360"/>
      </w:pPr>
      <w:r>
        <w:t>Identify changes you have done in your Fusion framework of older versions . It may involve below mentioned changes</w:t>
      </w:r>
    </w:p>
    <w:p w14:paraId="141A2404" w14:textId="77777777" w:rsidR="004E52D7" w:rsidRDefault="004E52D7" w:rsidP="004E52D7">
      <w:pPr>
        <w:pStyle w:val="ListParagraph"/>
        <w:numPr>
          <w:ilvl w:val="0"/>
          <w:numId w:val="111"/>
        </w:numPr>
      </w:pPr>
      <w:r>
        <w:t>Newly created test cases for plugins (Web,Database,API or Mobile and Fusion).</w:t>
      </w:r>
    </w:p>
    <w:p w14:paraId="49E478AE" w14:textId="77777777" w:rsidR="004E52D7" w:rsidRDefault="004E52D7" w:rsidP="004E52D7">
      <w:pPr>
        <w:pStyle w:val="ListParagraph"/>
        <w:numPr>
          <w:ilvl w:val="0"/>
          <w:numId w:val="111"/>
        </w:numPr>
      </w:pPr>
      <w:r>
        <w:t>Extended methods created for respective plugins.</w:t>
      </w:r>
    </w:p>
    <w:p w14:paraId="5CF69323" w14:textId="77777777" w:rsidR="004E52D7" w:rsidRDefault="004E52D7" w:rsidP="004E52D7">
      <w:pPr>
        <w:pStyle w:val="ListParagraph"/>
        <w:numPr>
          <w:ilvl w:val="0"/>
          <w:numId w:val="111"/>
        </w:numPr>
      </w:pPr>
      <w:r>
        <w:t>Changes in configuration methods in “DriverBase” if any.</w:t>
      </w:r>
    </w:p>
    <w:p w14:paraId="7A777D14" w14:textId="77777777" w:rsidR="004E52D7" w:rsidRDefault="004E52D7" w:rsidP="004E52D7">
      <w:pPr>
        <w:pStyle w:val="ListParagraph"/>
        <w:numPr>
          <w:ilvl w:val="0"/>
          <w:numId w:val="111"/>
        </w:numPr>
      </w:pPr>
      <w:r>
        <w:t>And any other new functionality added.</w:t>
      </w:r>
    </w:p>
    <w:p w14:paraId="55066086" w14:textId="77777777" w:rsidR="004E52D7" w:rsidRDefault="004E52D7" w:rsidP="004E52D7">
      <w:pPr>
        <w:pStyle w:val="ListParagraph"/>
        <w:ind w:left="1080"/>
      </w:pPr>
    </w:p>
    <w:p w14:paraId="70B1E30C" w14:textId="77777777" w:rsidR="004E52D7" w:rsidRPr="00C56C0B" w:rsidRDefault="004E52D7" w:rsidP="004E52D7">
      <w:pPr>
        <w:ind w:firstLine="360"/>
        <w:rPr>
          <w:b/>
        </w:rPr>
      </w:pPr>
      <w:r w:rsidRPr="00C56C0B">
        <w:rPr>
          <w:b/>
        </w:rPr>
        <w:t>Test case level changes will be as follows for respective plugins</w:t>
      </w:r>
    </w:p>
    <w:p w14:paraId="7360328D" w14:textId="77777777" w:rsidR="004E52D7" w:rsidRDefault="004E52D7" w:rsidP="004E52D7">
      <w:pPr>
        <w:pStyle w:val="ListParagraph"/>
        <w:numPr>
          <w:ilvl w:val="0"/>
          <w:numId w:val="115"/>
        </w:numPr>
        <w:spacing w:before="0" w:after="160" w:line="259" w:lineRule="auto"/>
      </w:pPr>
      <w:r w:rsidRPr="00E03A86">
        <w:rPr>
          <w:b/>
          <w:u w:val="single"/>
        </w:rPr>
        <w:t xml:space="preserve">Web tests migration: </w:t>
      </w:r>
      <w:r>
        <w:t xml:space="preserve"> </w:t>
      </w:r>
    </w:p>
    <w:p w14:paraId="4C803A57" w14:textId="77777777" w:rsidR="004E52D7" w:rsidRDefault="004E52D7" w:rsidP="004E52D7">
      <w:pPr>
        <w:pStyle w:val="ListParagraph"/>
        <w:numPr>
          <w:ilvl w:val="1"/>
          <w:numId w:val="115"/>
        </w:numPr>
        <w:spacing w:before="0" w:after="160" w:line="259" w:lineRule="auto"/>
      </w:pPr>
      <w:r>
        <w:t xml:space="preserve">Page Object classes from </w:t>
      </w:r>
      <w:r w:rsidRPr="00C66AEF">
        <w:t>com.web.pages</w:t>
      </w:r>
      <w:r>
        <w:t xml:space="preserve">, </w:t>
      </w:r>
    </w:p>
    <w:p w14:paraId="6E4B03D4" w14:textId="77777777" w:rsidR="004E52D7" w:rsidRPr="008B61B6" w:rsidRDefault="004E52D7" w:rsidP="004E52D7">
      <w:pPr>
        <w:pStyle w:val="ListParagraph"/>
        <w:numPr>
          <w:ilvl w:val="1"/>
          <w:numId w:val="115"/>
        </w:numPr>
        <w:spacing w:before="0" w:after="160" w:line="259" w:lineRule="auto"/>
      </w:pPr>
      <w:r>
        <w:t xml:space="preserve">All Tests from </w:t>
      </w:r>
      <w:r w:rsidRPr="00C66AEF">
        <w:t>c</w:t>
      </w:r>
      <w:r w:rsidRPr="00905DB1">
        <w:t>om.web.</w:t>
      </w:r>
      <w:r w:rsidRPr="003A08F0">
        <w:t>tests</w:t>
      </w:r>
      <w:r w:rsidRPr="00C66AEF">
        <w:rPr>
          <w:b/>
        </w:rPr>
        <w:t xml:space="preserve"> </w:t>
      </w:r>
    </w:p>
    <w:p w14:paraId="4EDECF41" w14:textId="77777777" w:rsidR="004E52D7" w:rsidRDefault="004E52D7" w:rsidP="004E52D7">
      <w:pPr>
        <w:pStyle w:val="ListParagraph"/>
        <w:numPr>
          <w:ilvl w:val="1"/>
          <w:numId w:val="115"/>
        </w:numPr>
        <w:spacing w:before="0" w:after="160" w:line="259" w:lineRule="auto"/>
      </w:pPr>
      <w:r>
        <w:t>I</w:t>
      </w:r>
      <w:r w:rsidRPr="00C66AEF">
        <w:t>nclude i</w:t>
      </w:r>
      <w:r w:rsidRPr="007172FF">
        <w:t>nitialisation</w:t>
      </w:r>
      <w:r>
        <w:t xml:space="preserve"> of web pages under new workspace UIPageWrapper. </w:t>
      </w:r>
    </w:p>
    <w:p w14:paraId="54C1D88A" w14:textId="77777777" w:rsidR="004E52D7" w:rsidRDefault="004E52D7" w:rsidP="004E52D7">
      <w:pPr>
        <w:pStyle w:val="ListParagraph"/>
        <w:numPr>
          <w:ilvl w:val="1"/>
          <w:numId w:val="115"/>
        </w:numPr>
        <w:spacing w:before="0" w:after="160" w:line="259" w:lineRule="auto"/>
      </w:pPr>
      <w:r>
        <w:t>Under test cases and pages change the  “</w:t>
      </w:r>
      <w:r w:rsidRPr="00431C1D">
        <w:t>import com.cybage.webframework.IUIDriver;</w:t>
      </w:r>
      <w:r>
        <w:t xml:space="preserve">” to </w:t>
      </w:r>
      <w:r w:rsidRPr="00431C1D">
        <w:t>import com.fusion.plugin.extension.web.IUIDriver;</w:t>
      </w:r>
    </w:p>
    <w:p w14:paraId="2B9CFD80" w14:textId="77777777" w:rsidR="004E52D7" w:rsidRDefault="004E52D7" w:rsidP="004E52D7">
      <w:pPr>
        <w:pStyle w:val="ListParagraph"/>
        <w:spacing w:before="0" w:after="160" w:line="259" w:lineRule="auto"/>
      </w:pPr>
    </w:p>
    <w:p w14:paraId="40B5E966" w14:textId="77777777" w:rsidR="004E52D7" w:rsidRPr="006A38F1" w:rsidRDefault="004E52D7" w:rsidP="004E52D7">
      <w:pPr>
        <w:pStyle w:val="ListParagraph"/>
        <w:numPr>
          <w:ilvl w:val="0"/>
          <w:numId w:val="115"/>
        </w:numPr>
      </w:pPr>
      <w:r w:rsidRPr="00E03A86">
        <w:rPr>
          <w:b/>
          <w:u w:val="single"/>
        </w:rPr>
        <w:t>DB tests migration</w:t>
      </w:r>
      <w:r>
        <w:rPr>
          <w:b/>
          <w:u w:val="single"/>
        </w:rPr>
        <w:t xml:space="preserve">: </w:t>
      </w:r>
    </w:p>
    <w:p w14:paraId="1DC7B5FD" w14:textId="77777777" w:rsidR="004E52D7" w:rsidRDefault="004E52D7" w:rsidP="004E52D7">
      <w:pPr>
        <w:pStyle w:val="ListParagraph"/>
        <w:numPr>
          <w:ilvl w:val="1"/>
          <w:numId w:val="115"/>
        </w:numPr>
        <w:spacing w:before="0" w:after="160" w:line="259" w:lineRule="auto"/>
      </w:pPr>
      <w:r>
        <w:t xml:space="preserve">All tests from package </w:t>
      </w:r>
      <w:r w:rsidRPr="006A0930">
        <w:t>com.database.tests</w:t>
      </w:r>
      <w:r>
        <w:t xml:space="preserve"> to new fusionversion3.X package </w:t>
      </w:r>
      <w:r w:rsidRPr="006A141A">
        <w:t>com.database.tests</w:t>
      </w:r>
      <w:r>
        <w:t xml:space="preserve">. </w:t>
      </w:r>
    </w:p>
    <w:p w14:paraId="119D6CC6" w14:textId="77777777" w:rsidR="004E52D7" w:rsidRDefault="004E52D7" w:rsidP="004E52D7">
      <w:pPr>
        <w:pStyle w:val="ListParagraph"/>
        <w:numPr>
          <w:ilvl w:val="1"/>
          <w:numId w:val="115"/>
        </w:numPr>
        <w:spacing w:before="0" w:after="160" w:line="259" w:lineRule="auto"/>
      </w:pPr>
      <w:r>
        <w:t>For File system test cases below mentioned changes need to done</w:t>
      </w:r>
    </w:p>
    <w:p w14:paraId="5F62B4CE" w14:textId="77777777" w:rsidR="004E52D7" w:rsidRPr="0019757D" w:rsidRDefault="004E52D7" w:rsidP="004E52D7">
      <w:pPr>
        <w:pStyle w:val="ListParagraph"/>
        <w:numPr>
          <w:ilvl w:val="2"/>
          <w:numId w:val="115"/>
        </w:numPr>
        <w:spacing w:before="0" w:after="160" w:line="259" w:lineRule="auto"/>
      </w:pPr>
      <w:r>
        <w:t>“FileDriver” need to be searched and replaced by “</w:t>
      </w:r>
      <w:r>
        <w:rPr>
          <w:rFonts w:ascii="Courier New" w:hAnsi="Courier New" w:cs="Courier New"/>
          <w:i/>
          <w:iCs/>
          <w:color w:val="0000C0"/>
          <w:sz w:val="20"/>
          <w:szCs w:val="20"/>
          <w:highlight w:val="lightGray"/>
        </w:rPr>
        <w:t>dbDriver</w:t>
      </w:r>
      <w:r>
        <w:rPr>
          <w:rFonts w:ascii="Courier New" w:hAnsi="Courier New" w:cs="Courier New"/>
          <w:i/>
          <w:iCs/>
          <w:color w:val="0000C0"/>
          <w:sz w:val="20"/>
          <w:szCs w:val="20"/>
        </w:rPr>
        <w:t>”.</w:t>
      </w:r>
    </w:p>
    <w:p w14:paraId="68BF2A9C" w14:textId="77777777" w:rsidR="004E52D7" w:rsidRDefault="004E52D7" w:rsidP="004E52D7">
      <w:pPr>
        <w:pStyle w:val="ListParagraph"/>
        <w:numPr>
          <w:ilvl w:val="1"/>
          <w:numId w:val="115"/>
        </w:numPr>
        <w:spacing w:before="0" w:after="160" w:line="259" w:lineRule="auto"/>
      </w:pPr>
      <w:r>
        <w:t>Need to add argument “</w:t>
      </w:r>
      <w:r>
        <w:rPr>
          <w:rFonts w:ascii="Courier New" w:hAnsi="Courier New" w:cs="Courier New"/>
          <w:i/>
          <w:iCs/>
          <w:color w:val="0000C0"/>
          <w:sz w:val="20"/>
          <w:szCs w:val="20"/>
          <w:highlight w:val="lightGray"/>
        </w:rPr>
        <w:t>ReportLogger</w:t>
      </w:r>
      <w:r>
        <w:rPr>
          <w:rFonts w:ascii="Courier New" w:hAnsi="Courier New" w:cs="Courier New"/>
          <w:i/>
          <w:iCs/>
          <w:color w:val="0000C0"/>
          <w:sz w:val="20"/>
          <w:szCs w:val="20"/>
        </w:rPr>
        <w:t xml:space="preserve">” </w:t>
      </w:r>
      <w:r>
        <w:t xml:space="preserve"> to constructor </w:t>
      </w:r>
      <w:r w:rsidRPr="006B10D6">
        <w:t>new FusionDataSetTableModel</w:t>
      </w:r>
      <w:r>
        <w:t xml:space="preserve"> in all the test cases</w:t>
      </w:r>
    </w:p>
    <w:p w14:paraId="08D29278" w14:textId="77777777" w:rsidR="004E52D7" w:rsidRDefault="004E52D7" w:rsidP="004E52D7">
      <w:pPr>
        <w:pStyle w:val="ListParagraph"/>
        <w:spacing w:before="0" w:after="160" w:line="259" w:lineRule="auto"/>
        <w:ind w:left="1440"/>
      </w:pPr>
    </w:p>
    <w:p w14:paraId="1149B95F" w14:textId="77777777" w:rsidR="004E52D7" w:rsidRDefault="004E52D7" w:rsidP="004E52D7">
      <w:pPr>
        <w:pStyle w:val="ListParagraph"/>
        <w:spacing w:before="0" w:after="160" w:line="259" w:lineRule="auto"/>
      </w:pPr>
      <w:r>
        <w:t xml:space="preserve">For DB test cases below mentioned changes need to done </w:t>
      </w:r>
    </w:p>
    <w:p w14:paraId="545938B1" w14:textId="77777777" w:rsidR="004E52D7" w:rsidRDefault="004E52D7" w:rsidP="004E52D7">
      <w:pPr>
        <w:pStyle w:val="ListParagraph"/>
        <w:numPr>
          <w:ilvl w:val="1"/>
          <w:numId w:val="115"/>
        </w:numPr>
        <w:spacing w:before="0" w:after="160" w:line="259" w:lineRule="auto"/>
      </w:pPr>
      <w:r>
        <w:t>add argument “</w:t>
      </w:r>
      <w:r>
        <w:rPr>
          <w:rFonts w:ascii="Courier New" w:hAnsi="Courier New" w:cs="Courier New"/>
          <w:i/>
          <w:iCs/>
          <w:color w:val="0000C0"/>
          <w:sz w:val="20"/>
          <w:szCs w:val="20"/>
          <w:highlight w:val="lightGray"/>
        </w:rPr>
        <w:t>ReportLogger</w:t>
      </w:r>
      <w:r>
        <w:rPr>
          <w:rFonts w:ascii="Courier New" w:hAnsi="Courier New" w:cs="Courier New"/>
          <w:i/>
          <w:iCs/>
          <w:color w:val="0000C0"/>
          <w:sz w:val="20"/>
          <w:szCs w:val="20"/>
        </w:rPr>
        <w:t xml:space="preserve">” </w:t>
      </w:r>
      <w:r>
        <w:t xml:space="preserve"> to constructor </w:t>
      </w:r>
      <w:r w:rsidRPr="006B10D6">
        <w:t>new FusionDataSetTableModel</w:t>
      </w:r>
      <w:r>
        <w:t xml:space="preserve"> in all the test cases wherever applicable</w:t>
      </w:r>
    </w:p>
    <w:p w14:paraId="7DE0CD91" w14:textId="77777777" w:rsidR="004E52D7" w:rsidRPr="008734C8" w:rsidRDefault="004E52D7" w:rsidP="004E52D7">
      <w:pPr>
        <w:pStyle w:val="ListParagraph"/>
        <w:numPr>
          <w:ilvl w:val="0"/>
          <w:numId w:val="115"/>
        </w:numPr>
        <w:rPr>
          <w:b/>
          <w:u w:val="single"/>
        </w:rPr>
      </w:pPr>
      <w:r w:rsidRPr="008734C8">
        <w:rPr>
          <w:b/>
          <w:u w:val="single"/>
        </w:rPr>
        <w:t>API tests migration</w:t>
      </w:r>
      <w:r>
        <w:rPr>
          <w:b/>
          <w:u w:val="single"/>
        </w:rPr>
        <w:t xml:space="preserve">: </w:t>
      </w:r>
      <w:r>
        <w:t xml:space="preserve"> Copy all the api test cases from previous Fusion version to new fusion version package </w:t>
      </w:r>
      <w:r w:rsidRPr="008734C8">
        <w:t>c</w:t>
      </w:r>
      <w:r w:rsidRPr="00394242">
        <w:t>om.api.tests</w:t>
      </w:r>
      <w:r>
        <w:t>.</w:t>
      </w:r>
      <w:r w:rsidRPr="00394242">
        <w:t>No changes</w:t>
      </w:r>
      <w:r>
        <w:t xml:space="preserve"> need to be done ,just create new classes or copy existing test classes.</w:t>
      </w:r>
    </w:p>
    <w:p w14:paraId="343B29C4" w14:textId="77777777" w:rsidR="004E52D7" w:rsidRDefault="004E52D7" w:rsidP="004E52D7">
      <w:pPr>
        <w:pStyle w:val="ListParagraph"/>
        <w:numPr>
          <w:ilvl w:val="0"/>
          <w:numId w:val="115"/>
        </w:numPr>
      </w:pPr>
      <w:r w:rsidRPr="008734C8">
        <w:rPr>
          <w:b/>
          <w:u w:val="single"/>
        </w:rPr>
        <w:lastRenderedPageBreak/>
        <w:t xml:space="preserve">Mobile Tests migration: </w:t>
      </w:r>
      <w:r>
        <w:t>Copy all the api test cases from previous Fusion version to new fusion version package c</w:t>
      </w:r>
      <w:r w:rsidRPr="002742B4">
        <w:t>om.mobile.tests</w:t>
      </w:r>
      <w:r>
        <w:t>. In before method signature of mobile driver needs to be changed.And mobile driver and wrapper initialization in each test cases.</w:t>
      </w:r>
    </w:p>
    <w:p w14:paraId="5CBE01DE" w14:textId="77777777" w:rsidR="004E52D7" w:rsidRDefault="004E52D7" w:rsidP="004E52D7">
      <w:pPr>
        <w:pStyle w:val="ListParagraph"/>
        <w:numPr>
          <w:ilvl w:val="0"/>
          <w:numId w:val="115"/>
        </w:numPr>
      </w:pPr>
      <w:r w:rsidRPr="008734C8">
        <w:rPr>
          <w:b/>
          <w:u w:val="single"/>
        </w:rPr>
        <w:t xml:space="preserve">Fusion Tests migration: </w:t>
      </w:r>
      <w:r>
        <w:t xml:space="preserve">Copy all the api test cases from previous Fusion version com.fusion to new fusion version package </w:t>
      </w:r>
      <w:r w:rsidRPr="008734C8">
        <w:t>com.fusion.tests</w:t>
      </w:r>
      <w:r>
        <w:t>.</w:t>
      </w:r>
      <w:r w:rsidRPr="00E213DB">
        <w:t xml:space="preserve"> </w:t>
      </w:r>
      <w:r>
        <w:t>The package name should be changed from com.fusion  to com.fusion.tests.And all the changes mentioned above for respective plugins are applicable</w:t>
      </w:r>
    </w:p>
    <w:p w14:paraId="005A8E4C" w14:textId="77777777" w:rsidR="004E52D7" w:rsidRDefault="004E52D7" w:rsidP="004E52D7">
      <w:pPr>
        <w:ind w:left="360"/>
      </w:pPr>
      <w:r>
        <w:t xml:space="preserve">All the extended methods of different plugins need to be added to respective packages under AutomationTestProject. </w:t>
      </w:r>
    </w:p>
    <w:p w14:paraId="2D11BB9F" w14:textId="77777777" w:rsidR="004E52D7" w:rsidRDefault="004E52D7" w:rsidP="004E52D7">
      <w:pPr>
        <w:ind w:left="360"/>
      </w:pPr>
      <w:r w:rsidRPr="008734C8">
        <w:rPr>
          <w:b/>
        </w:rPr>
        <w:t>Note :</w:t>
      </w:r>
      <w:r>
        <w:t xml:space="preserve"> In fusion Version 1.0 extended classes were present under respective plugin source codes projects . For example API ,Web, Database, mobile had different projects with Name:</w:t>
      </w:r>
      <w:r w:rsidRPr="004408A0">
        <w:t xml:space="preserve"> CybageAPILibrary</w:t>
      </w:r>
      <w:r>
        <w:t xml:space="preserve"> ,</w:t>
      </w:r>
      <w:r w:rsidRPr="005106A8">
        <w:t xml:space="preserve"> CybageWebLibrary</w:t>
      </w:r>
      <w:r>
        <w:t>,</w:t>
      </w:r>
      <w:r w:rsidRPr="005106A8">
        <w:t xml:space="preserve"> CybageDBLibrary</w:t>
      </w:r>
      <w:r>
        <w:t>,</w:t>
      </w:r>
      <w:r w:rsidRPr="005106A8">
        <w:t xml:space="preserve"> CybageMobileLibrary</w:t>
      </w:r>
      <w:r>
        <w:t xml:space="preserve"> respectively. But in New version 3.X  instead of different libraries we have extended methods for each library under “AutomationTestProject” itself and source jars for all the libraries are present under “fusionLibs” folder of new “AutomationTestProject”.So user needs to copy all the extended methods from above libraries to below mentioned packages extended classes of “AutomationTestProject” under Fusion version 3.X.</w:t>
      </w:r>
    </w:p>
    <w:p w14:paraId="1C579D94" w14:textId="77777777" w:rsidR="004E52D7" w:rsidRPr="008B61B6" w:rsidRDefault="004E52D7" w:rsidP="004E52D7">
      <w:pPr>
        <w:ind w:left="405"/>
        <w:rPr>
          <w:b/>
        </w:rPr>
      </w:pPr>
      <w:r w:rsidRPr="008B61B6">
        <w:rPr>
          <w:b/>
        </w:rPr>
        <w:t>API specific extended methods need to be added under</w:t>
      </w:r>
      <w:r>
        <w:rPr>
          <w:b/>
        </w:rPr>
        <w:t xml:space="preserve"> below package from </w:t>
      </w:r>
      <w:r w:rsidRPr="008B61B6">
        <w:rPr>
          <w:b/>
        </w:rPr>
        <w:t>CybageAPILibrary</w:t>
      </w:r>
    </w:p>
    <w:p w14:paraId="6844FE52" w14:textId="77777777" w:rsidR="004E52D7" w:rsidRDefault="004E52D7" w:rsidP="004E52D7">
      <w:pPr>
        <w:pStyle w:val="ListParagraph"/>
        <w:numPr>
          <w:ilvl w:val="0"/>
          <w:numId w:val="124"/>
        </w:numPr>
        <w:spacing w:before="0" w:after="160" w:line="259" w:lineRule="auto"/>
      </w:pPr>
      <w:r w:rsidRPr="00687FC6">
        <w:t>com.fusion.plugin.extension.api</w:t>
      </w:r>
    </w:p>
    <w:p w14:paraId="39DD7B89" w14:textId="77777777" w:rsidR="004E52D7" w:rsidRPr="008B61B6" w:rsidRDefault="004E52D7" w:rsidP="004E52D7">
      <w:pPr>
        <w:ind w:left="405"/>
        <w:rPr>
          <w:b/>
        </w:rPr>
      </w:pPr>
      <w:r w:rsidRPr="008B61B6">
        <w:rPr>
          <w:b/>
        </w:rPr>
        <w:t xml:space="preserve">Database specific extended methods need to be added </w:t>
      </w:r>
      <w:r w:rsidRPr="006A141A">
        <w:rPr>
          <w:b/>
        </w:rPr>
        <w:t>under</w:t>
      </w:r>
      <w:r>
        <w:rPr>
          <w:b/>
        </w:rPr>
        <w:t xml:space="preserve"> below package from </w:t>
      </w:r>
      <w:r w:rsidRPr="008B61B6">
        <w:rPr>
          <w:b/>
        </w:rPr>
        <w:t>CybageDBLibrary</w:t>
      </w:r>
    </w:p>
    <w:p w14:paraId="00D91841" w14:textId="77777777" w:rsidR="004E52D7" w:rsidRDefault="004E52D7" w:rsidP="004E52D7">
      <w:pPr>
        <w:pStyle w:val="ListParagraph"/>
        <w:numPr>
          <w:ilvl w:val="0"/>
          <w:numId w:val="125"/>
        </w:numPr>
        <w:spacing w:before="0" w:after="160" w:line="259" w:lineRule="auto"/>
      </w:pPr>
      <w:r w:rsidRPr="00687FC6">
        <w:t>com.fusion.plugin.extension.db</w:t>
      </w:r>
    </w:p>
    <w:p w14:paraId="23843528" w14:textId="77777777" w:rsidR="004E52D7" w:rsidRPr="00371B57" w:rsidRDefault="004E52D7" w:rsidP="004E52D7">
      <w:pPr>
        <w:ind w:left="405"/>
        <w:rPr>
          <w:b/>
          <w:rPrChange w:id="82" w:author="Vrushali Karla" w:date="2018-11-19T16:32:00Z">
            <w:rPr/>
          </w:rPrChange>
        </w:rPr>
      </w:pPr>
      <w:r w:rsidRPr="00371B57">
        <w:rPr>
          <w:b/>
          <w:rPrChange w:id="83" w:author="Vrushali Karla" w:date="2018-11-19T16:32:00Z">
            <w:rPr/>
          </w:rPrChange>
        </w:rPr>
        <w:t xml:space="preserve">Mobile specific extended methods need to be added </w:t>
      </w:r>
      <w:r w:rsidRPr="006A141A">
        <w:rPr>
          <w:b/>
        </w:rPr>
        <w:t>under</w:t>
      </w:r>
      <w:r>
        <w:rPr>
          <w:b/>
        </w:rPr>
        <w:t xml:space="preserve"> below package from </w:t>
      </w:r>
      <w:r w:rsidRPr="005A6735">
        <w:rPr>
          <w:b/>
          <w:rPrChange w:id="84" w:author="Vrushali Karla" w:date="2018-11-19T16:34:00Z">
            <w:rPr/>
          </w:rPrChange>
        </w:rPr>
        <w:t>CybageMobileLibrary</w:t>
      </w:r>
    </w:p>
    <w:p w14:paraId="21F7F436" w14:textId="77777777" w:rsidR="004E52D7" w:rsidRDefault="004E52D7" w:rsidP="004E52D7">
      <w:pPr>
        <w:pStyle w:val="ListParagraph"/>
        <w:numPr>
          <w:ilvl w:val="0"/>
          <w:numId w:val="126"/>
        </w:numPr>
        <w:spacing w:before="0" w:after="160" w:line="259" w:lineRule="auto"/>
      </w:pPr>
      <w:r w:rsidRPr="00687FC6">
        <w:t>com.fusion.plugin.extension.mobile</w:t>
      </w:r>
    </w:p>
    <w:p w14:paraId="40606ED5" w14:textId="77777777" w:rsidR="004E52D7" w:rsidRPr="00371B57" w:rsidRDefault="004E52D7" w:rsidP="004E52D7">
      <w:pPr>
        <w:ind w:left="405"/>
        <w:rPr>
          <w:b/>
          <w:rPrChange w:id="85" w:author="Vrushali Karla" w:date="2018-11-19T16:33:00Z">
            <w:rPr/>
          </w:rPrChange>
        </w:rPr>
      </w:pPr>
      <w:r w:rsidRPr="00371B57">
        <w:rPr>
          <w:b/>
          <w:rPrChange w:id="86" w:author="Vrushali Karla" w:date="2018-11-19T16:33:00Z">
            <w:rPr/>
          </w:rPrChange>
        </w:rPr>
        <w:t xml:space="preserve">Web specific extended methods need to be added </w:t>
      </w:r>
      <w:r w:rsidRPr="006A141A">
        <w:rPr>
          <w:b/>
        </w:rPr>
        <w:t>under</w:t>
      </w:r>
      <w:r>
        <w:rPr>
          <w:b/>
        </w:rPr>
        <w:t xml:space="preserve"> below package from </w:t>
      </w:r>
      <w:r w:rsidRPr="005A6735">
        <w:rPr>
          <w:b/>
          <w:rPrChange w:id="87" w:author="Vrushali Karla" w:date="2018-11-19T16:34:00Z">
            <w:rPr/>
          </w:rPrChange>
        </w:rPr>
        <w:t>CybageWebLibrary</w:t>
      </w:r>
    </w:p>
    <w:p w14:paraId="4E88ADD8" w14:textId="77777777" w:rsidR="004E52D7" w:rsidRDefault="004E52D7" w:rsidP="004E52D7">
      <w:pPr>
        <w:pStyle w:val="ListParagraph"/>
        <w:numPr>
          <w:ilvl w:val="0"/>
          <w:numId w:val="127"/>
        </w:numPr>
        <w:spacing w:before="0" w:after="160" w:line="259" w:lineRule="auto"/>
      </w:pPr>
      <w:r w:rsidRPr="00687FC6">
        <w:t>com.fusion.plugin.extension.web</w:t>
      </w:r>
    </w:p>
    <w:p w14:paraId="6C820C23" w14:textId="77777777" w:rsidR="004E52D7" w:rsidRDefault="004E52D7" w:rsidP="004E52D7">
      <w:pPr>
        <w:ind w:left="405"/>
        <w:pPrChange w:id="88" w:author="Vrushali Karla" w:date="2018-11-19T16:38:00Z">
          <w:pPr>
            <w:pStyle w:val="ListParagraph"/>
            <w:numPr>
              <w:numId w:val="127"/>
            </w:numPr>
            <w:ind w:left="765" w:hanging="360"/>
          </w:pPr>
        </w:pPrChange>
      </w:pPr>
      <w:r>
        <w:t xml:space="preserve">If any changes are done under DriverBase then below package of version3.X  needs to be updated accordingly from previous version to this </w:t>
      </w:r>
      <w:r w:rsidRPr="007C3B93">
        <w:t>com.frameworkbase</w:t>
      </w:r>
      <w:r>
        <w:t>.</w:t>
      </w:r>
    </w:p>
    <w:p w14:paraId="54187E4B" w14:textId="77777777" w:rsidR="004E52D7" w:rsidRDefault="004E52D7" w:rsidP="004E52D7">
      <w:pPr>
        <w:ind w:left="405"/>
        <w:pPrChange w:id="89" w:author="Vrushali Karla" w:date="2018-11-19T16:38:00Z">
          <w:pPr>
            <w:pStyle w:val="ListParagraph"/>
            <w:numPr>
              <w:numId w:val="127"/>
            </w:numPr>
            <w:ind w:left="765" w:hanging="360"/>
          </w:pPr>
        </w:pPrChange>
      </w:pPr>
      <w:r>
        <w:t>After all the abe mentioned changes are done, checkin the entire “AutomationTestProject” to source control repository in different branch and let other team members to use this upgraded project in new workspace for Automation.</w:t>
      </w:r>
    </w:p>
    <w:p w14:paraId="4AB1EC85" w14:textId="77777777" w:rsidR="004E52D7" w:rsidRDefault="004E52D7" w:rsidP="004E52D7">
      <w:pPr>
        <w:ind w:left="405"/>
        <w:pPrChange w:id="90" w:author="Vrushali Karla" w:date="2018-11-19T16:38:00Z">
          <w:pPr>
            <w:pStyle w:val="ListParagraph"/>
            <w:numPr>
              <w:numId w:val="127"/>
            </w:numPr>
            <w:ind w:left="765" w:hanging="360"/>
          </w:pPr>
        </w:pPrChange>
      </w:pPr>
      <w:r>
        <w:lastRenderedPageBreak/>
        <w:t>Other changes will be for Web , if any browser are of lower versions then need to be upgraded to versions supported by Fusion version3.X.</w:t>
      </w:r>
    </w:p>
    <w:p w14:paraId="26CB8C06" w14:textId="77777777" w:rsidR="004E52D7" w:rsidRPr="0056611C" w:rsidDel="008416E6" w:rsidRDefault="004E52D7" w:rsidP="004E52D7">
      <w:pPr>
        <w:rPr>
          <w:del w:id="91" w:author="Vrushali Karla" w:date="2018-11-19T16:39:00Z"/>
        </w:rPr>
        <w:pPrChange w:id="92" w:author="Vrushali Karla" w:date="2018-11-19T14:02:00Z">
          <w:pPr>
            <w:pStyle w:val="ListParagraph"/>
          </w:pPr>
        </w:pPrChange>
      </w:pPr>
    </w:p>
    <w:p w14:paraId="69C7969F" w14:textId="77777777" w:rsidR="004E52D7" w:rsidRDefault="004E52D7" w:rsidP="004E52D7">
      <w:pPr>
        <w:pStyle w:val="Heading2"/>
        <w:rPr>
          <w:noProof/>
        </w:rPr>
      </w:pPr>
      <w:r>
        <w:rPr>
          <w:noProof/>
        </w:rPr>
        <w:t>How to get Started</w:t>
      </w:r>
    </w:p>
    <w:p w14:paraId="28EA46CD" w14:textId="77777777" w:rsidR="004E52D7" w:rsidRPr="00391CD8" w:rsidRDefault="004E52D7" w:rsidP="004E52D7">
      <w:pPr>
        <w:rPr>
          <w:sz w:val="22"/>
          <w:szCs w:val="22"/>
          <w:rPrChange w:id="93" w:author="Vrushali Karla" w:date="2018-11-01T17:16:00Z">
            <w:rPr/>
          </w:rPrChange>
        </w:rPr>
      </w:pPr>
      <w:r w:rsidRPr="00391CD8">
        <w:rPr>
          <w:b/>
          <w:sz w:val="22"/>
          <w:szCs w:val="22"/>
          <w:rPrChange w:id="94" w:author="Vrushali Karla" w:date="2018-11-01T17:16:00Z">
            <w:rPr>
              <w:b/>
            </w:rPr>
          </w:rPrChange>
        </w:rPr>
        <w:t>Pre-requisites:</w:t>
      </w:r>
      <w:r w:rsidRPr="00391CD8">
        <w:rPr>
          <w:sz w:val="22"/>
          <w:szCs w:val="22"/>
          <w:rPrChange w:id="95" w:author="Vrushali Karla" w:date="2018-11-01T17:16:00Z">
            <w:rPr/>
          </w:rPrChange>
        </w:rPr>
        <w:t xml:space="preserve"> </w:t>
      </w:r>
      <w:r>
        <w:rPr>
          <w:sz w:val="22"/>
          <w:szCs w:val="22"/>
        </w:rPr>
        <w:t>Ensure a</w:t>
      </w:r>
      <w:r w:rsidRPr="00391CD8">
        <w:rPr>
          <w:sz w:val="22"/>
          <w:szCs w:val="22"/>
          <w:rPrChange w:id="96" w:author="Vrushali Karla" w:date="2018-11-01T17:16:00Z">
            <w:rPr/>
          </w:rPrChange>
        </w:rPr>
        <w:t>ll the required installations are done.</w:t>
      </w:r>
    </w:p>
    <w:p w14:paraId="3EAAF5AC" w14:textId="77777777" w:rsidR="004E52D7" w:rsidRPr="00391CD8" w:rsidRDefault="004E52D7" w:rsidP="004E52D7">
      <w:pPr>
        <w:pStyle w:val="ListParagraph"/>
        <w:numPr>
          <w:ilvl w:val="0"/>
          <w:numId w:val="78"/>
        </w:numPr>
        <w:rPr>
          <w:sz w:val="22"/>
          <w:szCs w:val="22"/>
          <w:rPrChange w:id="97" w:author="Vrushali Karla" w:date="2018-11-01T17:16:00Z">
            <w:rPr/>
          </w:rPrChange>
        </w:rPr>
      </w:pPr>
      <w:r w:rsidRPr="00391CD8">
        <w:rPr>
          <w:sz w:val="22"/>
          <w:szCs w:val="22"/>
          <w:rPrChange w:id="98" w:author="Vrushali Karla" w:date="2018-11-01T17:16:00Z">
            <w:rPr/>
          </w:rPrChange>
        </w:rPr>
        <w:t xml:space="preserve">Open the Test Automation Project </w:t>
      </w:r>
    </w:p>
    <w:p w14:paraId="3F9FA119" w14:textId="77777777" w:rsidR="004E52D7" w:rsidRPr="00391CD8" w:rsidRDefault="004E52D7" w:rsidP="004E52D7">
      <w:pPr>
        <w:pStyle w:val="ListParagraph"/>
        <w:numPr>
          <w:ilvl w:val="0"/>
          <w:numId w:val="78"/>
        </w:numPr>
        <w:rPr>
          <w:sz w:val="22"/>
          <w:szCs w:val="22"/>
          <w:rPrChange w:id="99" w:author="Vrushali Karla" w:date="2018-11-01T17:16:00Z">
            <w:rPr/>
          </w:rPrChange>
        </w:rPr>
      </w:pPr>
      <w:r w:rsidRPr="00391CD8">
        <w:rPr>
          <w:sz w:val="22"/>
          <w:szCs w:val="22"/>
          <w:rPrChange w:id="100" w:author="Vrushali Karla" w:date="2018-11-01T17:16:00Z">
            <w:rPr/>
          </w:rPrChange>
        </w:rPr>
        <w:t>It will contain a sample Maven project structure</w:t>
      </w:r>
    </w:p>
    <w:p w14:paraId="69F41F36" w14:textId="77777777" w:rsidR="004E52D7" w:rsidRPr="00391CD8" w:rsidRDefault="004E52D7" w:rsidP="004E52D7">
      <w:pPr>
        <w:pStyle w:val="ListParagraph"/>
        <w:numPr>
          <w:ilvl w:val="1"/>
          <w:numId w:val="79"/>
        </w:numPr>
        <w:rPr>
          <w:sz w:val="22"/>
          <w:szCs w:val="22"/>
          <w:rPrChange w:id="101" w:author="Vrushali Karla" w:date="2018-11-01T17:16:00Z">
            <w:rPr/>
          </w:rPrChange>
        </w:rPr>
      </w:pPr>
      <w:r w:rsidRPr="00391CD8">
        <w:rPr>
          <w:sz w:val="22"/>
          <w:szCs w:val="22"/>
          <w:rPrChange w:id="102" w:author="Vrushali Karla" w:date="2018-11-01T17:16:00Z">
            <w:rPr/>
          </w:rPrChange>
        </w:rPr>
        <w:t>Src/main/java – this will have Kickoff.java</w:t>
      </w:r>
    </w:p>
    <w:p w14:paraId="555E405E" w14:textId="77777777" w:rsidR="004E52D7" w:rsidRPr="00391CD8" w:rsidRDefault="004E52D7" w:rsidP="004E52D7">
      <w:pPr>
        <w:pStyle w:val="ListParagraph"/>
        <w:ind w:left="1440"/>
        <w:rPr>
          <w:sz w:val="22"/>
          <w:szCs w:val="22"/>
          <w:rPrChange w:id="103" w:author="Vrushali Karla" w:date="2018-11-01T17:16:00Z">
            <w:rPr/>
          </w:rPrChange>
        </w:rPr>
      </w:pPr>
      <w:r w:rsidRPr="00391CD8">
        <w:rPr>
          <w:sz w:val="22"/>
          <w:szCs w:val="22"/>
          <w:rPrChange w:id="104" w:author="Vrushali Karla" w:date="2018-11-01T17:16:00Z">
            <w:rPr/>
          </w:rPrChange>
        </w:rPr>
        <w:t>The class is responsible for Invoking the execution</w:t>
      </w:r>
    </w:p>
    <w:p w14:paraId="1BD8499E" w14:textId="77777777" w:rsidR="004E52D7" w:rsidRPr="00391CD8" w:rsidRDefault="004E52D7" w:rsidP="004E52D7">
      <w:pPr>
        <w:pStyle w:val="ListParagraph"/>
        <w:numPr>
          <w:ilvl w:val="1"/>
          <w:numId w:val="79"/>
        </w:numPr>
        <w:rPr>
          <w:ins w:id="105" w:author="Vrushali Karla" w:date="2018-11-01T16:42:00Z"/>
          <w:sz w:val="22"/>
          <w:szCs w:val="22"/>
          <w:rPrChange w:id="106" w:author="Vrushali Karla" w:date="2018-11-01T17:16:00Z">
            <w:rPr>
              <w:ins w:id="107" w:author="Vrushali Karla" w:date="2018-11-01T16:42:00Z"/>
            </w:rPr>
          </w:rPrChange>
        </w:rPr>
      </w:pPr>
      <w:r w:rsidRPr="00391CD8">
        <w:rPr>
          <w:sz w:val="22"/>
          <w:szCs w:val="22"/>
          <w:rPrChange w:id="108" w:author="Vrushali Karla" w:date="2018-11-01T17:16:00Z">
            <w:rPr/>
          </w:rPrChange>
        </w:rPr>
        <w:t>Src/main/resources – this will have log4j.properties file</w:t>
      </w:r>
    </w:p>
    <w:p w14:paraId="538CE25A" w14:textId="77777777" w:rsidR="004E52D7" w:rsidRPr="00391CD8" w:rsidRDefault="004E52D7" w:rsidP="004E52D7">
      <w:pPr>
        <w:pStyle w:val="ListParagraph"/>
        <w:numPr>
          <w:ilvl w:val="1"/>
          <w:numId w:val="79"/>
        </w:numPr>
        <w:rPr>
          <w:ins w:id="109" w:author="Vrushali Karla" w:date="2018-11-01T16:46:00Z"/>
          <w:sz w:val="22"/>
          <w:szCs w:val="22"/>
          <w:rPrChange w:id="110" w:author="Vrushali Karla" w:date="2018-11-01T17:16:00Z">
            <w:rPr>
              <w:ins w:id="111" w:author="Vrushali Karla" w:date="2018-11-01T16:46:00Z"/>
            </w:rPr>
          </w:rPrChange>
        </w:rPr>
      </w:pPr>
      <w:ins w:id="112" w:author="Vrushali Karla" w:date="2018-11-01T16:45:00Z">
        <w:r w:rsidRPr="00391CD8">
          <w:rPr>
            <w:sz w:val="22"/>
            <w:szCs w:val="22"/>
            <w:rPrChange w:id="113" w:author="Vrushali Karla" w:date="2018-11-01T17:16:00Z">
              <w:rPr/>
            </w:rPrChange>
          </w:rPr>
          <w:t xml:space="preserve">Src/main/java –this will contain extension </w:t>
        </w:r>
      </w:ins>
      <w:ins w:id="114" w:author="Vrushali Karla" w:date="2018-11-01T16:46:00Z">
        <w:r w:rsidRPr="00391CD8">
          <w:rPr>
            <w:sz w:val="22"/>
            <w:szCs w:val="22"/>
            <w:rPrChange w:id="115" w:author="Vrushali Karla" w:date="2018-11-01T17:16:00Z">
              <w:rPr/>
            </w:rPrChange>
          </w:rPr>
          <w:t>packages  for each different test types.</w:t>
        </w:r>
      </w:ins>
    </w:p>
    <w:p w14:paraId="5ED47A20" w14:textId="77777777" w:rsidR="004E52D7" w:rsidRPr="00391CD8" w:rsidRDefault="004E52D7" w:rsidP="004E52D7">
      <w:pPr>
        <w:pStyle w:val="ListParagraph"/>
        <w:numPr>
          <w:ilvl w:val="0"/>
          <w:numId w:val="80"/>
        </w:numPr>
        <w:rPr>
          <w:ins w:id="116" w:author="Vrushali Karla" w:date="2018-11-01T16:46:00Z"/>
          <w:sz w:val="22"/>
          <w:szCs w:val="22"/>
          <w:rPrChange w:id="117" w:author="Vrushali Karla" w:date="2018-11-01T17:16:00Z">
            <w:rPr>
              <w:ins w:id="118" w:author="Vrushali Karla" w:date="2018-11-01T16:46:00Z"/>
            </w:rPr>
          </w:rPrChange>
        </w:rPr>
        <w:pPrChange w:id="119" w:author="Vrushali Karla" w:date="2018-11-01T16:46:00Z">
          <w:pPr>
            <w:pStyle w:val="ListParagraph"/>
            <w:numPr>
              <w:ilvl w:val="1"/>
              <w:numId w:val="79"/>
            </w:numPr>
            <w:ind w:left="1440" w:hanging="360"/>
          </w:pPr>
        </w:pPrChange>
      </w:pPr>
      <w:ins w:id="120" w:author="Vrushali Karla" w:date="2018-11-01T16:44:00Z">
        <w:r w:rsidRPr="00391CD8">
          <w:rPr>
            <w:sz w:val="22"/>
            <w:szCs w:val="22"/>
            <w:rPrChange w:id="121" w:author="Vrushali Karla" w:date="2018-11-01T17:16:00Z">
              <w:rPr/>
            </w:rPrChange>
          </w:rPr>
          <w:t>com.fusion.plugin.extension.api</w:t>
        </w:r>
      </w:ins>
    </w:p>
    <w:p w14:paraId="185DF8E4" w14:textId="77777777" w:rsidR="004E52D7" w:rsidRPr="00391CD8" w:rsidRDefault="004E52D7" w:rsidP="004E52D7">
      <w:pPr>
        <w:pStyle w:val="ListParagraph"/>
        <w:numPr>
          <w:ilvl w:val="4"/>
          <w:numId w:val="79"/>
        </w:numPr>
        <w:rPr>
          <w:ins w:id="122" w:author="Vrushali Karla" w:date="2018-11-01T17:14:00Z"/>
          <w:sz w:val="22"/>
          <w:szCs w:val="22"/>
          <w:rPrChange w:id="123" w:author="Vrushali Karla" w:date="2018-11-01T17:16:00Z">
            <w:rPr>
              <w:ins w:id="124" w:author="Vrushali Karla" w:date="2018-11-01T17:14:00Z"/>
            </w:rPr>
          </w:rPrChange>
        </w:rPr>
        <w:pPrChange w:id="125" w:author="Vrushali Karla" w:date="2018-11-01T16:46:00Z">
          <w:pPr>
            <w:pStyle w:val="ListParagraph"/>
            <w:numPr>
              <w:ilvl w:val="1"/>
              <w:numId w:val="79"/>
            </w:numPr>
            <w:ind w:left="1440" w:hanging="360"/>
          </w:pPr>
        </w:pPrChange>
      </w:pPr>
      <w:ins w:id="126" w:author="Vrushali Karla" w:date="2018-11-01T17:07:00Z">
        <w:r w:rsidRPr="00391CD8">
          <w:rPr>
            <w:sz w:val="22"/>
            <w:szCs w:val="22"/>
            <w:rPrChange w:id="127" w:author="Vrushali Karla" w:date="2018-11-01T17:16:00Z">
              <w:rPr/>
            </w:rPrChange>
          </w:rPr>
          <w:t xml:space="preserve">Here </w:t>
        </w:r>
      </w:ins>
      <w:ins w:id="128" w:author="Vrushali Karla" w:date="2018-11-01T17:10:00Z">
        <w:r w:rsidRPr="00391CD8">
          <w:rPr>
            <w:sz w:val="22"/>
            <w:szCs w:val="22"/>
            <w:rPrChange w:id="129" w:author="Vrushali Karla" w:date="2018-11-01T17:16:00Z">
              <w:rPr/>
            </w:rPrChange>
          </w:rPr>
          <w:t>you can add extended methods specific to api</w:t>
        </w:r>
      </w:ins>
      <w:ins w:id="130" w:author="Vrushali Karla" w:date="2018-11-01T17:19:00Z">
        <w:r>
          <w:rPr>
            <w:sz w:val="22"/>
            <w:szCs w:val="22"/>
          </w:rPr>
          <w:t xml:space="preserve"> plugin</w:t>
        </w:r>
      </w:ins>
      <w:ins w:id="131" w:author="Vrushali Karla" w:date="2018-11-01T17:10:00Z">
        <w:r w:rsidRPr="00391CD8">
          <w:rPr>
            <w:sz w:val="22"/>
            <w:szCs w:val="22"/>
            <w:rPrChange w:id="132" w:author="Vrushali Karla" w:date="2018-11-01T17:16:00Z">
              <w:rPr/>
            </w:rPrChange>
          </w:rPr>
          <w:t xml:space="preserve"> ,for details refer section </w:t>
        </w:r>
      </w:ins>
      <w:ins w:id="133" w:author="Vrushali Karla" w:date="2018-11-01T17:14:00Z">
        <w:r w:rsidRPr="00391CD8">
          <w:rPr>
            <w:sz w:val="22"/>
            <w:szCs w:val="22"/>
            <w:rPrChange w:id="134" w:author="Vrushali Karla" w:date="2018-11-01T17:16:00Z">
              <w:rPr/>
            </w:rPrChange>
          </w:rPr>
          <w:fldChar w:fldCharType="begin"/>
        </w:r>
        <w:r w:rsidRPr="00391CD8">
          <w:rPr>
            <w:sz w:val="22"/>
            <w:szCs w:val="22"/>
            <w:rPrChange w:id="135" w:author="Vrushali Karla" w:date="2018-11-01T17:16:00Z">
              <w:rPr/>
            </w:rPrChange>
          </w:rPr>
          <w:instrText xml:space="preserve"> REF _Ref528855691 \h </w:instrText>
        </w:r>
      </w:ins>
      <w:r>
        <w:rPr>
          <w:sz w:val="22"/>
          <w:szCs w:val="22"/>
        </w:rPr>
        <w:instrText xml:space="preserve"> \* MERGEFORMAT </w:instrText>
      </w:r>
      <w:r w:rsidRPr="00391CD8">
        <w:rPr>
          <w:sz w:val="22"/>
          <w:szCs w:val="22"/>
          <w:rPrChange w:id="136" w:author="Vrushali Karla" w:date="2018-11-01T17:16:00Z">
            <w:rPr>
              <w:sz w:val="22"/>
              <w:szCs w:val="22"/>
            </w:rPr>
          </w:rPrChange>
        </w:rPr>
      </w:r>
      <w:r w:rsidRPr="00391CD8">
        <w:rPr>
          <w:sz w:val="22"/>
          <w:szCs w:val="22"/>
          <w:rPrChange w:id="137" w:author="Vrushali Karla" w:date="2018-11-01T17:16:00Z">
            <w:rPr/>
          </w:rPrChange>
        </w:rPr>
        <w:fldChar w:fldCharType="separate"/>
      </w:r>
      <w:ins w:id="138" w:author="Vrushali Karla" w:date="2018-11-01T17:14:00Z">
        <w:r w:rsidRPr="00391CD8">
          <w:rPr>
            <w:rFonts w:asciiTheme="minorHAnsi" w:hAnsiTheme="minorHAnsi" w:cstheme="minorHAnsi"/>
            <w:noProof/>
            <w:sz w:val="22"/>
            <w:szCs w:val="22"/>
            <w:rPrChange w:id="139" w:author="Vrushali Karla" w:date="2018-11-01T17:16:00Z">
              <w:rPr>
                <w:rFonts w:asciiTheme="minorHAnsi" w:hAnsiTheme="minorHAnsi" w:cstheme="minorHAnsi"/>
                <w:noProof/>
              </w:rPr>
            </w:rPrChange>
          </w:rPr>
          <w:t>API plugin extension</w:t>
        </w:r>
        <w:r w:rsidRPr="00391CD8">
          <w:rPr>
            <w:sz w:val="22"/>
            <w:szCs w:val="22"/>
            <w:rPrChange w:id="140" w:author="Vrushali Karla" w:date="2018-11-01T17:16:00Z">
              <w:rPr/>
            </w:rPrChange>
          </w:rPr>
          <w:fldChar w:fldCharType="end"/>
        </w:r>
      </w:ins>
    </w:p>
    <w:p w14:paraId="6821FF71" w14:textId="77777777" w:rsidR="004E52D7" w:rsidRPr="00391CD8" w:rsidRDefault="004E52D7" w:rsidP="004E52D7">
      <w:pPr>
        <w:pStyle w:val="ListParagraph"/>
        <w:numPr>
          <w:ilvl w:val="0"/>
          <w:numId w:val="80"/>
        </w:numPr>
        <w:rPr>
          <w:ins w:id="141" w:author="Vrushali Karla" w:date="2018-11-01T17:16:00Z"/>
          <w:sz w:val="22"/>
          <w:szCs w:val="22"/>
          <w:rPrChange w:id="142" w:author="Vrushali Karla" w:date="2018-11-01T17:16:00Z">
            <w:rPr>
              <w:ins w:id="143" w:author="Vrushali Karla" w:date="2018-11-01T17:16:00Z"/>
            </w:rPr>
          </w:rPrChange>
        </w:rPr>
        <w:pPrChange w:id="144" w:author="Vrushali Karla" w:date="2018-11-01T17:15:00Z">
          <w:pPr>
            <w:pStyle w:val="ListParagraph"/>
            <w:numPr>
              <w:ilvl w:val="1"/>
              <w:numId w:val="79"/>
            </w:numPr>
            <w:ind w:left="1440" w:hanging="360"/>
          </w:pPr>
        </w:pPrChange>
      </w:pPr>
      <w:ins w:id="145" w:author="Vrushali Karla" w:date="2018-11-01T17:15:00Z">
        <w:r w:rsidRPr="00391CD8">
          <w:rPr>
            <w:sz w:val="22"/>
            <w:szCs w:val="22"/>
            <w:rPrChange w:id="146" w:author="Vrushali Karla" w:date="2018-11-01T17:16:00Z">
              <w:rPr/>
            </w:rPrChange>
          </w:rPr>
          <w:t>com.fusion.plugin.extension.db</w:t>
        </w:r>
      </w:ins>
    </w:p>
    <w:p w14:paraId="7B51903A" w14:textId="77777777" w:rsidR="004E52D7" w:rsidRDefault="004E52D7" w:rsidP="004E52D7">
      <w:pPr>
        <w:pStyle w:val="ListParagraph"/>
        <w:numPr>
          <w:ilvl w:val="4"/>
          <w:numId w:val="79"/>
        </w:numPr>
        <w:rPr>
          <w:ins w:id="147" w:author="Vrushali Karla" w:date="2018-11-01T17:17:00Z"/>
          <w:sz w:val="22"/>
          <w:szCs w:val="22"/>
        </w:rPr>
      </w:pPr>
      <w:ins w:id="148" w:author="Vrushali Karla" w:date="2018-11-01T17:17:00Z">
        <w:r w:rsidRPr="00DC3B27">
          <w:rPr>
            <w:sz w:val="22"/>
            <w:szCs w:val="22"/>
          </w:rPr>
          <w:t xml:space="preserve">Here you can add extended methods specific to </w:t>
        </w:r>
        <w:r>
          <w:rPr>
            <w:sz w:val="22"/>
            <w:szCs w:val="22"/>
          </w:rPr>
          <w:t>database</w:t>
        </w:r>
      </w:ins>
      <w:ins w:id="149" w:author="Vrushali Karla" w:date="2018-11-01T17:19:00Z">
        <w:r>
          <w:rPr>
            <w:sz w:val="22"/>
            <w:szCs w:val="22"/>
          </w:rPr>
          <w:t xml:space="preserve"> plugin</w:t>
        </w:r>
      </w:ins>
      <w:ins w:id="150" w:author="Vrushali Karla" w:date="2018-11-01T17:17:00Z">
        <w:r w:rsidRPr="00DC3B27">
          <w:rPr>
            <w:sz w:val="22"/>
            <w:szCs w:val="22"/>
          </w:rPr>
          <w:t xml:space="preserve">,for details refer section </w:t>
        </w:r>
        <w:r>
          <w:rPr>
            <w:sz w:val="22"/>
            <w:szCs w:val="22"/>
          </w:rPr>
          <w:fldChar w:fldCharType="begin"/>
        </w:r>
        <w:r>
          <w:rPr>
            <w:sz w:val="22"/>
            <w:szCs w:val="22"/>
          </w:rPr>
          <w:instrText xml:space="preserve"> REF _Ref528855975 \h </w:instrText>
        </w:r>
      </w:ins>
      <w:r>
        <w:rPr>
          <w:sz w:val="22"/>
          <w:szCs w:val="22"/>
        </w:rPr>
      </w:r>
      <w:r>
        <w:rPr>
          <w:sz w:val="22"/>
          <w:szCs w:val="22"/>
        </w:rPr>
        <w:fldChar w:fldCharType="separate"/>
      </w:r>
      <w:ins w:id="151" w:author="Vrushali Karla" w:date="2018-11-01T17:17:00Z">
        <w:r>
          <w:rPr>
            <w:rFonts w:asciiTheme="minorHAnsi" w:hAnsiTheme="minorHAnsi" w:cstheme="minorHAnsi"/>
            <w:noProof/>
          </w:rPr>
          <w:t>DB plugin Extensibility</w:t>
        </w:r>
        <w:r>
          <w:rPr>
            <w:sz w:val="22"/>
            <w:szCs w:val="22"/>
          </w:rPr>
          <w:fldChar w:fldCharType="end"/>
        </w:r>
      </w:ins>
    </w:p>
    <w:p w14:paraId="0316FCC8" w14:textId="77777777" w:rsidR="004E52D7" w:rsidRDefault="004E52D7" w:rsidP="004E52D7">
      <w:pPr>
        <w:pStyle w:val="ListParagraph"/>
        <w:numPr>
          <w:ilvl w:val="0"/>
          <w:numId w:val="80"/>
        </w:numPr>
        <w:rPr>
          <w:ins w:id="152" w:author="Vrushali Karla" w:date="2018-11-01T17:18:00Z"/>
          <w:sz w:val="22"/>
          <w:szCs w:val="22"/>
        </w:rPr>
        <w:pPrChange w:id="153" w:author="Vrushali Karla" w:date="2018-11-01T17:18:00Z">
          <w:pPr>
            <w:pStyle w:val="ListParagraph"/>
            <w:numPr>
              <w:ilvl w:val="4"/>
              <w:numId w:val="79"/>
            </w:numPr>
            <w:ind w:left="3600" w:hanging="360"/>
          </w:pPr>
        </w:pPrChange>
      </w:pPr>
      <w:ins w:id="154" w:author="Vrushali Karla" w:date="2018-11-01T17:17:00Z">
        <w:r w:rsidRPr="009B5A8C">
          <w:rPr>
            <w:sz w:val="22"/>
            <w:szCs w:val="22"/>
            <w:rPrChange w:id="155" w:author="Vrushali Karla" w:date="2018-11-01T17:17:00Z">
              <w:rPr/>
            </w:rPrChange>
          </w:rPr>
          <w:t>com.fusion.plugin.extension.mobile</w:t>
        </w:r>
      </w:ins>
    </w:p>
    <w:p w14:paraId="23EC33F0" w14:textId="77777777" w:rsidR="004E52D7" w:rsidRDefault="004E52D7" w:rsidP="004E52D7">
      <w:pPr>
        <w:pStyle w:val="ListParagraph"/>
        <w:numPr>
          <w:ilvl w:val="4"/>
          <w:numId w:val="79"/>
        </w:numPr>
        <w:rPr>
          <w:ins w:id="156" w:author="Vrushali Karla" w:date="2018-11-01T17:22:00Z"/>
          <w:sz w:val="22"/>
          <w:szCs w:val="22"/>
        </w:rPr>
      </w:pPr>
      <w:ins w:id="157" w:author="Vrushali Karla" w:date="2018-11-01T17:18:00Z">
        <w:r w:rsidRPr="00DC3B27">
          <w:rPr>
            <w:sz w:val="22"/>
            <w:szCs w:val="22"/>
          </w:rPr>
          <w:t>Here you can add extended methods specific to</w:t>
        </w:r>
        <w:r>
          <w:rPr>
            <w:sz w:val="22"/>
            <w:szCs w:val="22"/>
          </w:rPr>
          <w:t xml:space="preserve"> mobile</w:t>
        </w:r>
      </w:ins>
      <w:ins w:id="158" w:author="Vrushali Karla" w:date="2018-11-01T17:19:00Z">
        <w:r>
          <w:rPr>
            <w:sz w:val="22"/>
            <w:szCs w:val="22"/>
          </w:rPr>
          <w:t xml:space="preserve"> plugin</w:t>
        </w:r>
      </w:ins>
      <w:ins w:id="159" w:author="Vrushali Karla" w:date="2018-11-01T17:18:00Z">
        <w:r w:rsidRPr="00DC3B27">
          <w:rPr>
            <w:sz w:val="22"/>
            <w:szCs w:val="22"/>
          </w:rPr>
          <w:t xml:space="preserve">,for details refer section </w:t>
        </w:r>
      </w:ins>
      <w:ins w:id="160" w:author="Vrushali Karla" w:date="2018-11-01T17:22:00Z">
        <w:r>
          <w:rPr>
            <w:sz w:val="22"/>
            <w:szCs w:val="22"/>
          </w:rPr>
          <w:fldChar w:fldCharType="begin"/>
        </w:r>
        <w:r>
          <w:rPr>
            <w:sz w:val="22"/>
            <w:szCs w:val="22"/>
          </w:rPr>
          <w:instrText xml:space="preserve"> REF _Ref528856282 \h </w:instrText>
        </w:r>
      </w:ins>
      <w:r>
        <w:rPr>
          <w:sz w:val="22"/>
          <w:szCs w:val="22"/>
        </w:rPr>
      </w:r>
      <w:r>
        <w:rPr>
          <w:sz w:val="22"/>
          <w:szCs w:val="22"/>
        </w:rPr>
        <w:fldChar w:fldCharType="separate"/>
      </w:r>
      <w:ins w:id="161" w:author="Vrushali Karla" w:date="2018-11-01T17:22:00Z">
        <w:r>
          <w:rPr>
            <w:rFonts w:asciiTheme="minorHAnsi" w:hAnsiTheme="minorHAnsi" w:cstheme="minorHAnsi"/>
            <w:noProof/>
          </w:rPr>
          <w:t>Mobile plugin extension</w:t>
        </w:r>
        <w:r>
          <w:rPr>
            <w:sz w:val="22"/>
            <w:szCs w:val="22"/>
          </w:rPr>
          <w:fldChar w:fldCharType="end"/>
        </w:r>
      </w:ins>
    </w:p>
    <w:p w14:paraId="37914945" w14:textId="77777777" w:rsidR="004E52D7" w:rsidRDefault="004E52D7" w:rsidP="004E52D7">
      <w:pPr>
        <w:pStyle w:val="ListParagraph"/>
        <w:numPr>
          <w:ilvl w:val="0"/>
          <w:numId w:val="80"/>
        </w:numPr>
        <w:rPr>
          <w:ins w:id="162" w:author="Vrushali Karla" w:date="2018-11-01T17:23:00Z"/>
          <w:sz w:val="22"/>
          <w:szCs w:val="22"/>
        </w:rPr>
        <w:pPrChange w:id="163" w:author="Vrushali Karla" w:date="2018-11-01T17:22:00Z">
          <w:pPr>
            <w:pStyle w:val="ListParagraph"/>
            <w:numPr>
              <w:ilvl w:val="4"/>
              <w:numId w:val="79"/>
            </w:numPr>
            <w:ind w:left="3600" w:hanging="360"/>
          </w:pPr>
        </w:pPrChange>
      </w:pPr>
      <w:ins w:id="164" w:author="Vrushali Karla" w:date="2018-11-01T17:22:00Z">
        <w:r w:rsidRPr="00165924">
          <w:rPr>
            <w:sz w:val="22"/>
            <w:szCs w:val="22"/>
          </w:rPr>
          <w:t>com.fusion.plugin.extension.web</w:t>
        </w:r>
      </w:ins>
    </w:p>
    <w:p w14:paraId="5BB4A6B2" w14:textId="77777777" w:rsidR="004E52D7" w:rsidRDefault="004E52D7" w:rsidP="004E52D7">
      <w:pPr>
        <w:pStyle w:val="ListParagraph"/>
        <w:numPr>
          <w:ilvl w:val="4"/>
          <w:numId w:val="79"/>
        </w:numPr>
        <w:rPr>
          <w:ins w:id="165" w:author="Vrushali Karla" w:date="2018-11-01T17:23:00Z"/>
          <w:sz w:val="22"/>
          <w:szCs w:val="22"/>
        </w:rPr>
      </w:pPr>
      <w:ins w:id="166" w:author="Vrushali Karla" w:date="2018-11-01T17:23:00Z">
        <w:r w:rsidRPr="00DC3B27">
          <w:rPr>
            <w:sz w:val="22"/>
            <w:szCs w:val="22"/>
          </w:rPr>
          <w:t>Here you can add extended methods specific to</w:t>
        </w:r>
        <w:r>
          <w:rPr>
            <w:sz w:val="22"/>
            <w:szCs w:val="22"/>
          </w:rPr>
          <w:t xml:space="preserve"> Web plugin</w:t>
        </w:r>
        <w:r w:rsidRPr="00DC3B27">
          <w:rPr>
            <w:sz w:val="22"/>
            <w:szCs w:val="22"/>
          </w:rPr>
          <w:t xml:space="preserve">,for details refer section </w:t>
        </w:r>
        <w:r>
          <w:rPr>
            <w:sz w:val="22"/>
            <w:szCs w:val="22"/>
          </w:rPr>
          <w:fldChar w:fldCharType="begin"/>
        </w:r>
        <w:r>
          <w:rPr>
            <w:sz w:val="22"/>
            <w:szCs w:val="22"/>
          </w:rPr>
          <w:instrText xml:space="preserve"> REF _Ref528856363 \h </w:instrText>
        </w:r>
      </w:ins>
      <w:r>
        <w:rPr>
          <w:sz w:val="22"/>
          <w:szCs w:val="22"/>
        </w:rPr>
      </w:r>
      <w:r>
        <w:rPr>
          <w:sz w:val="22"/>
          <w:szCs w:val="22"/>
        </w:rPr>
        <w:fldChar w:fldCharType="separate"/>
      </w:r>
      <w:ins w:id="167" w:author="Vrushali Karla" w:date="2018-11-01T17:23:00Z">
        <w:r>
          <w:rPr>
            <w:rFonts w:asciiTheme="minorHAnsi" w:hAnsiTheme="minorHAnsi" w:cstheme="minorHAnsi"/>
            <w:noProof/>
          </w:rPr>
          <w:t>WebUI plugin extension</w:t>
        </w:r>
        <w:r>
          <w:rPr>
            <w:sz w:val="22"/>
            <w:szCs w:val="22"/>
          </w:rPr>
          <w:fldChar w:fldCharType="end"/>
        </w:r>
      </w:ins>
    </w:p>
    <w:p w14:paraId="3C6BD135" w14:textId="77777777" w:rsidR="004E52D7" w:rsidRPr="00391CD8" w:rsidDel="00391CD8" w:rsidRDefault="004E52D7" w:rsidP="004E52D7">
      <w:pPr>
        <w:pStyle w:val="ListParagraph"/>
        <w:numPr>
          <w:ilvl w:val="2"/>
          <w:numId w:val="80"/>
        </w:numPr>
        <w:rPr>
          <w:del w:id="168" w:author="Vrushali Karla" w:date="2018-11-01T17:16:00Z"/>
          <w:sz w:val="22"/>
          <w:szCs w:val="22"/>
          <w:rPrChange w:id="169" w:author="Vrushali Karla" w:date="2018-11-01T17:16:00Z">
            <w:rPr>
              <w:del w:id="170" w:author="Vrushali Karla" w:date="2018-11-01T17:16:00Z"/>
            </w:rPr>
          </w:rPrChange>
        </w:rPr>
        <w:pPrChange w:id="171" w:author="Vrushali Karla" w:date="2018-11-01T17:15:00Z">
          <w:pPr>
            <w:pStyle w:val="ListParagraph"/>
            <w:numPr>
              <w:ilvl w:val="1"/>
              <w:numId w:val="79"/>
            </w:numPr>
            <w:ind w:left="1440" w:hanging="360"/>
          </w:pPr>
        </w:pPrChange>
      </w:pPr>
    </w:p>
    <w:p w14:paraId="0F45B03B" w14:textId="77777777" w:rsidR="004E52D7" w:rsidRPr="00990918" w:rsidRDefault="004E52D7" w:rsidP="004E52D7">
      <w:pPr>
        <w:pStyle w:val="ListParagraph"/>
        <w:numPr>
          <w:ilvl w:val="1"/>
          <w:numId w:val="79"/>
        </w:numPr>
        <w:rPr>
          <w:sz w:val="22"/>
          <w:szCs w:val="22"/>
          <w:rPrChange w:id="172" w:author="Vrushali Karla" w:date="2018-11-01T17:16:00Z">
            <w:rPr/>
          </w:rPrChange>
        </w:rPr>
      </w:pPr>
      <w:r w:rsidRPr="00391CD8">
        <w:rPr>
          <w:sz w:val="22"/>
          <w:szCs w:val="22"/>
          <w:rPrChange w:id="173" w:author="Vrushali Karla" w:date="2018-11-01T17:16:00Z">
            <w:rPr/>
          </w:rPrChange>
        </w:rPr>
        <w:t>Src/</w:t>
      </w:r>
      <w:ins w:id="174" w:author="Vrushali Karla" w:date="2018-11-01T16:45:00Z">
        <w:r w:rsidRPr="00391CD8" w:rsidDel="00A94384">
          <w:rPr>
            <w:sz w:val="22"/>
            <w:szCs w:val="22"/>
            <w:rPrChange w:id="175" w:author="Vrushali Karla" w:date="2018-11-01T17:16:00Z">
              <w:rPr/>
            </w:rPrChange>
          </w:rPr>
          <w:t xml:space="preserve"> </w:t>
        </w:r>
        <w:r w:rsidRPr="00391CD8">
          <w:rPr>
            <w:sz w:val="22"/>
            <w:szCs w:val="22"/>
            <w:rPrChange w:id="176" w:author="Vrushali Karla" w:date="2018-11-01T17:16:00Z">
              <w:rPr/>
            </w:rPrChange>
          </w:rPr>
          <w:t>test</w:t>
        </w:r>
      </w:ins>
      <w:del w:id="177" w:author="Vrushali Karla" w:date="2018-11-01T16:45:00Z">
        <w:r w:rsidRPr="00391CD8" w:rsidDel="00A94384">
          <w:rPr>
            <w:sz w:val="22"/>
            <w:szCs w:val="22"/>
            <w:rPrChange w:id="178" w:author="Vrushali Karla" w:date="2018-11-01T17:16:00Z">
              <w:rPr/>
            </w:rPrChange>
          </w:rPr>
          <w:delText>main</w:delText>
        </w:r>
      </w:del>
      <w:r w:rsidRPr="00391CD8">
        <w:rPr>
          <w:sz w:val="22"/>
          <w:szCs w:val="22"/>
          <w:rPrChange w:id="179" w:author="Vrushali Karla" w:date="2018-11-01T17:16:00Z">
            <w:rPr/>
          </w:rPrChange>
        </w:rPr>
        <w:t>/java – this will contain various packages for each differernt test types</w:t>
      </w:r>
      <w:r>
        <w:rPr>
          <w:sz w:val="22"/>
          <w:szCs w:val="22"/>
        </w:rPr>
        <w:t>.</w:t>
      </w:r>
    </w:p>
    <w:p w14:paraId="7F866FF7" w14:textId="77777777" w:rsidR="004E52D7" w:rsidRPr="00391CD8" w:rsidRDefault="004E52D7" w:rsidP="004E52D7">
      <w:pPr>
        <w:pStyle w:val="ListParagraph"/>
        <w:numPr>
          <w:ilvl w:val="0"/>
          <w:numId w:val="80"/>
        </w:numPr>
        <w:rPr>
          <w:ins w:id="180" w:author="Vrushali Karla" w:date="2018-11-01T16:41:00Z"/>
          <w:sz w:val="22"/>
          <w:szCs w:val="22"/>
          <w:rPrChange w:id="181" w:author="Vrushali Karla" w:date="2018-11-01T17:16:00Z">
            <w:rPr>
              <w:ins w:id="182" w:author="Vrushali Karla" w:date="2018-11-01T16:41:00Z"/>
            </w:rPr>
          </w:rPrChange>
        </w:rPr>
      </w:pPr>
      <w:r w:rsidRPr="00391CD8">
        <w:rPr>
          <w:sz w:val="22"/>
          <w:szCs w:val="22"/>
          <w:rPrChange w:id="183" w:author="Vrushali Karla" w:date="2018-11-01T17:16:00Z">
            <w:rPr/>
          </w:rPrChange>
        </w:rPr>
        <w:t>com.web.tests</w:t>
      </w:r>
    </w:p>
    <w:p w14:paraId="63826132" w14:textId="77777777" w:rsidR="004E52D7" w:rsidRPr="00391CD8" w:rsidRDefault="004E52D7" w:rsidP="004E52D7">
      <w:pPr>
        <w:pStyle w:val="ListParagraph"/>
        <w:numPr>
          <w:ilvl w:val="4"/>
          <w:numId w:val="79"/>
        </w:numPr>
        <w:rPr>
          <w:moveTo w:id="184" w:author="Vrushali Karla" w:date="2018-11-01T16:41:00Z"/>
          <w:sz w:val="22"/>
          <w:szCs w:val="22"/>
          <w:rPrChange w:id="185" w:author="Vrushali Karla" w:date="2018-11-01T17:16:00Z">
            <w:rPr>
              <w:moveTo w:id="186" w:author="Vrushali Karla" w:date="2018-11-01T16:41:00Z"/>
            </w:rPr>
          </w:rPrChange>
        </w:rPr>
        <w:pPrChange w:id="187" w:author="Vrushali Karla" w:date="2018-11-01T16:41:00Z">
          <w:pPr>
            <w:pStyle w:val="ListParagraph"/>
            <w:numPr>
              <w:ilvl w:val="4"/>
              <w:numId w:val="80"/>
            </w:numPr>
            <w:ind w:left="5040" w:hanging="360"/>
          </w:pPr>
        </w:pPrChange>
      </w:pPr>
      <w:moveToRangeStart w:id="188" w:author="Vrushali Karla" w:date="2018-11-01T16:41:00Z" w:name="move528853839"/>
      <w:moveTo w:id="189" w:author="Vrushali Karla" w:date="2018-11-01T16:41:00Z">
        <w:r w:rsidRPr="00391CD8">
          <w:rPr>
            <w:sz w:val="22"/>
            <w:szCs w:val="22"/>
            <w:rPrChange w:id="190" w:author="Vrushali Karla" w:date="2018-11-01T17:16:00Z">
              <w:rPr/>
            </w:rPrChange>
          </w:rPr>
          <w:t>Here you need to add Web Test Scripts</w:t>
        </w:r>
      </w:moveTo>
    </w:p>
    <w:moveToRangeEnd w:id="188"/>
    <w:p w14:paraId="1BD7AEC8" w14:textId="77777777" w:rsidR="004E52D7" w:rsidRPr="00391CD8" w:rsidDel="0078476B" w:rsidRDefault="004E52D7" w:rsidP="004E52D7">
      <w:pPr>
        <w:pStyle w:val="ListParagraph"/>
        <w:ind w:left="3600"/>
        <w:rPr>
          <w:del w:id="191" w:author="Vrushali Karla" w:date="2018-11-01T16:42:00Z"/>
          <w:sz w:val="22"/>
          <w:szCs w:val="22"/>
          <w:rPrChange w:id="192" w:author="Vrushali Karla" w:date="2018-11-01T17:16:00Z">
            <w:rPr>
              <w:del w:id="193" w:author="Vrushali Karla" w:date="2018-11-01T16:42:00Z"/>
            </w:rPr>
          </w:rPrChange>
        </w:rPr>
        <w:pPrChange w:id="194" w:author="Vrushali Karla" w:date="2018-11-01T16:42:00Z">
          <w:pPr>
            <w:pStyle w:val="ListParagraph"/>
            <w:numPr>
              <w:numId w:val="80"/>
            </w:numPr>
            <w:ind w:left="2160" w:hanging="360"/>
          </w:pPr>
        </w:pPrChange>
      </w:pPr>
    </w:p>
    <w:p w14:paraId="3C58EC8C" w14:textId="77777777" w:rsidR="004E52D7" w:rsidRPr="00391CD8" w:rsidRDefault="004E52D7" w:rsidP="004E52D7">
      <w:pPr>
        <w:pStyle w:val="ListParagraph"/>
        <w:numPr>
          <w:ilvl w:val="0"/>
          <w:numId w:val="80"/>
        </w:numPr>
        <w:rPr>
          <w:ins w:id="195" w:author="Vrushali Karla" w:date="2018-11-01T16:42:00Z"/>
          <w:sz w:val="22"/>
          <w:szCs w:val="22"/>
          <w:rPrChange w:id="196" w:author="Vrushali Karla" w:date="2018-11-01T17:16:00Z">
            <w:rPr>
              <w:ins w:id="197" w:author="Vrushali Karla" w:date="2018-11-01T16:42:00Z"/>
            </w:rPr>
          </w:rPrChange>
        </w:rPr>
      </w:pPr>
      <w:r w:rsidRPr="00391CD8">
        <w:rPr>
          <w:sz w:val="22"/>
          <w:szCs w:val="22"/>
          <w:rPrChange w:id="198" w:author="Vrushali Karla" w:date="2018-11-01T17:16:00Z">
            <w:rPr/>
          </w:rPrChange>
        </w:rPr>
        <w:t>com.web.pages</w:t>
      </w:r>
    </w:p>
    <w:p w14:paraId="3A77920C" w14:textId="77777777" w:rsidR="004E52D7" w:rsidRPr="00391CD8" w:rsidRDefault="004E52D7" w:rsidP="004E52D7">
      <w:pPr>
        <w:pStyle w:val="ListParagraph"/>
        <w:numPr>
          <w:ilvl w:val="4"/>
          <w:numId w:val="79"/>
        </w:numPr>
        <w:rPr>
          <w:ins w:id="199" w:author="Vrushali Karla" w:date="2018-11-01T16:42:00Z"/>
          <w:sz w:val="22"/>
          <w:szCs w:val="22"/>
          <w:rPrChange w:id="200" w:author="Vrushali Karla" w:date="2018-11-01T17:16:00Z">
            <w:rPr>
              <w:ins w:id="201" w:author="Vrushali Karla" w:date="2018-11-01T16:42:00Z"/>
            </w:rPr>
          </w:rPrChange>
        </w:rPr>
        <w:pPrChange w:id="202" w:author="Vrushali Karla" w:date="2018-11-01T16:42:00Z">
          <w:pPr>
            <w:pStyle w:val="ListParagraph"/>
            <w:numPr>
              <w:ilvl w:val="4"/>
              <w:numId w:val="80"/>
            </w:numPr>
            <w:ind w:left="5040" w:hanging="360"/>
          </w:pPr>
        </w:pPrChange>
      </w:pPr>
      <w:ins w:id="203" w:author="Vrushali Karla" w:date="2018-11-01T16:42:00Z">
        <w:r w:rsidRPr="00391CD8">
          <w:rPr>
            <w:sz w:val="22"/>
            <w:szCs w:val="22"/>
            <w:rPrChange w:id="204" w:author="Vrushali Karla" w:date="2018-11-01T17:16:00Z">
              <w:rPr/>
            </w:rPrChange>
          </w:rPr>
          <w:t>Here you need to add pageobjects for your web pages</w:t>
        </w:r>
      </w:ins>
    </w:p>
    <w:p w14:paraId="182AB260" w14:textId="77777777" w:rsidR="004E52D7" w:rsidRPr="00391CD8" w:rsidDel="0078476B" w:rsidRDefault="004E52D7" w:rsidP="004E52D7">
      <w:pPr>
        <w:pStyle w:val="ListParagraph"/>
        <w:numPr>
          <w:ilvl w:val="4"/>
          <w:numId w:val="79"/>
        </w:numPr>
        <w:rPr>
          <w:del w:id="205" w:author="Vrushali Karla" w:date="2018-11-01T16:42:00Z"/>
          <w:sz w:val="22"/>
          <w:szCs w:val="22"/>
          <w:rPrChange w:id="206" w:author="Vrushali Karla" w:date="2018-11-01T17:16:00Z">
            <w:rPr>
              <w:del w:id="207" w:author="Vrushali Karla" w:date="2018-11-01T16:42:00Z"/>
            </w:rPr>
          </w:rPrChange>
        </w:rPr>
        <w:pPrChange w:id="208" w:author="Vrushali Karla" w:date="2018-11-01T16:42:00Z">
          <w:pPr>
            <w:pStyle w:val="ListParagraph"/>
            <w:numPr>
              <w:numId w:val="80"/>
            </w:numPr>
            <w:ind w:left="2160" w:hanging="360"/>
          </w:pPr>
        </w:pPrChange>
      </w:pPr>
    </w:p>
    <w:p w14:paraId="3909C273" w14:textId="77777777" w:rsidR="004E52D7" w:rsidRPr="00391CD8" w:rsidDel="0078476B" w:rsidRDefault="004E52D7" w:rsidP="004E52D7">
      <w:pPr>
        <w:pStyle w:val="ListParagraph"/>
        <w:numPr>
          <w:ilvl w:val="4"/>
          <w:numId w:val="79"/>
        </w:numPr>
        <w:rPr>
          <w:moveFrom w:id="209" w:author="Vrushali Karla" w:date="2018-11-01T16:41:00Z"/>
          <w:sz w:val="22"/>
          <w:szCs w:val="22"/>
          <w:rPrChange w:id="210" w:author="Vrushali Karla" w:date="2018-11-01T17:16:00Z">
            <w:rPr>
              <w:moveFrom w:id="211" w:author="Vrushali Karla" w:date="2018-11-01T16:41:00Z"/>
            </w:rPr>
          </w:rPrChange>
        </w:rPr>
      </w:pPr>
      <w:moveFromRangeStart w:id="212" w:author="Vrushali Karla" w:date="2018-11-01T16:41:00Z" w:name="move528853839"/>
      <w:moveFrom w:id="213" w:author="Vrushali Karla" w:date="2018-11-01T16:41:00Z">
        <w:r w:rsidRPr="00391CD8" w:rsidDel="0078476B">
          <w:rPr>
            <w:sz w:val="22"/>
            <w:szCs w:val="22"/>
            <w:rPrChange w:id="214" w:author="Vrushali Karla" w:date="2018-11-01T17:16:00Z">
              <w:rPr/>
            </w:rPrChange>
          </w:rPr>
          <w:t xml:space="preserve">Here you need to add </w:t>
        </w:r>
        <w:r w:rsidRPr="00391CD8" w:rsidDel="0078476B">
          <w:rPr>
            <w:b/>
            <w:sz w:val="22"/>
            <w:szCs w:val="22"/>
            <w:rPrChange w:id="215" w:author="Vrushali Karla" w:date="2018-11-01T17:16:00Z">
              <w:rPr>
                <w:b/>
              </w:rPr>
            </w:rPrChange>
          </w:rPr>
          <w:t>Web</w:t>
        </w:r>
        <w:r w:rsidRPr="00391CD8" w:rsidDel="0078476B">
          <w:rPr>
            <w:sz w:val="22"/>
            <w:szCs w:val="22"/>
            <w:rPrChange w:id="216" w:author="Vrushali Karla" w:date="2018-11-01T17:16:00Z">
              <w:rPr/>
            </w:rPrChange>
          </w:rPr>
          <w:t xml:space="preserve"> Test Scripts</w:t>
        </w:r>
      </w:moveFrom>
    </w:p>
    <w:moveFromRangeEnd w:id="212"/>
    <w:p w14:paraId="46758ABF" w14:textId="77777777" w:rsidR="004E52D7" w:rsidRPr="00391CD8" w:rsidRDefault="004E52D7" w:rsidP="004E52D7">
      <w:pPr>
        <w:pStyle w:val="ListParagraph"/>
        <w:numPr>
          <w:ilvl w:val="0"/>
          <w:numId w:val="80"/>
        </w:numPr>
        <w:rPr>
          <w:sz w:val="22"/>
          <w:szCs w:val="22"/>
          <w:rPrChange w:id="217" w:author="Vrushali Karla" w:date="2018-11-01T17:16:00Z">
            <w:rPr/>
          </w:rPrChange>
        </w:rPr>
      </w:pPr>
      <w:r w:rsidRPr="00391CD8">
        <w:rPr>
          <w:sz w:val="22"/>
          <w:szCs w:val="22"/>
          <w:rPrChange w:id="218" w:author="Vrushali Karla" w:date="2018-11-01T17:16:00Z">
            <w:rPr/>
          </w:rPrChange>
        </w:rPr>
        <w:t>com.api</w:t>
      </w:r>
      <w:r>
        <w:rPr>
          <w:sz w:val="22"/>
          <w:szCs w:val="22"/>
        </w:rPr>
        <w:t>.tests</w:t>
      </w:r>
    </w:p>
    <w:p w14:paraId="26589A7A" w14:textId="77777777" w:rsidR="004E52D7" w:rsidRPr="00391CD8" w:rsidRDefault="004E52D7" w:rsidP="004E52D7">
      <w:pPr>
        <w:pStyle w:val="ListParagraph"/>
        <w:numPr>
          <w:ilvl w:val="4"/>
          <w:numId w:val="79"/>
        </w:numPr>
        <w:rPr>
          <w:sz w:val="22"/>
          <w:szCs w:val="22"/>
          <w:rPrChange w:id="219" w:author="Vrushali Karla" w:date="2018-11-01T17:16:00Z">
            <w:rPr/>
          </w:rPrChange>
        </w:rPr>
      </w:pPr>
      <w:r w:rsidRPr="00391CD8">
        <w:rPr>
          <w:sz w:val="22"/>
          <w:szCs w:val="22"/>
          <w:rPrChange w:id="220" w:author="Vrushali Karla" w:date="2018-11-01T17:16:00Z">
            <w:rPr/>
          </w:rPrChange>
        </w:rPr>
        <w:t xml:space="preserve">Here you need to add </w:t>
      </w:r>
      <w:r w:rsidRPr="00391CD8">
        <w:rPr>
          <w:b/>
          <w:sz w:val="22"/>
          <w:szCs w:val="22"/>
          <w:rPrChange w:id="221" w:author="Vrushali Karla" w:date="2018-11-01T17:16:00Z">
            <w:rPr>
              <w:b/>
            </w:rPr>
          </w:rPrChange>
        </w:rPr>
        <w:t>API</w:t>
      </w:r>
      <w:r w:rsidRPr="00391CD8">
        <w:rPr>
          <w:sz w:val="22"/>
          <w:szCs w:val="22"/>
          <w:rPrChange w:id="222" w:author="Vrushali Karla" w:date="2018-11-01T17:16:00Z">
            <w:rPr/>
          </w:rPrChange>
        </w:rPr>
        <w:t xml:space="preserve"> Test Scripts</w:t>
      </w:r>
    </w:p>
    <w:p w14:paraId="302B1309" w14:textId="77777777" w:rsidR="004E52D7" w:rsidRPr="00391CD8" w:rsidRDefault="004E52D7" w:rsidP="004E52D7">
      <w:pPr>
        <w:pStyle w:val="ListParagraph"/>
        <w:numPr>
          <w:ilvl w:val="0"/>
          <w:numId w:val="80"/>
        </w:numPr>
        <w:rPr>
          <w:sz w:val="22"/>
          <w:szCs w:val="22"/>
          <w:rPrChange w:id="223" w:author="Vrushali Karla" w:date="2018-11-01T17:16:00Z">
            <w:rPr/>
          </w:rPrChange>
        </w:rPr>
      </w:pPr>
      <w:r w:rsidRPr="00391CD8">
        <w:rPr>
          <w:sz w:val="22"/>
          <w:szCs w:val="22"/>
          <w:rPrChange w:id="224" w:author="Vrushali Karla" w:date="2018-11-01T17:16:00Z">
            <w:rPr/>
          </w:rPrChange>
        </w:rPr>
        <w:t>com.database</w:t>
      </w:r>
      <w:r>
        <w:rPr>
          <w:sz w:val="22"/>
          <w:szCs w:val="22"/>
        </w:rPr>
        <w:t>.tests</w:t>
      </w:r>
    </w:p>
    <w:p w14:paraId="7F861C81" w14:textId="77777777" w:rsidR="004E52D7" w:rsidRPr="00391CD8" w:rsidRDefault="004E52D7" w:rsidP="004E52D7">
      <w:pPr>
        <w:pStyle w:val="ListParagraph"/>
        <w:numPr>
          <w:ilvl w:val="4"/>
          <w:numId w:val="79"/>
        </w:numPr>
        <w:rPr>
          <w:sz w:val="22"/>
          <w:szCs w:val="22"/>
          <w:rPrChange w:id="225" w:author="Vrushali Karla" w:date="2018-11-01T17:16:00Z">
            <w:rPr/>
          </w:rPrChange>
        </w:rPr>
      </w:pPr>
      <w:r w:rsidRPr="00391CD8">
        <w:rPr>
          <w:sz w:val="22"/>
          <w:szCs w:val="22"/>
          <w:rPrChange w:id="226" w:author="Vrushali Karla" w:date="2018-11-01T17:16:00Z">
            <w:rPr/>
          </w:rPrChange>
        </w:rPr>
        <w:t xml:space="preserve">Here you need to add </w:t>
      </w:r>
      <w:r w:rsidRPr="00391CD8">
        <w:rPr>
          <w:b/>
          <w:sz w:val="22"/>
          <w:szCs w:val="22"/>
          <w:rPrChange w:id="227" w:author="Vrushali Karla" w:date="2018-11-01T17:16:00Z">
            <w:rPr>
              <w:b/>
            </w:rPr>
          </w:rPrChange>
        </w:rPr>
        <w:t>DB</w:t>
      </w:r>
      <w:r w:rsidRPr="00391CD8">
        <w:rPr>
          <w:sz w:val="22"/>
          <w:szCs w:val="22"/>
          <w:rPrChange w:id="228" w:author="Vrushali Karla" w:date="2018-11-01T17:16:00Z">
            <w:rPr/>
          </w:rPrChange>
        </w:rPr>
        <w:t xml:space="preserve"> Test Scripts</w:t>
      </w:r>
    </w:p>
    <w:p w14:paraId="570071B4" w14:textId="77777777" w:rsidR="004E52D7" w:rsidRPr="00391CD8" w:rsidRDefault="004E52D7" w:rsidP="004E52D7">
      <w:pPr>
        <w:pStyle w:val="ListParagraph"/>
        <w:numPr>
          <w:ilvl w:val="0"/>
          <w:numId w:val="80"/>
        </w:numPr>
        <w:rPr>
          <w:sz w:val="22"/>
          <w:szCs w:val="22"/>
          <w:rPrChange w:id="229" w:author="Vrushali Karla" w:date="2018-11-01T17:16:00Z">
            <w:rPr/>
          </w:rPrChange>
        </w:rPr>
      </w:pPr>
      <w:r w:rsidRPr="00391CD8">
        <w:rPr>
          <w:sz w:val="22"/>
          <w:szCs w:val="22"/>
          <w:rPrChange w:id="230" w:author="Vrushali Karla" w:date="2018-11-01T17:16:00Z">
            <w:rPr/>
          </w:rPrChange>
        </w:rPr>
        <w:t>com.fusion</w:t>
      </w:r>
      <w:r>
        <w:rPr>
          <w:sz w:val="22"/>
          <w:szCs w:val="22"/>
        </w:rPr>
        <w:t>.tests</w:t>
      </w:r>
    </w:p>
    <w:p w14:paraId="4716F582" w14:textId="77777777" w:rsidR="004E52D7" w:rsidRPr="00391CD8" w:rsidRDefault="004E52D7" w:rsidP="004E52D7">
      <w:pPr>
        <w:pStyle w:val="ListParagraph"/>
        <w:numPr>
          <w:ilvl w:val="4"/>
          <w:numId w:val="79"/>
        </w:numPr>
        <w:rPr>
          <w:b/>
          <w:sz w:val="22"/>
          <w:szCs w:val="22"/>
          <w:rPrChange w:id="231" w:author="Vrushali Karla" w:date="2018-11-01T17:16:00Z">
            <w:rPr>
              <w:b/>
            </w:rPr>
          </w:rPrChange>
        </w:rPr>
      </w:pPr>
      <w:r w:rsidRPr="00391CD8">
        <w:rPr>
          <w:sz w:val="22"/>
          <w:szCs w:val="22"/>
          <w:rPrChange w:id="232" w:author="Vrushali Karla" w:date="2018-11-01T17:16:00Z">
            <w:rPr/>
          </w:rPrChange>
        </w:rPr>
        <w:t xml:space="preserve">Here you need to add Fusion test script that comprises of more than one test type </w:t>
      </w:r>
      <w:r w:rsidRPr="00391CD8">
        <w:rPr>
          <w:b/>
          <w:sz w:val="22"/>
          <w:szCs w:val="22"/>
          <w:rPrChange w:id="233" w:author="Vrushali Karla" w:date="2018-11-01T17:16:00Z">
            <w:rPr>
              <w:b/>
            </w:rPr>
          </w:rPrChange>
        </w:rPr>
        <w:t xml:space="preserve">e.g. Web and DB </w:t>
      </w:r>
    </w:p>
    <w:p w14:paraId="56D56460" w14:textId="77777777" w:rsidR="004E52D7" w:rsidRPr="00391CD8" w:rsidRDefault="004E52D7" w:rsidP="004E52D7">
      <w:pPr>
        <w:pStyle w:val="ListParagraph"/>
        <w:ind w:left="2160"/>
        <w:rPr>
          <w:sz w:val="22"/>
          <w:szCs w:val="22"/>
          <w:rPrChange w:id="234" w:author="Vrushali Karla" w:date="2018-11-01T17:16:00Z">
            <w:rPr/>
          </w:rPrChange>
        </w:rPr>
      </w:pPr>
    </w:p>
    <w:p w14:paraId="5378A325" w14:textId="77777777" w:rsidR="004E52D7" w:rsidRPr="00391CD8" w:rsidRDefault="004E52D7" w:rsidP="004E52D7">
      <w:pPr>
        <w:pStyle w:val="ListParagraph"/>
        <w:ind w:left="1440"/>
        <w:rPr>
          <w:b/>
          <w:sz w:val="22"/>
          <w:szCs w:val="22"/>
          <w:rPrChange w:id="235" w:author="Vrushali Karla" w:date="2018-11-01T17:16:00Z">
            <w:rPr>
              <w:b/>
            </w:rPr>
          </w:rPrChange>
        </w:rPr>
      </w:pPr>
      <w:r w:rsidRPr="00391CD8">
        <w:rPr>
          <w:b/>
          <w:sz w:val="22"/>
          <w:szCs w:val="22"/>
          <w:rPrChange w:id="236" w:author="Vrushali Karla" w:date="2018-11-01T17:16:00Z">
            <w:rPr>
              <w:b/>
            </w:rPr>
          </w:rPrChange>
        </w:rPr>
        <w:t xml:space="preserve">Note: Refer to </w:t>
      </w:r>
      <w:ins w:id="237" w:author="Vrushali Karla" w:date="2018-11-13T13:07:00Z">
        <w:r w:rsidRPr="008D4F45">
          <w:rPr>
            <w:b/>
            <w:sz w:val="22"/>
            <w:szCs w:val="22"/>
          </w:rPr>
          <w:t>section</w:t>
        </w:r>
        <w:r>
          <w:rPr>
            <w:b/>
            <w:sz w:val="22"/>
            <w:szCs w:val="22"/>
          </w:rPr>
          <w:t xml:space="preserve"> </w:t>
        </w:r>
        <w:r w:rsidRPr="0021758F">
          <w:rPr>
            <w:b/>
            <w:sz w:val="22"/>
            <w:szCs w:val="22"/>
          </w:rPr>
          <w:fldChar w:fldCharType="begin"/>
        </w:r>
        <w:r w:rsidRPr="0065046D">
          <w:rPr>
            <w:b/>
            <w:sz w:val="22"/>
            <w:szCs w:val="22"/>
          </w:rPr>
          <w:instrText xml:space="preserve"> REF _Ref529877786 \r \h </w:instrText>
        </w:r>
      </w:ins>
      <w:r w:rsidRPr="0065046D">
        <w:rPr>
          <w:b/>
          <w:sz w:val="22"/>
          <w:szCs w:val="22"/>
        </w:rPr>
        <w:instrText xml:space="preserve"> \* MERGEFORMAT </w:instrText>
      </w:r>
      <w:r w:rsidRPr="0021758F">
        <w:rPr>
          <w:b/>
          <w:sz w:val="22"/>
          <w:szCs w:val="22"/>
        </w:rPr>
      </w:r>
      <w:r w:rsidRPr="0021758F">
        <w:rPr>
          <w:b/>
          <w:sz w:val="22"/>
          <w:szCs w:val="22"/>
        </w:rPr>
        <w:fldChar w:fldCharType="separate"/>
      </w:r>
      <w:ins w:id="238" w:author="Vrushali Karla" w:date="2018-11-13T13:07:00Z">
        <w:r w:rsidRPr="0065046D">
          <w:rPr>
            <w:b/>
            <w:sz w:val="22"/>
            <w:szCs w:val="22"/>
          </w:rPr>
          <w:t>6</w:t>
        </w:r>
        <w:r w:rsidRPr="0021758F">
          <w:rPr>
            <w:b/>
            <w:sz w:val="22"/>
            <w:szCs w:val="22"/>
          </w:rPr>
          <w:fldChar w:fldCharType="end"/>
        </w:r>
      </w:ins>
      <w:del w:id="239" w:author="Vrushali Karla" w:date="2018-11-13T13:07:00Z">
        <w:r w:rsidRPr="0065046D" w:rsidDel="0065046D">
          <w:rPr>
            <w:b/>
            <w:sz w:val="22"/>
            <w:szCs w:val="22"/>
            <w:rPrChange w:id="240" w:author="Vrushali Karla" w:date="2018-11-13T13:08:00Z">
              <w:rPr>
                <w:b/>
              </w:rPr>
            </w:rPrChange>
          </w:rPr>
          <w:delText>section</w:delText>
        </w:r>
      </w:del>
      <w:r w:rsidRPr="0065046D">
        <w:rPr>
          <w:b/>
          <w:sz w:val="22"/>
          <w:szCs w:val="22"/>
          <w:rPrChange w:id="241" w:author="Vrushali Karla" w:date="2018-11-13T13:08:00Z">
            <w:rPr>
              <w:b/>
            </w:rPr>
          </w:rPrChange>
        </w:rPr>
        <w:t xml:space="preserve"> </w:t>
      </w:r>
      <w:del w:id="242" w:author="Vrushali Karla" w:date="2018-11-01T17:57:00Z">
        <w:r w:rsidRPr="0065046D" w:rsidDel="007F2F07">
          <w:rPr>
            <w:b/>
            <w:sz w:val="22"/>
            <w:szCs w:val="22"/>
            <w:rPrChange w:id="243" w:author="Vrushali Karla" w:date="2018-11-13T13:08:00Z">
              <w:rPr>
                <w:b/>
              </w:rPr>
            </w:rPrChange>
          </w:rPr>
          <w:delText>6</w:delText>
        </w:r>
      </w:del>
      <w:r w:rsidRPr="0065046D">
        <w:rPr>
          <w:b/>
          <w:sz w:val="22"/>
          <w:szCs w:val="22"/>
          <w:rPrChange w:id="244" w:author="Vrushali Karla" w:date="2018-11-13T13:08:00Z">
            <w:rPr>
              <w:b/>
            </w:rPr>
          </w:rPrChange>
        </w:rPr>
        <w:t xml:space="preserve"> </w:t>
      </w:r>
      <w:del w:id="245" w:author="Vrushali Karla" w:date="2018-11-13T13:07:00Z">
        <w:r w:rsidRPr="0065046D" w:rsidDel="0065046D">
          <w:rPr>
            <w:b/>
            <w:sz w:val="22"/>
            <w:szCs w:val="22"/>
            <w:rPrChange w:id="246" w:author="Vrushali Karla" w:date="2018-11-13T13:08:00Z">
              <w:rPr>
                <w:b/>
              </w:rPr>
            </w:rPrChange>
          </w:rPr>
          <w:delText xml:space="preserve">(Adding a Test script) </w:delText>
        </w:r>
      </w:del>
      <w:ins w:id="247" w:author="Vrushali Karla" w:date="2018-11-13T13:07:00Z">
        <w:r w:rsidRPr="0021758F">
          <w:rPr>
            <w:b/>
            <w:sz w:val="22"/>
            <w:szCs w:val="22"/>
          </w:rPr>
          <w:fldChar w:fldCharType="begin"/>
        </w:r>
        <w:r w:rsidRPr="0065046D">
          <w:rPr>
            <w:b/>
            <w:sz w:val="22"/>
            <w:szCs w:val="22"/>
          </w:rPr>
          <w:instrText xml:space="preserve"> REF _Ref529877807 \h </w:instrText>
        </w:r>
      </w:ins>
      <w:r w:rsidRPr="0065046D">
        <w:rPr>
          <w:b/>
          <w:sz w:val="22"/>
          <w:szCs w:val="22"/>
        </w:rPr>
        <w:instrText xml:space="preserve"> \* MERGEFORMAT </w:instrText>
      </w:r>
      <w:r w:rsidRPr="0021758F">
        <w:rPr>
          <w:b/>
          <w:sz w:val="22"/>
          <w:szCs w:val="22"/>
        </w:rPr>
      </w:r>
      <w:r w:rsidRPr="0021758F">
        <w:rPr>
          <w:b/>
          <w:sz w:val="22"/>
          <w:szCs w:val="22"/>
        </w:rPr>
        <w:fldChar w:fldCharType="separate"/>
      </w:r>
      <w:ins w:id="248" w:author="Vrushali Karla" w:date="2018-11-13T13:07:00Z">
        <w:r w:rsidRPr="0065046D">
          <w:rPr>
            <w:rFonts w:asciiTheme="minorHAnsi" w:hAnsiTheme="minorHAnsi"/>
            <w:b/>
            <w:noProof/>
            <w:sz w:val="22"/>
            <w:szCs w:val="22"/>
            <w:rPrChange w:id="249" w:author="Vrushali Karla" w:date="2018-11-13T13:08:00Z">
              <w:rPr>
                <w:rFonts w:asciiTheme="minorHAnsi" w:hAnsiTheme="minorHAnsi"/>
                <w:noProof/>
              </w:rPr>
            </w:rPrChange>
          </w:rPr>
          <w:t>Adding a Test Script</w:t>
        </w:r>
        <w:r w:rsidRPr="0021758F">
          <w:rPr>
            <w:b/>
            <w:sz w:val="22"/>
            <w:szCs w:val="22"/>
          </w:rPr>
          <w:fldChar w:fldCharType="end"/>
        </w:r>
      </w:ins>
      <w:ins w:id="250" w:author="Vrushali Karla" w:date="2018-11-13T13:08:00Z">
        <w:r>
          <w:rPr>
            <w:b/>
            <w:sz w:val="22"/>
            <w:szCs w:val="22"/>
          </w:rPr>
          <w:t xml:space="preserve"> </w:t>
        </w:r>
      </w:ins>
      <w:r w:rsidRPr="0065046D">
        <w:rPr>
          <w:b/>
          <w:sz w:val="22"/>
          <w:szCs w:val="22"/>
          <w:rPrChange w:id="251" w:author="Vrushali Karla" w:date="2018-11-13T13:08:00Z">
            <w:rPr>
              <w:b/>
            </w:rPr>
          </w:rPrChange>
        </w:rPr>
        <w:t>for</w:t>
      </w:r>
      <w:r w:rsidRPr="00391CD8">
        <w:rPr>
          <w:b/>
          <w:sz w:val="22"/>
          <w:szCs w:val="22"/>
          <w:rPrChange w:id="252" w:author="Vrushali Karla" w:date="2018-11-01T17:16:00Z">
            <w:rPr>
              <w:b/>
            </w:rPr>
          </w:rPrChange>
        </w:rPr>
        <w:t xml:space="preserve"> adding respective tests</w:t>
      </w:r>
    </w:p>
    <w:p w14:paraId="5617AE56" w14:textId="77777777" w:rsidR="004E52D7" w:rsidRPr="00391CD8" w:rsidRDefault="004E52D7" w:rsidP="004E52D7">
      <w:pPr>
        <w:pStyle w:val="ListParagraph"/>
        <w:numPr>
          <w:ilvl w:val="1"/>
          <w:numId w:val="79"/>
        </w:numPr>
        <w:rPr>
          <w:sz w:val="22"/>
          <w:szCs w:val="22"/>
          <w:rPrChange w:id="253" w:author="Vrushali Karla" w:date="2018-11-01T17:16:00Z">
            <w:rPr/>
          </w:rPrChange>
        </w:rPr>
      </w:pPr>
      <w:r w:rsidRPr="00391CD8">
        <w:rPr>
          <w:sz w:val="22"/>
          <w:szCs w:val="22"/>
          <w:rPrChange w:id="254" w:author="Vrushali Karla" w:date="2018-11-01T17:16:00Z">
            <w:rPr/>
          </w:rPrChange>
        </w:rPr>
        <w:t>com.frameworkbase – this will contain DriverBase.java class.</w:t>
      </w:r>
    </w:p>
    <w:p w14:paraId="658808A9" w14:textId="77777777" w:rsidR="004E52D7" w:rsidRPr="00391CD8" w:rsidRDefault="004E52D7" w:rsidP="004E52D7">
      <w:pPr>
        <w:pStyle w:val="ListParagraph"/>
        <w:ind w:left="1440"/>
        <w:rPr>
          <w:sz w:val="22"/>
          <w:szCs w:val="22"/>
          <w:rPrChange w:id="255" w:author="Vrushali Karla" w:date="2018-11-01T17:16:00Z">
            <w:rPr/>
          </w:rPrChange>
        </w:rPr>
      </w:pPr>
      <w:r w:rsidRPr="00391CD8">
        <w:rPr>
          <w:sz w:val="22"/>
          <w:szCs w:val="22"/>
          <w:rPrChange w:id="256" w:author="Vrushali Karla" w:date="2018-11-01T17:16:00Z">
            <w:rPr/>
          </w:rPrChange>
        </w:rPr>
        <w:t>It will be used to initialize the required drivers.</w:t>
      </w:r>
    </w:p>
    <w:p w14:paraId="2EC1190E" w14:textId="77777777" w:rsidR="004E52D7" w:rsidRPr="00391CD8" w:rsidRDefault="004E52D7" w:rsidP="004E52D7">
      <w:pPr>
        <w:pStyle w:val="ListParagraph"/>
        <w:ind w:left="1440"/>
        <w:rPr>
          <w:b/>
          <w:sz w:val="22"/>
          <w:szCs w:val="22"/>
          <w:rPrChange w:id="257" w:author="Vrushali Karla" w:date="2018-11-01T17:16:00Z">
            <w:rPr>
              <w:b/>
            </w:rPr>
          </w:rPrChange>
        </w:rPr>
      </w:pPr>
      <w:r w:rsidRPr="00391CD8">
        <w:rPr>
          <w:b/>
          <w:sz w:val="22"/>
          <w:szCs w:val="22"/>
          <w:rPrChange w:id="258" w:author="Vrushali Karla" w:date="2018-11-01T17:16:00Z">
            <w:rPr>
              <w:b/>
            </w:rPr>
          </w:rPrChange>
        </w:rPr>
        <w:t xml:space="preserve">Note: Refer to </w:t>
      </w:r>
      <w:r w:rsidRPr="00192047">
        <w:rPr>
          <w:b/>
          <w:sz w:val="22"/>
          <w:szCs w:val="22"/>
          <w:rPrChange w:id="259" w:author="Vrushali Karla" w:date="2018-11-13T13:09:00Z">
            <w:rPr>
              <w:b/>
            </w:rPr>
          </w:rPrChange>
        </w:rPr>
        <w:t xml:space="preserve">section </w:t>
      </w:r>
      <w:ins w:id="260" w:author="Vrushali Karla" w:date="2018-11-01T17:59:00Z">
        <w:r w:rsidRPr="0021758F">
          <w:rPr>
            <w:b/>
            <w:sz w:val="22"/>
            <w:szCs w:val="22"/>
          </w:rPr>
          <w:fldChar w:fldCharType="begin"/>
        </w:r>
        <w:r w:rsidRPr="00192047">
          <w:rPr>
            <w:b/>
            <w:sz w:val="22"/>
            <w:szCs w:val="22"/>
          </w:rPr>
          <w:instrText xml:space="preserve"> REF _Ref528858501 \r \h </w:instrText>
        </w:r>
      </w:ins>
      <w:r>
        <w:rPr>
          <w:b/>
          <w:sz w:val="22"/>
          <w:szCs w:val="22"/>
        </w:rPr>
        <w:instrText xml:space="preserve"> \* MERGEFORMAT </w:instrText>
      </w:r>
      <w:r w:rsidRPr="0021758F">
        <w:rPr>
          <w:b/>
          <w:sz w:val="22"/>
          <w:szCs w:val="22"/>
        </w:rPr>
      </w:r>
      <w:r w:rsidRPr="0021758F">
        <w:rPr>
          <w:b/>
          <w:sz w:val="22"/>
          <w:szCs w:val="22"/>
        </w:rPr>
        <w:fldChar w:fldCharType="separate"/>
      </w:r>
      <w:ins w:id="261" w:author="Vrushali Karla" w:date="2018-11-01T17:59:00Z">
        <w:r w:rsidRPr="00192047">
          <w:rPr>
            <w:b/>
            <w:sz w:val="22"/>
            <w:szCs w:val="22"/>
          </w:rPr>
          <w:t>5.4.3</w:t>
        </w:r>
        <w:r w:rsidRPr="0021758F">
          <w:rPr>
            <w:b/>
            <w:sz w:val="22"/>
            <w:szCs w:val="22"/>
          </w:rPr>
          <w:fldChar w:fldCharType="end"/>
        </w:r>
      </w:ins>
      <w:del w:id="262" w:author="Vrushali Karla" w:date="2018-11-01T17:59:00Z">
        <w:r w:rsidRPr="00192047" w:rsidDel="007F2F07">
          <w:rPr>
            <w:b/>
            <w:sz w:val="22"/>
            <w:szCs w:val="22"/>
            <w:rPrChange w:id="263" w:author="Vrushali Karla" w:date="2018-11-13T13:09:00Z">
              <w:rPr>
                <w:b/>
              </w:rPr>
            </w:rPrChange>
          </w:rPr>
          <w:delText xml:space="preserve">5.2.3  </w:delText>
        </w:r>
      </w:del>
      <w:del w:id="264" w:author="Vrushali Karla" w:date="2018-11-13T13:08:00Z">
        <w:r w:rsidRPr="00192047" w:rsidDel="00192047">
          <w:rPr>
            <w:b/>
            <w:sz w:val="22"/>
            <w:szCs w:val="22"/>
            <w:rPrChange w:id="265" w:author="Vrushali Karla" w:date="2018-11-13T13:09:00Z">
              <w:rPr>
                <w:b/>
              </w:rPr>
            </w:rPrChange>
          </w:rPr>
          <w:delText>Driverbase</w:delText>
        </w:r>
      </w:del>
      <w:ins w:id="266" w:author="Vrushali Karla" w:date="2018-11-13T13:08:00Z">
        <w:r w:rsidRPr="0021758F">
          <w:rPr>
            <w:b/>
            <w:sz w:val="22"/>
            <w:szCs w:val="22"/>
          </w:rPr>
          <w:fldChar w:fldCharType="begin"/>
        </w:r>
        <w:r w:rsidRPr="00192047">
          <w:rPr>
            <w:b/>
            <w:sz w:val="22"/>
            <w:szCs w:val="22"/>
          </w:rPr>
          <w:instrText xml:space="preserve"> REF _Ref528858501 \h </w:instrText>
        </w:r>
      </w:ins>
      <w:r>
        <w:rPr>
          <w:b/>
          <w:sz w:val="22"/>
          <w:szCs w:val="22"/>
        </w:rPr>
        <w:instrText xml:space="preserve"> \* MERGEFORMAT </w:instrText>
      </w:r>
      <w:r w:rsidRPr="0021758F">
        <w:rPr>
          <w:b/>
          <w:sz w:val="22"/>
          <w:szCs w:val="22"/>
        </w:rPr>
      </w:r>
      <w:r w:rsidRPr="0021758F">
        <w:rPr>
          <w:b/>
          <w:sz w:val="22"/>
          <w:szCs w:val="22"/>
        </w:rPr>
        <w:fldChar w:fldCharType="separate"/>
      </w:r>
      <w:ins w:id="267" w:author="Vrushali Karla" w:date="2018-11-13T13:08:00Z">
        <w:r w:rsidRPr="00192047">
          <w:rPr>
            <w:rFonts w:asciiTheme="minorHAnsi" w:hAnsiTheme="minorHAnsi" w:cstheme="minorHAnsi"/>
            <w:b/>
            <w:noProof/>
            <w:sz w:val="22"/>
            <w:szCs w:val="22"/>
            <w:rPrChange w:id="268" w:author="Vrushali Karla" w:date="2018-11-13T13:09:00Z">
              <w:rPr>
                <w:rFonts w:asciiTheme="minorHAnsi" w:hAnsiTheme="minorHAnsi" w:cstheme="minorHAnsi"/>
                <w:b/>
                <w:noProof/>
              </w:rPr>
            </w:rPrChange>
          </w:rPr>
          <w:t>Driverbase</w:t>
        </w:r>
        <w:r w:rsidRPr="0021758F">
          <w:rPr>
            <w:b/>
            <w:sz w:val="22"/>
            <w:szCs w:val="22"/>
          </w:rPr>
          <w:fldChar w:fldCharType="end"/>
        </w:r>
      </w:ins>
      <w:r w:rsidRPr="00192047">
        <w:rPr>
          <w:b/>
          <w:sz w:val="22"/>
          <w:szCs w:val="22"/>
          <w:rPrChange w:id="269" w:author="Vrushali Karla" w:date="2018-11-13T13:09:00Z">
            <w:rPr>
              <w:b/>
            </w:rPr>
          </w:rPrChange>
        </w:rPr>
        <w:t xml:space="preserve"> for details</w:t>
      </w:r>
    </w:p>
    <w:p w14:paraId="40EB09E0" w14:textId="77777777" w:rsidR="004E52D7" w:rsidRPr="00391CD8" w:rsidRDefault="004E52D7" w:rsidP="004E52D7">
      <w:pPr>
        <w:pStyle w:val="ListParagraph"/>
        <w:numPr>
          <w:ilvl w:val="1"/>
          <w:numId w:val="79"/>
        </w:numPr>
        <w:rPr>
          <w:sz w:val="22"/>
          <w:szCs w:val="22"/>
          <w:rPrChange w:id="270" w:author="Vrushali Karla" w:date="2018-11-01T17:16:00Z">
            <w:rPr/>
          </w:rPrChange>
        </w:rPr>
      </w:pPr>
      <w:r w:rsidRPr="00391CD8">
        <w:rPr>
          <w:sz w:val="22"/>
          <w:szCs w:val="22"/>
          <w:rPrChange w:id="271" w:author="Vrushali Karla" w:date="2018-11-01T17:16:00Z">
            <w:rPr/>
          </w:rPrChange>
        </w:rPr>
        <w:t xml:space="preserve">src/test/resources – this will contain the chrome driver exe </w:t>
      </w:r>
    </w:p>
    <w:p w14:paraId="13E69D69" w14:textId="77777777" w:rsidR="004E52D7" w:rsidRPr="00391CD8" w:rsidRDefault="004E52D7" w:rsidP="004E52D7">
      <w:pPr>
        <w:pStyle w:val="ListParagraph"/>
        <w:numPr>
          <w:ilvl w:val="1"/>
          <w:numId w:val="79"/>
        </w:numPr>
        <w:rPr>
          <w:sz w:val="22"/>
          <w:szCs w:val="22"/>
          <w:rPrChange w:id="272" w:author="Vrushali Karla" w:date="2018-11-01T17:16:00Z">
            <w:rPr/>
          </w:rPrChange>
        </w:rPr>
      </w:pPr>
      <w:r w:rsidRPr="00391CD8">
        <w:rPr>
          <w:sz w:val="22"/>
          <w:szCs w:val="22"/>
          <w:rPrChange w:id="273" w:author="Vrushali Karla" w:date="2018-11-01T17:16:00Z">
            <w:rPr/>
          </w:rPrChange>
        </w:rPr>
        <w:lastRenderedPageBreak/>
        <w:t>Maven Dependencies – This will contain all the Maven dependencies required by the project which will be stored in your .m2/repository folder.</w:t>
      </w:r>
    </w:p>
    <w:p w14:paraId="1131801E" w14:textId="77777777" w:rsidR="004E52D7" w:rsidRPr="00391CD8" w:rsidRDefault="004E52D7" w:rsidP="004E52D7">
      <w:pPr>
        <w:pStyle w:val="ListParagraph"/>
        <w:ind w:left="1440" w:firstLine="720"/>
        <w:rPr>
          <w:sz w:val="22"/>
          <w:szCs w:val="22"/>
          <w:rPrChange w:id="274" w:author="Vrushali Karla" w:date="2018-11-01T17:16:00Z">
            <w:rPr/>
          </w:rPrChange>
        </w:rPr>
      </w:pPr>
      <w:r w:rsidRPr="00391CD8">
        <w:rPr>
          <w:sz w:val="22"/>
          <w:szCs w:val="22"/>
          <w:rPrChange w:id="275" w:author="Vrushali Karla" w:date="2018-11-01T17:16:00Z">
            <w:rPr/>
          </w:rPrChange>
        </w:rPr>
        <w:t>e.g. C:\Users\username\.m2\repository</w:t>
      </w:r>
    </w:p>
    <w:p w14:paraId="330CB081" w14:textId="77777777" w:rsidR="004E52D7" w:rsidRPr="00391CD8" w:rsidRDefault="004E52D7" w:rsidP="004E52D7">
      <w:pPr>
        <w:pStyle w:val="ListParagraph"/>
        <w:numPr>
          <w:ilvl w:val="1"/>
          <w:numId w:val="79"/>
        </w:numPr>
        <w:rPr>
          <w:sz w:val="22"/>
          <w:szCs w:val="22"/>
          <w:rPrChange w:id="276" w:author="Vrushali Karla" w:date="2018-11-01T17:16:00Z">
            <w:rPr/>
          </w:rPrChange>
        </w:rPr>
      </w:pPr>
      <w:r w:rsidRPr="00391CD8">
        <w:rPr>
          <w:sz w:val="22"/>
          <w:szCs w:val="22"/>
          <w:rPrChange w:id="277" w:author="Vrushali Karla" w:date="2018-11-01T17:16:00Z">
            <w:rPr/>
          </w:rPrChange>
        </w:rPr>
        <w:t>CommonFrameworkTest_&lt;ExecutionRunName&gt;&gt;– this will contain following folders:</w:t>
      </w:r>
    </w:p>
    <w:p w14:paraId="08DC01C9" w14:textId="77777777" w:rsidR="004E52D7" w:rsidRPr="00391CD8" w:rsidRDefault="004E52D7" w:rsidP="004E52D7">
      <w:pPr>
        <w:pStyle w:val="ListParagraph"/>
        <w:numPr>
          <w:ilvl w:val="0"/>
          <w:numId w:val="81"/>
        </w:numPr>
        <w:rPr>
          <w:b/>
          <w:sz w:val="22"/>
          <w:szCs w:val="22"/>
          <w:rPrChange w:id="278" w:author="Vrushali Karla" w:date="2018-11-01T17:16:00Z">
            <w:rPr>
              <w:b/>
            </w:rPr>
          </w:rPrChange>
        </w:rPr>
      </w:pPr>
      <w:r w:rsidRPr="00391CD8">
        <w:rPr>
          <w:b/>
          <w:sz w:val="22"/>
          <w:szCs w:val="22"/>
          <w:rPrChange w:id="279" w:author="Vrushali Karla" w:date="2018-11-01T17:16:00Z">
            <w:rPr>
              <w:b/>
            </w:rPr>
          </w:rPrChange>
        </w:rPr>
        <w:t>Configuration:</w:t>
      </w:r>
    </w:p>
    <w:p w14:paraId="7B3D22FB" w14:textId="77777777" w:rsidR="004E52D7" w:rsidRPr="00391CD8" w:rsidRDefault="004E52D7" w:rsidP="004E52D7">
      <w:pPr>
        <w:pStyle w:val="ListParagraph"/>
        <w:ind w:left="2160"/>
        <w:rPr>
          <w:sz w:val="22"/>
          <w:szCs w:val="22"/>
          <w:rPrChange w:id="280" w:author="Vrushali Karla" w:date="2018-11-01T17:16:00Z">
            <w:rPr/>
          </w:rPrChange>
        </w:rPr>
      </w:pPr>
      <w:r w:rsidRPr="00391CD8">
        <w:rPr>
          <w:sz w:val="22"/>
          <w:szCs w:val="22"/>
          <w:rPrChange w:id="281" w:author="Vrushali Karla" w:date="2018-11-01T17:16:00Z">
            <w:rPr/>
          </w:rPrChange>
        </w:rPr>
        <w:t>This will contain 2 files</w:t>
      </w:r>
    </w:p>
    <w:p w14:paraId="7373E267" w14:textId="77777777" w:rsidR="004E52D7" w:rsidRPr="00391CD8" w:rsidRDefault="004E52D7" w:rsidP="004E52D7">
      <w:pPr>
        <w:pStyle w:val="ListParagraph"/>
        <w:numPr>
          <w:ilvl w:val="3"/>
          <w:numId w:val="79"/>
        </w:numPr>
        <w:rPr>
          <w:sz w:val="22"/>
          <w:szCs w:val="22"/>
          <w:rPrChange w:id="282" w:author="Vrushali Karla" w:date="2018-11-01T17:16:00Z">
            <w:rPr/>
          </w:rPrChange>
        </w:rPr>
      </w:pPr>
      <w:r w:rsidRPr="00391CD8">
        <w:rPr>
          <w:b/>
          <w:sz w:val="22"/>
          <w:szCs w:val="22"/>
          <w:rPrChange w:id="283" w:author="Vrushali Karla" w:date="2018-11-01T17:16:00Z">
            <w:rPr>
              <w:b/>
            </w:rPr>
          </w:rPrChange>
        </w:rPr>
        <w:t>appConfig.ini</w:t>
      </w:r>
      <w:r w:rsidRPr="00391CD8">
        <w:rPr>
          <w:sz w:val="22"/>
          <w:szCs w:val="22"/>
          <w:rPrChange w:id="284" w:author="Vrushali Karla" w:date="2018-11-01T17:16:00Z">
            <w:rPr/>
          </w:rPrChange>
        </w:rPr>
        <w:t xml:space="preserve"> – Here you need to add all the Connection Types and Data Sources information for Database and API</w:t>
      </w:r>
    </w:p>
    <w:p w14:paraId="3FC186EC" w14:textId="77777777" w:rsidR="004E52D7" w:rsidRPr="00391CD8" w:rsidRDefault="004E52D7" w:rsidP="004E52D7">
      <w:pPr>
        <w:pStyle w:val="ListParagraph"/>
        <w:ind w:left="2880"/>
        <w:rPr>
          <w:b/>
          <w:sz w:val="22"/>
          <w:szCs w:val="22"/>
          <w:rPrChange w:id="285" w:author="Vrushali Karla" w:date="2018-11-01T17:16:00Z">
            <w:rPr>
              <w:b/>
            </w:rPr>
          </w:rPrChange>
        </w:rPr>
      </w:pPr>
      <w:r w:rsidRPr="00391CD8">
        <w:rPr>
          <w:b/>
          <w:sz w:val="22"/>
          <w:szCs w:val="22"/>
          <w:rPrChange w:id="286" w:author="Vrushali Karla" w:date="2018-11-01T17:16:00Z">
            <w:rPr>
              <w:b/>
            </w:rPr>
          </w:rPrChange>
        </w:rPr>
        <w:t xml:space="preserve">Note: Refer to section </w:t>
      </w:r>
      <w:ins w:id="287" w:author="Vrushali Karla" w:date="2018-11-01T18:00:00Z">
        <w:r>
          <w:rPr>
            <w:b/>
            <w:sz w:val="22"/>
            <w:szCs w:val="22"/>
          </w:rPr>
          <w:fldChar w:fldCharType="begin"/>
        </w:r>
        <w:r>
          <w:rPr>
            <w:b/>
            <w:sz w:val="22"/>
            <w:szCs w:val="22"/>
          </w:rPr>
          <w:instrText xml:space="preserve"> REF _Ref528858549 \r \h </w:instrText>
        </w:r>
      </w:ins>
      <w:r>
        <w:rPr>
          <w:b/>
          <w:sz w:val="22"/>
          <w:szCs w:val="22"/>
        </w:rPr>
      </w:r>
      <w:r>
        <w:rPr>
          <w:b/>
          <w:sz w:val="22"/>
          <w:szCs w:val="22"/>
        </w:rPr>
        <w:fldChar w:fldCharType="separate"/>
      </w:r>
      <w:ins w:id="288" w:author="Vrushali Karla" w:date="2018-11-01T18:00:00Z">
        <w:r>
          <w:rPr>
            <w:b/>
            <w:sz w:val="22"/>
            <w:szCs w:val="22"/>
          </w:rPr>
          <w:t>6.3.1</w:t>
        </w:r>
        <w:r>
          <w:rPr>
            <w:b/>
            <w:sz w:val="22"/>
            <w:szCs w:val="22"/>
          </w:rPr>
          <w:fldChar w:fldCharType="end"/>
        </w:r>
      </w:ins>
      <w:del w:id="289" w:author="Vrushali Karla" w:date="2018-11-01T18:00:00Z">
        <w:r w:rsidRPr="00391CD8" w:rsidDel="007F2F07">
          <w:rPr>
            <w:b/>
            <w:sz w:val="22"/>
            <w:szCs w:val="22"/>
            <w:rPrChange w:id="290" w:author="Vrushali Karla" w:date="2018-11-01T17:16:00Z">
              <w:rPr>
                <w:b/>
              </w:rPr>
            </w:rPrChange>
          </w:rPr>
          <w:delText>6.3.1</w:delText>
        </w:r>
      </w:del>
      <w:r w:rsidRPr="00391CD8">
        <w:rPr>
          <w:b/>
          <w:sz w:val="22"/>
          <w:szCs w:val="22"/>
          <w:rPrChange w:id="291" w:author="Vrushali Karla" w:date="2018-11-01T17:16:00Z">
            <w:rPr>
              <w:b/>
            </w:rPr>
          </w:rPrChange>
        </w:rPr>
        <w:t xml:space="preserve">(DB) and </w:t>
      </w:r>
      <w:ins w:id="292" w:author="Vrushali Karla" w:date="2018-11-01T18:01:00Z">
        <w:r>
          <w:rPr>
            <w:b/>
            <w:sz w:val="22"/>
            <w:szCs w:val="22"/>
          </w:rPr>
          <w:fldChar w:fldCharType="begin"/>
        </w:r>
        <w:r>
          <w:rPr>
            <w:b/>
            <w:sz w:val="22"/>
            <w:szCs w:val="22"/>
          </w:rPr>
          <w:instrText xml:space="preserve"> REF _Ref528858595 \r \h </w:instrText>
        </w:r>
      </w:ins>
      <w:r>
        <w:rPr>
          <w:b/>
          <w:sz w:val="22"/>
          <w:szCs w:val="22"/>
        </w:rPr>
      </w:r>
      <w:r>
        <w:rPr>
          <w:b/>
          <w:sz w:val="22"/>
          <w:szCs w:val="22"/>
        </w:rPr>
        <w:fldChar w:fldCharType="separate"/>
      </w:r>
      <w:ins w:id="293" w:author="Vrushali Karla" w:date="2018-11-01T18:01:00Z">
        <w:r>
          <w:rPr>
            <w:b/>
            <w:sz w:val="22"/>
            <w:szCs w:val="22"/>
          </w:rPr>
          <w:t>6.4.2</w:t>
        </w:r>
        <w:r>
          <w:rPr>
            <w:b/>
            <w:sz w:val="22"/>
            <w:szCs w:val="22"/>
          </w:rPr>
          <w:fldChar w:fldCharType="end"/>
        </w:r>
      </w:ins>
      <w:del w:id="294" w:author="Vrushali Karla" w:date="2018-11-01T18:01:00Z">
        <w:r w:rsidRPr="00391CD8" w:rsidDel="007F2F07">
          <w:rPr>
            <w:b/>
            <w:sz w:val="22"/>
            <w:szCs w:val="22"/>
            <w:rPrChange w:id="295" w:author="Vrushali Karla" w:date="2018-11-01T17:16:00Z">
              <w:rPr>
                <w:b/>
              </w:rPr>
            </w:rPrChange>
          </w:rPr>
          <w:delText xml:space="preserve">4.4.2 </w:delText>
        </w:r>
      </w:del>
      <w:r w:rsidRPr="00391CD8">
        <w:rPr>
          <w:b/>
          <w:sz w:val="22"/>
          <w:szCs w:val="22"/>
          <w:rPrChange w:id="296" w:author="Vrushali Karla" w:date="2018-11-01T17:16:00Z">
            <w:rPr>
              <w:b/>
            </w:rPr>
          </w:rPrChange>
        </w:rPr>
        <w:t>(API)  for test configuration details</w:t>
      </w:r>
    </w:p>
    <w:p w14:paraId="7E61EF29" w14:textId="77777777" w:rsidR="004E52D7" w:rsidRPr="00391CD8" w:rsidRDefault="004E52D7" w:rsidP="004E52D7">
      <w:pPr>
        <w:pStyle w:val="ListParagraph"/>
        <w:ind w:left="2880"/>
        <w:rPr>
          <w:sz w:val="22"/>
          <w:szCs w:val="22"/>
          <w:rPrChange w:id="297" w:author="Vrushali Karla" w:date="2018-11-01T17:16:00Z">
            <w:rPr/>
          </w:rPrChange>
        </w:rPr>
      </w:pPr>
    </w:p>
    <w:p w14:paraId="0E20F986" w14:textId="77777777" w:rsidR="004E52D7" w:rsidRPr="00391CD8" w:rsidRDefault="004E52D7" w:rsidP="004E52D7">
      <w:pPr>
        <w:pStyle w:val="ListParagraph"/>
        <w:numPr>
          <w:ilvl w:val="3"/>
          <w:numId w:val="79"/>
        </w:numPr>
        <w:rPr>
          <w:sz w:val="22"/>
          <w:szCs w:val="22"/>
          <w:rPrChange w:id="298" w:author="Vrushali Karla" w:date="2018-11-01T17:16:00Z">
            <w:rPr/>
          </w:rPrChange>
        </w:rPr>
      </w:pPr>
      <w:r w:rsidRPr="00391CD8">
        <w:rPr>
          <w:sz w:val="22"/>
          <w:szCs w:val="22"/>
          <w:rPrChange w:id="299" w:author="Vrushali Karla" w:date="2018-11-01T17:16:00Z">
            <w:rPr/>
          </w:rPrChange>
        </w:rPr>
        <w:t>executionRunConfig.ini – This will be autogenerated based on the configuration set through Fusion Test Runner</w:t>
      </w:r>
    </w:p>
    <w:p w14:paraId="22114673" w14:textId="77777777" w:rsidR="004E52D7" w:rsidRPr="00391CD8" w:rsidRDefault="004E52D7" w:rsidP="004E52D7">
      <w:pPr>
        <w:pStyle w:val="ListParagraph"/>
        <w:ind w:left="2880"/>
        <w:rPr>
          <w:sz w:val="22"/>
          <w:szCs w:val="22"/>
          <w:rPrChange w:id="300" w:author="Vrushali Karla" w:date="2018-11-01T17:16:00Z">
            <w:rPr/>
          </w:rPrChange>
        </w:rPr>
      </w:pPr>
    </w:p>
    <w:p w14:paraId="0BC8692C" w14:textId="77777777" w:rsidR="004E52D7" w:rsidRPr="00391CD8" w:rsidRDefault="004E52D7" w:rsidP="004E52D7">
      <w:pPr>
        <w:pStyle w:val="ListParagraph"/>
        <w:numPr>
          <w:ilvl w:val="0"/>
          <w:numId w:val="81"/>
        </w:numPr>
        <w:rPr>
          <w:b/>
          <w:sz w:val="22"/>
          <w:szCs w:val="22"/>
          <w:rPrChange w:id="301" w:author="Vrushali Karla" w:date="2018-11-01T17:16:00Z">
            <w:rPr>
              <w:b/>
            </w:rPr>
          </w:rPrChange>
        </w:rPr>
      </w:pPr>
      <w:r w:rsidRPr="00391CD8">
        <w:rPr>
          <w:b/>
          <w:sz w:val="22"/>
          <w:szCs w:val="22"/>
          <w:rPrChange w:id="302" w:author="Vrushali Karla" w:date="2018-11-01T17:16:00Z">
            <w:rPr>
              <w:b/>
            </w:rPr>
          </w:rPrChange>
        </w:rPr>
        <w:t>Log:</w:t>
      </w:r>
    </w:p>
    <w:p w14:paraId="227763B9" w14:textId="77777777" w:rsidR="004E52D7" w:rsidRPr="00391CD8" w:rsidRDefault="004E52D7" w:rsidP="004E52D7">
      <w:pPr>
        <w:pStyle w:val="ListParagraph"/>
        <w:ind w:left="2160"/>
        <w:rPr>
          <w:sz w:val="22"/>
          <w:szCs w:val="22"/>
          <w:lang w:val="en-US"/>
          <w:rPrChange w:id="303" w:author="Vrushali Karla" w:date="2018-11-01T17:16:00Z">
            <w:rPr>
              <w:lang w:val="en-US"/>
            </w:rPr>
          </w:rPrChange>
        </w:rPr>
      </w:pPr>
      <w:r w:rsidRPr="00391CD8">
        <w:rPr>
          <w:sz w:val="22"/>
          <w:szCs w:val="22"/>
          <w:lang w:val="en-US"/>
          <w:rPrChange w:id="304" w:author="Vrushali Karla" w:date="2018-11-01T17:16:00Z">
            <w:rPr>
              <w:lang w:val="en-US"/>
            </w:rPr>
          </w:rPrChange>
        </w:rPr>
        <w:t xml:space="preserve">It will contain Log files  for each test type </w:t>
      </w:r>
      <w:r w:rsidRPr="00391CD8">
        <w:rPr>
          <w:bCs/>
          <w:sz w:val="22"/>
          <w:szCs w:val="22"/>
          <w:lang w:val="en-US"/>
          <w:rPrChange w:id="305" w:author="Vrushali Karla" w:date="2018-11-01T17:16:00Z">
            <w:rPr>
              <w:bCs/>
              <w:lang w:val="en-US"/>
            </w:rPr>
          </w:rPrChange>
        </w:rPr>
        <w:t>Web</w:t>
      </w:r>
      <w:r w:rsidRPr="00391CD8">
        <w:rPr>
          <w:sz w:val="22"/>
          <w:szCs w:val="22"/>
          <w:lang w:val="en-US"/>
          <w:rPrChange w:id="306" w:author="Vrushali Karla" w:date="2018-11-01T17:16:00Z">
            <w:rPr>
              <w:lang w:val="en-US"/>
            </w:rPr>
          </w:rPrChange>
        </w:rPr>
        <w:t xml:space="preserve">, </w:t>
      </w:r>
      <w:r w:rsidRPr="00391CD8">
        <w:rPr>
          <w:bCs/>
          <w:sz w:val="22"/>
          <w:szCs w:val="22"/>
          <w:lang w:val="en-US"/>
          <w:rPrChange w:id="307" w:author="Vrushali Karla" w:date="2018-11-01T17:16:00Z">
            <w:rPr>
              <w:bCs/>
              <w:lang w:val="en-US"/>
            </w:rPr>
          </w:rPrChange>
        </w:rPr>
        <w:t>Database</w:t>
      </w:r>
      <w:r w:rsidRPr="00391CD8">
        <w:rPr>
          <w:sz w:val="22"/>
          <w:szCs w:val="22"/>
          <w:lang w:val="en-US"/>
          <w:rPrChange w:id="308" w:author="Vrushali Karla" w:date="2018-11-01T17:16:00Z">
            <w:rPr>
              <w:lang w:val="en-US"/>
            </w:rPr>
          </w:rPrChange>
        </w:rPr>
        <w:t xml:space="preserve">, </w:t>
      </w:r>
      <w:r w:rsidRPr="00391CD8">
        <w:rPr>
          <w:bCs/>
          <w:sz w:val="22"/>
          <w:szCs w:val="22"/>
          <w:lang w:val="en-US"/>
          <w:rPrChange w:id="309" w:author="Vrushali Karla" w:date="2018-11-01T17:16:00Z">
            <w:rPr>
              <w:bCs/>
              <w:lang w:val="en-US"/>
            </w:rPr>
          </w:rPrChange>
        </w:rPr>
        <w:t>API</w:t>
      </w:r>
      <w:r w:rsidRPr="00391CD8">
        <w:rPr>
          <w:sz w:val="22"/>
          <w:szCs w:val="22"/>
          <w:lang w:val="en-US"/>
          <w:rPrChange w:id="310" w:author="Vrushali Karla" w:date="2018-11-01T17:16:00Z">
            <w:rPr>
              <w:lang w:val="en-US"/>
            </w:rPr>
          </w:rPrChange>
        </w:rPr>
        <w:t xml:space="preserve">, </w:t>
      </w:r>
      <w:r w:rsidRPr="00391CD8">
        <w:rPr>
          <w:bCs/>
          <w:sz w:val="22"/>
          <w:szCs w:val="22"/>
          <w:lang w:val="en-US"/>
          <w:rPrChange w:id="311" w:author="Vrushali Karla" w:date="2018-11-01T17:16:00Z">
            <w:rPr>
              <w:bCs/>
              <w:lang w:val="en-US"/>
            </w:rPr>
          </w:rPrChange>
        </w:rPr>
        <w:t xml:space="preserve">Mobile </w:t>
      </w:r>
      <w:r w:rsidRPr="00391CD8">
        <w:rPr>
          <w:sz w:val="22"/>
          <w:szCs w:val="22"/>
          <w:lang w:val="en-US"/>
          <w:rPrChange w:id="312" w:author="Vrushali Karla" w:date="2018-11-01T17:16:00Z">
            <w:rPr>
              <w:lang w:val="en-US"/>
            </w:rPr>
          </w:rPrChange>
        </w:rPr>
        <w:t xml:space="preserve">and </w:t>
      </w:r>
      <w:r w:rsidRPr="00391CD8">
        <w:rPr>
          <w:bCs/>
          <w:sz w:val="22"/>
          <w:szCs w:val="22"/>
          <w:lang w:val="en-US"/>
          <w:rPrChange w:id="313" w:author="Vrushali Karla" w:date="2018-11-01T17:16:00Z">
            <w:rPr>
              <w:bCs/>
              <w:lang w:val="en-US"/>
            </w:rPr>
          </w:rPrChange>
        </w:rPr>
        <w:t>Fusion</w:t>
      </w:r>
      <w:r w:rsidRPr="00391CD8">
        <w:rPr>
          <w:sz w:val="22"/>
          <w:szCs w:val="22"/>
          <w:lang w:val="en-US"/>
          <w:rPrChange w:id="314" w:author="Vrushali Karla" w:date="2018-11-01T17:16:00Z">
            <w:rPr>
              <w:lang w:val="en-US"/>
            </w:rPr>
          </w:rPrChange>
        </w:rPr>
        <w:t>.</w:t>
      </w:r>
    </w:p>
    <w:p w14:paraId="59398686" w14:textId="77777777" w:rsidR="004E52D7" w:rsidRPr="00391CD8" w:rsidRDefault="004E52D7" w:rsidP="004E52D7">
      <w:pPr>
        <w:pStyle w:val="ListParagraph"/>
        <w:ind w:left="2160" w:firstLine="720"/>
        <w:rPr>
          <w:b/>
          <w:sz w:val="22"/>
          <w:szCs w:val="22"/>
          <w:rPrChange w:id="315" w:author="Vrushali Karla" w:date="2018-11-01T17:16:00Z">
            <w:rPr>
              <w:b/>
            </w:rPr>
          </w:rPrChange>
        </w:rPr>
      </w:pPr>
      <w:r w:rsidRPr="00391CD8">
        <w:rPr>
          <w:b/>
          <w:sz w:val="22"/>
          <w:szCs w:val="22"/>
          <w:rPrChange w:id="316" w:author="Vrushali Karla" w:date="2018-11-01T17:16:00Z">
            <w:rPr>
              <w:b/>
            </w:rPr>
          </w:rPrChange>
        </w:rPr>
        <w:t xml:space="preserve">Note: Refer to section </w:t>
      </w:r>
      <w:ins w:id="317" w:author="Vrushali Karla" w:date="2018-11-01T18:07:00Z">
        <w:r>
          <w:rPr>
            <w:b/>
            <w:sz w:val="22"/>
            <w:szCs w:val="22"/>
          </w:rPr>
          <w:fldChar w:fldCharType="begin"/>
        </w:r>
        <w:r>
          <w:rPr>
            <w:b/>
            <w:sz w:val="22"/>
            <w:szCs w:val="22"/>
          </w:rPr>
          <w:instrText xml:space="preserve"> REF _Ref528858985 \r \h </w:instrText>
        </w:r>
      </w:ins>
      <w:r>
        <w:rPr>
          <w:b/>
          <w:sz w:val="22"/>
          <w:szCs w:val="22"/>
        </w:rPr>
      </w:r>
      <w:r>
        <w:rPr>
          <w:b/>
          <w:sz w:val="22"/>
          <w:szCs w:val="22"/>
        </w:rPr>
        <w:fldChar w:fldCharType="separate"/>
      </w:r>
      <w:ins w:id="318" w:author="Vrushali Karla" w:date="2018-11-01T18:07:00Z">
        <w:r>
          <w:rPr>
            <w:b/>
            <w:sz w:val="22"/>
            <w:szCs w:val="22"/>
          </w:rPr>
          <w:t>5.4.11</w:t>
        </w:r>
        <w:r>
          <w:rPr>
            <w:b/>
            <w:sz w:val="22"/>
            <w:szCs w:val="22"/>
          </w:rPr>
          <w:fldChar w:fldCharType="end"/>
        </w:r>
      </w:ins>
      <w:del w:id="319" w:author="Vrushali Karla" w:date="2018-11-01T18:07:00Z">
        <w:r w:rsidRPr="00391CD8" w:rsidDel="00520F07">
          <w:rPr>
            <w:b/>
            <w:sz w:val="22"/>
            <w:szCs w:val="22"/>
            <w:rPrChange w:id="320" w:author="Vrushali Karla" w:date="2018-11-01T17:16:00Z">
              <w:rPr>
                <w:b/>
              </w:rPr>
            </w:rPrChange>
          </w:rPr>
          <w:delText>5.2.10</w:delText>
        </w:r>
      </w:del>
      <w:r w:rsidRPr="00391CD8">
        <w:rPr>
          <w:b/>
          <w:sz w:val="22"/>
          <w:szCs w:val="22"/>
          <w:rPrChange w:id="321" w:author="Vrushali Karla" w:date="2018-11-01T17:16:00Z">
            <w:rPr>
              <w:b/>
            </w:rPr>
          </w:rPrChange>
        </w:rPr>
        <w:t xml:space="preserve">  for details</w:t>
      </w:r>
    </w:p>
    <w:p w14:paraId="0EEAA61D" w14:textId="77777777" w:rsidR="004E52D7" w:rsidRPr="00391CD8" w:rsidRDefault="004E52D7" w:rsidP="004E52D7">
      <w:pPr>
        <w:pStyle w:val="ListParagraph"/>
        <w:ind w:left="2160"/>
        <w:rPr>
          <w:sz w:val="22"/>
          <w:szCs w:val="22"/>
          <w:lang w:val="en-US"/>
          <w:rPrChange w:id="322" w:author="Vrushali Karla" w:date="2018-11-01T17:16:00Z">
            <w:rPr>
              <w:lang w:val="en-US"/>
            </w:rPr>
          </w:rPrChange>
        </w:rPr>
      </w:pPr>
    </w:p>
    <w:p w14:paraId="5AF35B6F" w14:textId="77777777" w:rsidR="004E52D7" w:rsidRPr="00391CD8" w:rsidRDefault="004E52D7" w:rsidP="004E52D7">
      <w:pPr>
        <w:pStyle w:val="ListParagraph"/>
        <w:numPr>
          <w:ilvl w:val="0"/>
          <w:numId w:val="81"/>
        </w:numPr>
        <w:rPr>
          <w:b/>
          <w:sz w:val="22"/>
          <w:szCs w:val="22"/>
          <w:rPrChange w:id="323" w:author="Vrushali Karla" w:date="2018-11-01T17:16:00Z">
            <w:rPr>
              <w:b/>
            </w:rPr>
          </w:rPrChange>
        </w:rPr>
      </w:pPr>
      <w:r w:rsidRPr="00391CD8">
        <w:rPr>
          <w:b/>
          <w:sz w:val="22"/>
          <w:szCs w:val="22"/>
          <w:rPrChange w:id="324" w:author="Vrushali Karla" w:date="2018-11-01T17:16:00Z">
            <w:rPr>
              <w:b/>
            </w:rPr>
          </w:rPrChange>
        </w:rPr>
        <w:t>Report:</w:t>
      </w:r>
    </w:p>
    <w:p w14:paraId="4507944E" w14:textId="77777777" w:rsidR="004E52D7" w:rsidRPr="00391CD8" w:rsidRDefault="004E52D7" w:rsidP="004E52D7">
      <w:pPr>
        <w:pStyle w:val="ListParagraph"/>
        <w:ind w:left="2160"/>
        <w:rPr>
          <w:sz w:val="22"/>
          <w:szCs w:val="22"/>
          <w:rPrChange w:id="325" w:author="Vrushali Karla" w:date="2018-11-01T17:16:00Z">
            <w:rPr/>
          </w:rPrChange>
        </w:rPr>
      </w:pPr>
      <w:r w:rsidRPr="00391CD8">
        <w:rPr>
          <w:sz w:val="22"/>
          <w:szCs w:val="22"/>
          <w:rPrChange w:id="326" w:author="Vrushali Karla" w:date="2018-11-01T17:16:00Z">
            <w:rPr/>
          </w:rPrChange>
        </w:rPr>
        <w:t>This will contain the Test Report for the latest execution run.</w:t>
      </w:r>
    </w:p>
    <w:p w14:paraId="4ED14C27" w14:textId="77777777" w:rsidR="004E52D7" w:rsidRPr="00391CD8" w:rsidRDefault="004E52D7" w:rsidP="004E52D7">
      <w:pPr>
        <w:pStyle w:val="ListParagraph"/>
        <w:ind w:left="2160"/>
        <w:rPr>
          <w:b/>
          <w:sz w:val="22"/>
          <w:szCs w:val="22"/>
          <w:rPrChange w:id="327" w:author="Vrushali Karla" w:date="2018-11-01T17:16:00Z">
            <w:rPr>
              <w:b/>
            </w:rPr>
          </w:rPrChange>
        </w:rPr>
      </w:pPr>
    </w:p>
    <w:p w14:paraId="4E634983" w14:textId="77777777" w:rsidR="004E52D7" w:rsidRPr="00391CD8" w:rsidRDefault="004E52D7" w:rsidP="004E52D7">
      <w:pPr>
        <w:pStyle w:val="ListParagraph"/>
        <w:numPr>
          <w:ilvl w:val="0"/>
          <w:numId w:val="81"/>
        </w:numPr>
        <w:rPr>
          <w:b/>
          <w:sz w:val="22"/>
          <w:szCs w:val="22"/>
          <w:rPrChange w:id="328" w:author="Vrushali Karla" w:date="2018-11-01T17:16:00Z">
            <w:rPr>
              <w:b/>
            </w:rPr>
          </w:rPrChange>
        </w:rPr>
      </w:pPr>
      <w:r w:rsidRPr="00391CD8">
        <w:rPr>
          <w:b/>
          <w:sz w:val="22"/>
          <w:szCs w:val="22"/>
          <w:rPrChange w:id="329" w:author="Vrushali Karla" w:date="2018-11-01T17:16:00Z">
            <w:rPr>
              <w:b/>
            </w:rPr>
          </w:rPrChange>
        </w:rPr>
        <w:t>TestData:</w:t>
      </w:r>
    </w:p>
    <w:p w14:paraId="5207FC28" w14:textId="77777777" w:rsidR="004E52D7" w:rsidRPr="00391CD8" w:rsidRDefault="004E52D7" w:rsidP="004E52D7">
      <w:pPr>
        <w:pStyle w:val="ListParagraph"/>
        <w:ind w:left="2160"/>
        <w:rPr>
          <w:sz w:val="22"/>
          <w:szCs w:val="22"/>
          <w:rPrChange w:id="330" w:author="Vrushali Karla" w:date="2018-11-01T17:16:00Z">
            <w:rPr/>
          </w:rPrChange>
        </w:rPr>
      </w:pPr>
      <w:r w:rsidRPr="00391CD8">
        <w:rPr>
          <w:sz w:val="22"/>
          <w:szCs w:val="22"/>
          <w:rPrChange w:id="331" w:author="Vrushali Karla" w:date="2018-11-01T17:16:00Z">
            <w:rPr/>
          </w:rPrChange>
        </w:rPr>
        <w:t>This will contain the test data for the respective test types. Here you need to add/update the test data as per the project needs.</w:t>
      </w:r>
    </w:p>
    <w:p w14:paraId="17617502" w14:textId="77777777" w:rsidR="004E52D7" w:rsidRPr="00391CD8" w:rsidRDefault="004E52D7" w:rsidP="004E52D7">
      <w:pPr>
        <w:pStyle w:val="ListParagraph"/>
        <w:ind w:left="2160" w:firstLine="720"/>
        <w:rPr>
          <w:b/>
          <w:sz w:val="22"/>
          <w:szCs w:val="22"/>
          <w:rPrChange w:id="332" w:author="Vrushali Karla" w:date="2018-11-01T17:16:00Z">
            <w:rPr>
              <w:b/>
            </w:rPr>
          </w:rPrChange>
        </w:rPr>
      </w:pPr>
      <w:r w:rsidRPr="00391CD8">
        <w:rPr>
          <w:b/>
          <w:sz w:val="22"/>
          <w:szCs w:val="22"/>
          <w:rPrChange w:id="333" w:author="Vrushali Karla" w:date="2018-11-01T17:16:00Z">
            <w:rPr>
              <w:b/>
            </w:rPr>
          </w:rPrChange>
        </w:rPr>
        <w:t xml:space="preserve">Note: Refer to section </w:t>
      </w:r>
      <w:ins w:id="334" w:author="Vrushali Karla" w:date="2018-11-01T18:13:00Z">
        <w:r>
          <w:rPr>
            <w:b/>
            <w:sz w:val="22"/>
            <w:szCs w:val="22"/>
          </w:rPr>
          <w:fldChar w:fldCharType="begin"/>
        </w:r>
        <w:r>
          <w:rPr>
            <w:b/>
            <w:sz w:val="22"/>
            <w:szCs w:val="22"/>
          </w:rPr>
          <w:instrText xml:space="preserve"> REF _Ref528859348 \r \h </w:instrText>
        </w:r>
      </w:ins>
      <w:r>
        <w:rPr>
          <w:b/>
          <w:sz w:val="22"/>
          <w:szCs w:val="22"/>
        </w:rPr>
      </w:r>
      <w:r>
        <w:rPr>
          <w:b/>
          <w:sz w:val="22"/>
          <w:szCs w:val="22"/>
        </w:rPr>
        <w:fldChar w:fldCharType="separate"/>
      </w:r>
      <w:ins w:id="335" w:author="Vrushali Karla" w:date="2018-11-01T18:13:00Z">
        <w:r>
          <w:rPr>
            <w:b/>
            <w:sz w:val="22"/>
            <w:szCs w:val="22"/>
          </w:rPr>
          <w:t>5.4.5</w:t>
        </w:r>
        <w:r>
          <w:rPr>
            <w:b/>
            <w:sz w:val="22"/>
            <w:szCs w:val="22"/>
          </w:rPr>
          <w:fldChar w:fldCharType="end"/>
        </w:r>
        <w:r>
          <w:rPr>
            <w:b/>
            <w:sz w:val="22"/>
            <w:szCs w:val="22"/>
          </w:rPr>
          <w:t xml:space="preserve"> Using dataprovider </w:t>
        </w:r>
      </w:ins>
      <w:del w:id="336" w:author="Vrushali Karla" w:date="2018-11-01T18:13:00Z">
        <w:r w:rsidRPr="00391CD8" w:rsidDel="00520F07">
          <w:rPr>
            <w:b/>
            <w:sz w:val="22"/>
            <w:szCs w:val="22"/>
            <w:rPrChange w:id="337" w:author="Vrushali Karla" w:date="2018-11-01T17:16:00Z">
              <w:rPr>
                <w:b/>
              </w:rPr>
            </w:rPrChange>
          </w:rPr>
          <w:delText xml:space="preserve">5.2.5  </w:delText>
        </w:r>
      </w:del>
      <w:r w:rsidRPr="00391CD8">
        <w:rPr>
          <w:b/>
          <w:sz w:val="22"/>
          <w:szCs w:val="22"/>
          <w:rPrChange w:id="338" w:author="Vrushali Karla" w:date="2018-11-01T17:16:00Z">
            <w:rPr>
              <w:b/>
            </w:rPr>
          </w:rPrChange>
        </w:rPr>
        <w:t>for details</w:t>
      </w:r>
    </w:p>
    <w:p w14:paraId="10D2857A" w14:textId="77777777" w:rsidR="004E52D7" w:rsidRPr="00391CD8" w:rsidRDefault="004E52D7" w:rsidP="004E52D7">
      <w:pPr>
        <w:pStyle w:val="ListParagraph"/>
        <w:ind w:left="2160"/>
        <w:rPr>
          <w:sz w:val="22"/>
          <w:szCs w:val="22"/>
          <w:rPrChange w:id="339" w:author="Vrushali Karla" w:date="2018-11-01T17:16:00Z">
            <w:rPr/>
          </w:rPrChange>
        </w:rPr>
      </w:pPr>
    </w:p>
    <w:p w14:paraId="77575230" w14:textId="77777777" w:rsidR="004E52D7" w:rsidRPr="00391CD8" w:rsidRDefault="004E52D7" w:rsidP="004E52D7">
      <w:pPr>
        <w:pStyle w:val="ListParagraph"/>
        <w:numPr>
          <w:ilvl w:val="0"/>
          <w:numId w:val="81"/>
        </w:numPr>
        <w:rPr>
          <w:b/>
          <w:sz w:val="22"/>
          <w:szCs w:val="22"/>
          <w:rPrChange w:id="340" w:author="Vrushali Karla" w:date="2018-11-01T17:16:00Z">
            <w:rPr>
              <w:b/>
            </w:rPr>
          </w:rPrChange>
        </w:rPr>
      </w:pPr>
      <w:r w:rsidRPr="00391CD8">
        <w:rPr>
          <w:b/>
          <w:sz w:val="22"/>
          <w:szCs w:val="22"/>
          <w:rPrChange w:id="341" w:author="Vrushali Karla" w:date="2018-11-01T17:16:00Z">
            <w:rPr>
              <w:b/>
            </w:rPr>
          </w:rPrChange>
        </w:rPr>
        <w:t>testNGfiles:</w:t>
      </w:r>
    </w:p>
    <w:p w14:paraId="6BF8F678" w14:textId="77777777" w:rsidR="004E52D7" w:rsidRPr="00391CD8" w:rsidRDefault="004E52D7" w:rsidP="004E52D7">
      <w:pPr>
        <w:pStyle w:val="ListParagraph"/>
        <w:ind w:left="2160"/>
        <w:rPr>
          <w:sz w:val="22"/>
          <w:szCs w:val="22"/>
          <w:rPrChange w:id="342" w:author="Vrushali Karla" w:date="2018-11-01T17:16:00Z">
            <w:rPr/>
          </w:rPrChange>
        </w:rPr>
      </w:pPr>
      <w:r w:rsidRPr="00391CD8">
        <w:rPr>
          <w:sz w:val="22"/>
          <w:szCs w:val="22"/>
          <w:rPrChange w:id="343" w:author="Vrushali Karla" w:date="2018-11-01T17:16:00Z">
            <w:rPr/>
          </w:rPrChange>
        </w:rPr>
        <w:t>This will contain the testing files that will be generated based on the testtype mentioned in the executionRunConfig.ini</w:t>
      </w:r>
    </w:p>
    <w:p w14:paraId="49143D53" w14:textId="77777777" w:rsidR="004E52D7" w:rsidRPr="00391CD8" w:rsidRDefault="004E52D7" w:rsidP="004E52D7">
      <w:pPr>
        <w:pStyle w:val="ListParagraph"/>
        <w:ind w:left="2160"/>
        <w:rPr>
          <w:sz w:val="22"/>
          <w:szCs w:val="22"/>
          <w:rPrChange w:id="344" w:author="Vrushali Karla" w:date="2018-11-01T17:16:00Z">
            <w:rPr/>
          </w:rPrChange>
        </w:rPr>
      </w:pPr>
      <w:r w:rsidRPr="00391CD8">
        <w:rPr>
          <w:sz w:val="22"/>
          <w:szCs w:val="22"/>
          <w:rPrChange w:id="345" w:author="Vrushali Karla" w:date="2018-11-01T17:16:00Z">
            <w:rPr/>
          </w:rPrChange>
        </w:rPr>
        <w:t>It will be used for the execution of the tests.</w:t>
      </w:r>
    </w:p>
    <w:p w14:paraId="28816A00" w14:textId="77777777" w:rsidR="004E52D7" w:rsidRPr="00391CD8" w:rsidRDefault="004E52D7" w:rsidP="004E52D7">
      <w:pPr>
        <w:pStyle w:val="ListParagraph"/>
        <w:rPr>
          <w:sz w:val="22"/>
          <w:szCs w:val="22"/>
          <w:rPrChange w:id="346" w:author="Vrushali Karla" w:date="2018-11-01T17:16:00Z">
            <w:rPr/>
          </w:rPrChange>
        </w:rPr>
      </w:pPr>
    </w:p>
    <w:p w14:paraId="07CC5B78" w14:textId="77777777" w:rsidR="004E52D7" w:rsidDel="00F947B0" w:rsidRDefault="004E52D7" w:rsidP="004E52D7">
      <w:pPr>
        <w:rPr>
          <w:del w:id="347" w:author="CYBAGE\gajananp" w:date="2018-09-26T17:32:00Z"/>
        </w:rPr>
      </w:pPr>
    </w:p>
    <w:p w14:paraId="45DDB96D" w14:textId="77777777" w:rsidR="004E52D7" w:rsidDel="00F947B0" w:rsidRDefault="004E52D7" w:rsidP="004E52D7">
      <w:pPr>
        <w:rPr>
          <w:del w:id="348" w:author="CYBAGE\gajananp" w:date="2018-09-26T17:32:00Z"/>
        </w:rPr>
      </w:pPr>
    </w:p>
    <w:p w14:paraId="661F523A" w14:textId="77777777" w:rsidR="004E52D7" w:rsidRDefault="004E52D7" w:rsidP="004E52D7">
      <w:pPr>
        <w:spacing w:before="0" w:after="0" w:line="240" w:lineRule="auto"/>
      </w:pPr>
      <w:del w:id="349" w:author="CYBAGE\gajananp" w:date="2018-09-26T17:31:00Z">
        <w:r w:rsidDel="00F947B0">
          <w:br w:type="page"/>
        </w:r>
      </w:del>
    </w:p>
    <w:p w14:paraId="5AA26DC9" w14:textId="77777777" w:rsidR="004E52D7" w:rsidRDefault="004E52D7" w:rsidP="004E52D7">
      <w:pPr>
        <w:pStyle w:val="Heading2"/>
        <w:rPr>
          <w:noProof/>
        </w:rPr>
      </w:pPr>
      <w:r>
        <w:rPr>
          <w:noProof/>
        </w:rPr>
        <w:t>Framework Components</w:t>
      </w:r>
    </w:p>
    <w:p w14:paraId="245A9562" w14:textId="77777777" w:rsidR="004E52D7"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Framework Component Details</w:t>
      </w:r>
    </w:p>
    <w:p w14:paraId="42219084" w14:textId="77777777" w:rsidR="004E52D7" w:rsidRPr="002D239C" w:rsidDel="00277FCB" w:rsidRDefault="004E52D7" w:rsidP="004E52D7">
      <w:pPr>
        <w:jc w:val="both"/>
        <w:rPr>
          <w:del w:id="350" w:author="CYBAGE\gajananp" w:date="2018-09-26T17:32:00Z"/>
          <w:rPrChange w:id="351" w:author="CYBAGE\gajananp" w:date="2018-09-26T17:32:00Z">
            <w:rPr>
              <w:del w:id="352" w:author="CYBAGE\gajananp" w:date="2018-09-26T17:32:00Z"/>
              <w:i/>
            </w:rPr>
          </w:rPrChange>
        </w:rPr>
        <w:pPrChange w:id="353" w:author="CYBAGE\gajananp" w:date="2018-09-26T17:32:00Z">
          <w:pPr/>
        </w:pPrChange>
      </w:pPr>
    </w:p>
    <w:p w14:paraId="1CB1EF79" w14:textId="77777777" w:rsidR="004E52D7" w:rsidRPr="002D239C" w:rsidRDefault="004E52D7" w:rsidP="004E52D7">
      <w:pPr>
        <w:jc w:val="both"/>
        <w:rPr>
          <w:rPrChange w:id="354" w:author="CYBAGE\gajananp" w:date="2018-09-26T17:32:00Z">
            <w:rPr>
              <w:i/>
            </w:rPr>
          </w:rPrChange>
        </w:rPr>
        <w:pPrChange w:id="355" w:author="CYBAGE\gajananp" w:date="2018-09-26T17:32:00Z">
          <w:pPr/>
        </w:pPrChange>
      </w:pPr>
      <w:r w:rsidRPr="002D239C">
        <w:rPr>
          <w:rPrChange w:id="356" w:author="CYBAGE\gajananp" w:date="2018-09-26T17:32:00Z">
            <w:rPr>
              <w:i/>
            </w:rPr>
          </w:rPrChange>
        </w:rPr>
        <w:t xml:space="preserve">Fusion as a framework comprises of multiple components. The source code of the </w:t>
      </w:r>
      <w:r w:rsidRPr="002D239C">
        <w:rPr>
          <w:b/>
          <w:rPrChange w:id="357" w:author="CYBAGE\gajananp" w:date="2018-09-26T17:32:00Z">
            <w:rPr>
              <w:b/>
              <w:i/>
            </w:rPr>
          </w:rPrChange>
        </w:rPr>
        <w:t>plugin libraries</w:t>
      </w:r>
      <w:r w:rsidRPr="002D239C">
        <w:rPr>
          <w:rPrChange w:id="358" w:author="CYBAGE\gajananp" w:date="2018-09-26T17:32:00Z">
            <w:rPr>
              <w:i/>
            </w:rPr>
          </w:rPrChange>
        </w:rPr>
        <w:t xml:space="preserve"> and the </w:t>
      </w:r>
      <w:r w:rsidRPr="002D239C">
        <w:rPr>
          <w:b/>
          <w:rPrChange w:id="359" w:author="CYBAGE\gajananp" w:date="2018-09-26T17:32:00Z">
            <w:rPr>
              <w:b/>
              <w:i/>
            </w:rPr>
          </w:rPrChange>
        </w:rPr>
        <w:t>sample test scripting project</w:t>
      </w:r>
      <w:r w:rsidRPr="002D239C">
        <w:rPr>
          <w:rPrChange w:id="360" w:author="CYBAGE\gajananp" w:date="2018-09-26T17:32:00Z">
            <w:rPr>
              <w:i/>
            </w:rPr>
          </w:rPrChange>
        </w:rPr>
        <w:t xml:space="preserve"> will be provided to enable projects to extend/rewrite the functionality of the methods. Below table depicts the major components and the source code sharing status for them.</w:t>
      </w:r>
    </w:p>
    <w:p w14:paraId="713CAE6D" w14:textId="77777777" w:rsidR="004E52D7" w:rsidRPr="00694AAB" w:rsidRDefault="004E52D7" w:rsidP="004E52D7">
      <w:pPr>
        <w:rPr>
          <w:rPrChange w:id="361" w:author="CYBAGE\gajananp" w:date="2018-09-26T17:32:00Z">
            <w:rPr>
              <w:i/>
            </w:rPr>
          </w:rPrChange>
        </w:rPr>
      </w:pPr>
    </w:p>
    <w:tbl>
      <w:tblPr>
        <w:tblpPr w:leftFromText="180" w:rightFromText="180" w:vertAnchor="text" w:horzAnchor="margin" w:tblpXSpec="center" w:tblpY="104"/>
        <w:tblW w:w="9270" w:type="dxa"/>
        <w:tblLook w:val="04A0" w:firstRow="1" w:lastRow="0" w:firstColumn="1" w:lastColumn="0" w:noHBand="0" w:noVBand="1"/>
      </w:tblPr>
      <w:tblGrid>
        <w:gridCol w:w="1620"/>
        <w:gridCol w:w="1620"/>
        <w:gridCol w:w="6030"/>
      </w:tblGrid>
      <w:tr w:rsidR="004E52D7" w:rsidRPr="00BF23E3" w14:paraId="16CE9B9F" w14:textId="77777777" w:rsidTr="00B645C2">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DBE5F1" w:themeFill="accent1" w:themeFillTint="33"/>
            <w:noWrap/>
            <w:vAlign w:val="center"/>
            <w:hideMark/>
          </w:tcPr>
          <w:p w14:paraId="3FFC71A6" w14:textId="77777777" w:rsidR="004E52D7" w:rsidRPr="00BF23E3" w:rsidRDefault="004E52D7" w:rsidP="00B645C2">
            <w:pPr>
              <w:spacing w:after="0" w:line="240" w:lineRule="auto"/>
              <w:rPr>
                <w:b/>
                <w:bCs/>
                <w:color w:val="000000"/>
              </w:rPr>
            </w:pPr>
            <w:r w:rsidRPr="00BF23E3">
              <w:rPr>
                <w:b/>
                <w:bCs/>
                <w:color w:val="000000"/>
              </w:rPr>
              <w:lastRenderedPageBreak/>
              <w:t>Fusion Components</w:t>
            </w:r>
          </w:p>
        </w:tc>
        <w:tc>
          <w:tcPr>
            <w:tcW w:w="1620" w:type="dxa"/>
            <w:tcBorders>
              <w:top w:val="single" w:sz="8" w:space="0" w:color="auto"/>
              <w:left w:val="nil"/>
              <w:bottom w:val="single" w:sz="8" w:space="0" w:color="auto"/>
              <w:right w:val="single" w:sz="8" w:space="0" w:color="auto"/>
            </w:tcBorders>
            <w:shd w:val="clear" w:color="auto" w:fill="DBE5F1" w:themeFill="accent1" w:themeFillTint="33"/>
            <w:noWrap/>
            <w:vAlign w:val="center"/>
            <w:hideMark/>
          </w:tcPr>
          <w:p w14:paraId="52A0D66E" w14:textId="77777777" w:rsidR="004E52D7" w:rsidRPr="00BF23E3" w:rsidRDefault="004E52D7" w:rsidP="00B645C2">
            <w:pPr>
              <w:spacing w:after="0" w:line="240" w:lineRule="auto"/>
              <w:jc w:val="center"/>
              <w:rPr>
                <w:b/>
                <w:bCs/>
                <w:color w:val="000000"/>
              </w:rPr>
            </w:pPr>
            <w:r w:rsidRPr="00BF23E3">
              <w:rPr>
                <w:b/>
                <w:bCs/>
                <w:color w:val="000000"/>
              </w:rPr>
              <w:t>Source</w:t>
            </w:r>
            <w:r>
              <w:rPr>
                <w:b/>
                <w:bCs/>
                <w:color w:val="000000"/>
              </w:rPr>
              <w:t xml:space="preserve"> </w:t>
            </w:r>
            <w:r w:rsidRPr="00BF23E3">
              <w:rPr>
                <w:b/>
                <w:bCs/>
                <w:color w:val="000000"/>
              </w:rPr>
              <w:t xml:space="preserve">Code </w:t>
            </w:r>
            <w:r>
              <w:rPr>
                <w:b/>
                <w:bCs/>
                <w:color w:val="000000"/>
              </w:rPr>
              <w:t xml:space="preserve">To Be </w:t>
            </w:r>
            <w:r w:rsidRPr="00BF23E3">
              <w:rPr>
                <w:b/>
                <w:bCs/>
                <w:color w:val="000000"/>
              </w:rPr>
              <w:t>Shared?</w:t>
            </w:r>
          </w:p>
        </w:tc>
        <w:tc>
          <w:tcPr>
            <w:tcW w:w="6030" w:type="dxa"/>
            <w:tcBorders>
              <w:top w:val="single" w:sz="8" w:space="0" w:color="auto"/>
              <w:left w:val="nil"/>
              <w:bottom w:val="single" w:sz="8" w:space="0" w:color="auto"/>
              <w:right w:val="single" w:sz="8" w:space="0" w:color="auto"/>
            </w:tcBorders>
            <w:shd w:val="clear" w:color="auto" w:fill="DBE5F1" w:themeFill="accent1" w:themeFillTint="33"/>
            <w:noWrap/>
            <w:vAlign w:val="center"/>
            <w:hideMark/>
          </w:tcPr>
          <w:p w14:paraId="7F4F0DBA" w14:textId="77777777" w:rsidR="004E52D7" w:rsidRPr="00BF23E3" w:rsidRDefault="004E52D7" w:rsidP="00B645C2">
            <w:pPr>
              <w:spacing w:after="0" w:line="240" w:lineRule="auto"/>
              <w:rPr>
                <w:b/>
                <w:bCs/>
                <w:color w:val="000000"/>
              </w:rPr>
            </w:pPr>
            <w:r w:rsidRPr="00BF23E3">
              <w:rPr>
                <w:b/>
                <w:bCs/>
                <w:color w:val="000000"/>
              </w:rPr>
              <w:t>Details</w:t>
            </w:r>
          </w:p>
        </w:tc>
      </w:tr>
      <w:tr w:rsidR="004E52D7" w:rsidRPr="00BF23E3" w14:paraId="6962FAA5" w14:textId="77777777" w:rsidTr="00B645C2">
        <w:trPr>
          <w:trHeight w:val="6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0F34F0C4" w14:textId="77777777" w:rsidR="004E52D7" w:rsidRPr="00BF23E3" w:rsidRDefault="004E52D7" w:rsidP="00B645C2">
            <w:pPr>
              <w:spacing w:after="0" w:line="240" w:lineRule="auto"/>
              <w:rPr>
                <w:color w:val="000000"/>
              </w:rPr>
            </w:pPr>
            <w:r w:rsidRPr="00BF23E3">
              <w:rPr>
                <w:color w:val="000000"/>
              </w:rPr>
              <w:t>Web Plugin Library</w:t>
            </w:r>
          </w:p>
        </w:tc>
        <w:tc>
          <w:tcPr>
            <w:tcW w:w="1620" w:type="dxa"/>
            <w:tcBorders>
              <w:top w:val="nil"/>
              <w:left w:val="nil"/>
              <w:bottom w:val="single" w:sz="8" w:space="0" w:color="auto"/>
              <w:right w:val="single" w:sz="8" w:space="0" w:color="auto"/>
            </w:tcBorders>
            <w:shd w:val="clear" w:color="auto" w:fill="auto"/>
            <w:noWrap/>
            <w:vAlign w:val="center"/>
            <w:hideMark/>
          </w:tcPr>
          <w:p w14:paraId="7D05460C" w14:textId="77777777" w:rsidR="004E52D7" w:rsidRPr="00BF23E3" w:rsidRDefault="004E52D7" w:rsidP="00B645C2">
            <w:pPr>
              <w:spacing w:after="0" w:line="240" w:lineRule="auto"/>
              <w:jc w:val="center"/>
              <w:rPr>
                <w:color w:val="000000"/>
              </w:rPr>
            </w:pPr>
            <w:r w:rsidRPr="00BF23E3">
              <w:rPr>
                <w:color w:val="000000"/>
              </w:rPr>
              <w:t>Yes</w:t>
            </w:r>
          </w:p>
        </w:tc>
        <w:tc>
          <w:tcPr>
            <w:tcW w:w="6030" w:type="dxa"/>
            <w:tcBorders>
              <w:top w:val="nil"/>
              <w:left w:val="nil"/>
              <w:bottom w:val="single" w:sz="8" w:space="0" w:color="auto"/>
              <w:right w:val="single" w:sz="8" w:space="0" w:color="auto"/>
            </w:tcBorders>
            <w:shd w:val="clear" w:color="auto" w:fill="auto"/>
            <w:vAlign w:val="center"/>
            <w:hideMark/>
          </w:tcPr>
          <w:p w14:paraId="4E5D3910" w14:textId="77777777" w:rsidR="004E52D7" w:rsidRPr="00BF23E3" w:rsidRDefault="004E52D7" w:rsidP="00B645C2">
            <w:pPr>
              <w:spacing w:after="0" w:line="240" w:lineRule="auto"/>
              <w:rPr>
                <w:color w:val="000000"/>
              </w:rPr>
            </w:pPr>
            <w:r w:rsidRPr="00BF23E3">
              <w:rPr>
                <w:color w:val="000000"/>
              </w:rPr>
              <w:t>This plugin includes ready to use Web library</w:t>
            </w:r>
            <w:r>
              <w:rPr>
                <w:color w:val="000000"/>
              </w:rPr>
              <w:t>. Source code can be extended and new functionality can be added.</w:t>
            </w:r>
            <w:ins w:id="362" w:author="Vrushali Karla" w:date="2018-11-13T13:13:00Z">
              <w:r>
                <w:rPr>
                  <w:color w:val="000000"/>
                </w:rPr>
                <w:t xml:space="preserve"> Th</w:t>
              </w:r>
            </w:ins>
            <w:ins w:id="363" w:author="Vrushali Karla" w:date="2018-11-13T13:17:00Z">
              <w:r>
                <w:rPr>
                  <w:color w:val="000000"/>
                </w:rPr>
                <w:t>is</w:t>
              </w:r>
            </w:ins>
            <w:ins w:id="364" w:author="Vrushali Karla" w:date="2018-11-13T13:15:00Z">
              <w:r>
                <w:rPr>
                  <w:color w:val="000000"/>
                </w:rPr>
                <w:t xml:space="preserve"> extension is available under </w:t>
              </w:r>
            </w:ins>
            <w:ins w:id="365" w:author="Vrushali Karla" w:date="2018-11-13T13:16:00Z">
              <w:r>
                <w:rPr>
                  <w:color w:val="000000"/>
                </w:rPr>
                <w:t>“</w:t>
              </w:r>
            </w:ins>
            <w:ins w:id="366" w:author="Vrushali Karla" w:date="2018-11-13T13:15:00Z">
              <w:r>
                <w:rPr>
                  <w:color w:val="000000"/>
                </w:rPr>
                <w:t>AutomationTestProject</w:t>
              </w:r>
            </w:ins>
            <w:ins w:id="367" w:author="Vrushali Karla" w:date="2018-11-13T13:16:00Z">
              <w:r>
                <w:rPr>
                  <w:color w:val="000000"/>
                </w:rPr>
                <w:t>”</w:t>
              </w:r>
            </w:ins>
            <w:ins w:id="368" w:author="Vrushali Karla" w:date="2018-11-13T13:17:00Z">
              <w:r>
                <w:rPr>
                  <w:color w:val="000000"/>
                </w:rPr>
                <w:t>.</w:t>
              </w:r>
            </w:ins>
            <w:ins w:id="369" w:author="Vrushali Karla" w:date="2018-11-13T13:15:00Z">
              <w:r>
                <w:rPr>
                  <w:color w:val="000000"/>
                </w:rPr>
                <w:t xml:space="preserve"> </w:t>
              </w:r>
            </w:ins>
            <w:ins w:id="370" w:author="Vrushali Karla" w:date="2018-11-13T13:17:00Z">
              <w:r>
                <w:rPr>
                  <w:color w:val="000000"/>
                </w:rPr>
                <w:t xml:space="preserve">The </w:t>
              </w:r>
            </w:ins>
            <w:ins w:id="371" w:author="Vrushali Karla" w:date="2018-11-13T13:15:00Z">
              <w:r>
                <w:rPr>
                  <w:color w:val="000000"/>
                </w:rPr>
                <w:t>source code</w:t>
              </w:r>
            </w:ins>
            <w:ins w:id="372" w:author="Vrushali Karla" w:date="2018-11-13T13:17:00Z">
              <w:r>
                <w:rPr>
                  <w:color w:val="000000"/>
                </w:rPr>
                <w:t xml:space="preserve"> of library</w:t>
              </w:r>
            </w:ins>
            <w:ins w:id="373" w:author="Vrushali Karla" w:date="2018-11-13T13:15:00Z">
              <w:r>
                <w:rPr>
                  <w:color w:val="000000"/>
                </w:rPr>
                <w:t xml:space="preserve"> is provided as source jars under </w:t>
              </w:r>
            </w:ins>
            <w:ins w:id="374" w:author="Vrushali Karla" w:date="2018-11-13T13:16:00Z">
              <w:r>
                <w:t xml:space="preserve"> “</w:t>
              </w:r>
              <w:r w:rsidRPr="001B4852">
                <w:rPr>
                  <w:color w:val="000000"/>
                </w:rPr>
                <w:t>fusionLibs</w:t>
              </w:r>
              <w:r>
                <w:rPr>
                  <w:color w:val="000000"/>
                </w:rPr>
                <w:t xml:space="preserve">” folder present under </w:t>
              </w:r>
            </w:ins>
            <w:ins w:id="375" w:author="Vrushali Karla" w:date="2018-11-13T13:17:00Z">
              <w:r>
                <w:rPr>
                  <w:color w:val="000000"/>
                </w:rPr>
                <w:t>“AutomationTestProject”</w:t>
              </w:r>
            </w:ins>
          </w:p>
        </w:tc>
      </w:tr>
      <w:tr w:rsidR="004E52D7" w:rsidRPr="00BF23E3" w14:paraId="1D30898F" w14:textId="77777777" w:rsidTr="00B645C2">
        <w:trPr>
          <w:trHeight w:val="6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153671FF" w14:textId="77777777" w:rsidR="004E52D7" w:rsidRPr="00BF23E3" w:rsidRDefault="004E52D7" w:rsidP="00B645C2">
            <w:pPr>
              <w:spacing w:after="0" w:line="240" w:lineRule="auto"/>
              <w:rPr>
                <w:color w:val="000000"/>
              </w:rPr>
            </w:pPr>
            <w:r w:rsidRPr="00BF23E3">
              <w:rPr>
                <w:color w:val="000000"/>
              </w:rPr>
              <w:t>API Plugin Library</w:t>
            </w:r>
          </w:p>
        </w:tc>
        <w:tc>
          <w:tcPr>
            <w:tcW w:w="1620" w:type="dxa"/>
            <w:tcBorders>
              <w:top w:val="nil"/>
              <w:left w:val="nil"/>
              <w:bottom w:val="single" w:sz="8" w:space="0" w:color="auto"/>
              <w:right w:val="single" w:sz="8" w:space="0" w:color="auto"/>
            </w:tcBorders>
            <w:shd w:val="clear" w:color="auto" w:fill="auto"/>
            <w:noWrap/>
            <w:vAlign w:val="center"/>
            <w:hideMark/>
          </w:tcPr>
          <w:p w14:paraId="64C0063F" w14:textId="77777777" w:rsidR="004E52D7" w:rsidRPr="00BF23E3" w:rsidRDefault="004E52D7" w:rsidP="00B645C2">
            <w:pPr>
              <w:spacing w:after="0" w:line="240" w:lineRule="auto"/>
              <w:jc w:val="center"/>
              <w:rPr>
                <w:color w:val="000000"/>
              </w:rPr>
            </w:pPr>
            <w:r w:rsidRPr="00BF23E3">
              <w:rPr>
                <w:color w:val="000000"/>
              </w:rPr>
              <w:t>Yes</w:t>
            </w:r>
          </w:p>
        </w:tc>
        <w:tc>
          <w:tcPr>
            <w:tcW w:w="6030" w:type="dxa"/>
            <w:tcBorders>
              <w:top w:val="nil"/>
              <w:left w:val="nil"/>
              <w:bottom w:val="single" w:sz="8" w:space="0" w:color="auto"/>
              <w:right w:val="single" w:sz="8" w:space="0" w:color="auto"/>
            </w:tcBorders>
            <w:shd w:val="clear" w:color="auto" w:fill="auto"/>
            <w:vAlign w:val="center"/>
            <w:hideMark/>
          </w:tcPr>
          <w:p w14:paraId="35BC8B16" w14:textId="77777777" w:rsidR="004E52D7" w:rsidRPr="00BF23E3" w:rsidRDefault="004E52D7" w:rsidP="00B645C2">
            <w:pPr>
              <w:spacing w:after="0" w:line="240" w:lineRule="auto"/>
              <w:rPr>
                <w:color w:val="000000"/>
              </w:rPr>
            </w:pPr>
            <w:ins w:id="376" w:author="Vrushali Karla" w:date="2018-11-13T13:18:00Z">
              <w:r w:rsidRPr="00BF23E3">
                <w:rPr>
                  <w:color w:val="000000"/>
                </w:rPr>
                <w:t xml:space="preserve">This plugin includes ready to use </w:t>
              </w:r>
              <w:r>
                <w:rPr>
                  <w:color w:val="000000"/>
                </w:rPr>
                <w:t xml:space="preserve">API </w:t>
              </w:r>
              <w:r w:rsidRPr="00BF23E3">
                <w:rPr>
                  <w:color w:val="000000"/>
                </w:rPr>
                <w:t>library</w:t>
              </w:r>
              <w:r>
                <w:rPr>
                  <w:color w:val="000000"/>
                </w:rPr>
                <w:t xml:space="preserve">. Source code can be extended and new functionality can be added. This extension is available under “AutomationTestProject”. The source code of library is provided as source jars under </w:t>
              </w:r>
              <w:r>
                <w:t xml:space="preserve"> “</w:t>
              </w:r>
              <w:r w:rsidRPr="001B4852">
                <w:rPr>
                  <w:color w:val="000000"/>
                </w:rPr>
                <w:t>fusionLibs</w:t>
              </w:r>
              <w:r>
                <w:rPr>
                  <w:color w:val="000000"/>
                </w:rPr>
                <w:t>” folder present under “AutomationTestProject”</w:t>
              </w:r>
            </w:ins>
            <w:del w:id="377" w:author="Vrushali Karla" w:date="2018-11-13T13:18:00Z">
              <w:r w:rsidRPr="00BF23E3" w:rsidDel="003966ED">
                <w:rPr>
                  <w:color w:val="000000"/>
                </w:rPr>
                <w:delText>This plugin includes ready to use API library</w:delText>
              </w:r>
              <w:r w:rsidDel="003966ED">
                <w:rPr>
                  <w:color w:val="000000"/>
                </w:rPr>
                <w:delText>. Source code can be extended and new functionality can be added.</w:delText>
              </w:r>
            </w:del>
          </w:p>
        </w:tc>
      </w:tr>
      <w:tr w:rsidR="004E52D7" w:rsidRPr="00BF23E3" w14:paraId="17CA5948" w14:textId="77777777" w:rsidTr="00B645C2">
        <w:trPr>
          <w:trHeight w:val="6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6A1A0020" w14:textId="77777777" w:rsidR="004E52D7" w:rsidRPr="00BF23E3" w:rsidRDefault="004E52D7" w:rsidP="00B645C2">
            <w:pPr>
              <w:spacing w:after="0" w:line="240" w:lineRule="auto"/>
              <w:rPr>
                <w:color w:val="000000"/>
              </w:rPr>
            </w:pPr>
            <w:r w:rsidRPr="00BF23E3">
              <w:rPr>
                <w:color w:val="000000"/>
              </w:rPr>
              <w:t>DB Plugin Library</w:t>
            </w:r>
          </w:p>
        </w:tc>
        <w:tc>
          <w:tcPr>
            <w:tcW w:w="1620" w:type="dxa"/>
            <w:tcBorders>
              <w:top w:val="nil"/>
              <w:left w:val="nil"/>
              <w:bottom w:val="single" w:sz="8" w:space="0" w:color="auto"/>
              <w:right w:val="single" w:sz="8" w:space="0" w:color="auto"/>
            </w:tcBorders>
            <w:shd w:val="clear" w:color="auto" w:fill="auto"/>
            <w:noWrap/>
            <w:vAlign w:val="center"/>
            <w:hideMark/>
          </w:tcPr>
          <w:p w14:paraId="0283A8EA" w14:textId="77777777" w:rsidR="004E52D7" w:rsidRPr="00BF23E3" w:rsidRDefault="004E52D7" w:rsidP="00B645C2">
            <w:pPr>
              <w:spacing w:after="0" w:line="240" w:lineRule="auto"/>
              <w:jc w:val="center"/>
              <w:rPr>
                <w:color w:val="000000"/>
              </w:rPr>
            </w:pPr>
            <w:r w:rsidRPr="00BF23E3">
              <w:rPr>
                <w:color w:val="000000"/>
              </w:rPr>
              <w:t>Yes</w:t>
            </w:r>
          </w:p>
        </w:tc>
        <w:tc>
          <w:tcPr>
            <w:tcW w:w="6030" w:type="dxa"/>
            <w:tcBorders>
              <w:top w:val="nil"/>
              <w:left w:val="nil"/>
              <w:bottom w:val="single" w:sz="8" w:space="0" w:color="auto"/>
              <w:right w:val="single" w:sz="8" w:space="0" w:color="auto"/>
            </w:tcBorders>
            <w:shd w:val="clear" w:color="auto" w:fill="auto"/>
            <w:vAlign w:val="center"/>
            <w:hideMark/>
          </w:tcPr>
          <w:p w14:paraId="0FF3D1F5" w14:textId="77777777" w:rsidR="004E52D7" w:rsidRPr="00BF23E3" w:rsidRDefault="004E52D7" w:rsidP="00B645C2">
            <w:pPr>
              <w:spacing w:after="0" w:line="240" w:lineRule="auto"/>
              <w:rPr>
                <w:color w:val="000000"/>
              </w:rPr>
            </w:pPr>
            <w:ins w:id="378" w:author="Vrushali Karla" w:date="2018-11-13T13:18:00Z">
              <w:r w:rsidRPr="00BF23E3">
                <w:rPr>
                  <w:color w:val="000000"/>
                </w:rPr>
                <w:t xml:space="preserve">This plugin includes ready to use </w:t>
              </w:r>
              <w:r>
                <w:rPr>
                  <w:color w:val="000000"/>
                </w:rPr>
                <w:t xml:space="preserve">DB </w:t>
              </w:r>
              <w:r w:rsidRPr="00BF23E3">
                <w:rPr>
                  <w:color w:val="000000"/>
                </w:rPr>
                <w:t>library</w:t>
              </w:r>
              <w:r>
                <w:rPr>
                  <w:color w:val="000000"/>
                </w:rPr>
                <w:t xml:space="preserve">. Source code can be extended and new functionality can be added. This extension is available under “AutomationTestProject”. The source code of library is provided as source jars under </w:t>
              </w:r>
              <w:r>
                <w:t xml:space="preserve"> “</w:t>
              </w:r>
              <w:r w:rsidRPr="001B4852">
                <w:rPr>
                  <w:color w:val="000000"/>
                </w:rPr>
                <w:t>fusionLibs</w:t>
              </w:r>
              <w:r>
                <w:rPr>
                  <w:color w:val="000000"/>
                </w:rPr>
                <w:t>” folder present under “AutomationTestProject”</w:t>
              </w:r>
            </w:ins>
            <w:del w:id="379" w:author="Vrushali Karla" w:date="2018-11-13T13:18:00Z">
              <w:r w:rsidRPr="00BF23E3" w:rsidDel="006A2319">
                <w:rPr>
                  <w:color w:val="000000"/>
                </w:rPr>
                <w:delText>This plugin includes ready to use Database library</w:delText>
              </w:r>
              <w:r w:rsidDel="006A2319">
                <w:rPr>
                  <w:color w:val="000000"/>
                </w:rPr>
                <w:delText>. Source code can be extended and new functionality can be added.</w:delText>
              </w:r>
            </w:del>
          </w:p>
        </w:tc>
      </w:tr>
      <w:tr w:rsidR="004E52D7" w:rsidRPr="00BF23E3" w14:paraId="3E30964C" w14:textId="77777777" w:rsidTr="00B645C2">
        <w:trPr>
          <w:trHeight w:val="6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48CFEF41" w14:textId="77777777" w:rsidR="004E52D7" w:rsidRPr="00BF23E3" w:rsidRDefault="004E52D7" w:rsidP="00B645C2">
            <w:pPr>
              <w:spacing w:after="0" w:line="240" w:lineRule="auto"/>
              <w:rPr>
                <w:color w:val="000000"/>
              </w:rPr>
            </w:pPr>
            <w:r w:rsidRPr="00BF23E3">
              <w:rPr>
                <w:color w:val="000000"/>
              </w:rPr>
              <w:t>Mobile Plugin Library</w:t>
            </w:r>
          </w:p>
        </w:tc>
        <w:tc>
          <w:tcPr>
            <w:tcW w:w="1620" w:type="dxa"/>
            <w:tcBorders>
              <w:top w:val="nil"/>
              <w:left w:val="nil"/>
              <w:bottom w:val="single" w:sz="8" w:space="0" w:color="auto"/>
              <w:right w:val="single" w:sz="8" w:space="0" w:color="auto"/>
            </w:tcBorders>
            <w:shd w:val="clear" w:color="auto" w:fill="auto"/>
            <w:noWrap/>
            <w:vAlign w:val="center"/>
            <w:hideMark/>
          </w:tcPr>
          <w:p w14:paraId="6C1A711E" w14:textId="77777777" w:rsidR="004E52D7" w:rsidRPr="00BF23E3" w:rsidRDefault="004E52D7" w:rsidP="00B645C2">
            <w:pPr>
              <w:spacing w:after="0" w:line="240" w:lineRule="auto"/>
              <w:jc w:val="center"/>
              <w:rPr>
                <w:color w:val="000000"/>
              </w:rPr>
            </w:pPr>
            <w:r w:rsidRPr="00BF23E3">
              <w:rPr>
                <w:color w:val="000000"/>
              </w:rPr>
              <w:t>Yes</w:t>
            </w:r>
          </w:p>
        </w:tc>
        <w:tc>
          <w:tcPr>
            <w:tcW w:w="6030" w:type="dxa"/>
            <w:tcBorders>
              <w:top w:val="nil"/>
              <w:left w:val="nil"/>
              <w:bottom w:val="single" w:sz="8" w:space="0" w:color="auto"/>
              <w:right w:val="single" w:sz="8" w:space="0" w:color="auto"/>
            </w:tcBorders>
            <w:shd w:val="clear" w:color="auto" w:fill="auto"/>
            <w:vAlign w:val="center"/>
            <w:hideMark/>
          </w:tcPr>
          <w:p w14:paraId="4D728A4D" w14:textId="77777777" w:rsidR="004E52D7" w:rsidRPr="00BF23E3" w:rsidRDefault="004E52D7" w:rsidP="00B645C2">
            <w:pPr>
              <w:spacing w:after="0" w:line="240" w:lineRule="auto"/>
              <w:rPr>
                <w:color w:val="000000"/>
              </w:rPr>
            </w:pPr>
            <w:ins w:id="380" w:author="Vrushali Karla" w:date="2018-11-13T13:18:00Z">
              <w:r w:rsidRPr="00BF23E3">
                <w:rPr>
                  <w:color w:val="000000"/>
                </w:rPr>
                <w:t xml:space="preserve">This plugin includes ready to use </w:t>
              </w:r>
              <w:r>
                <w:rPr>
                  <w:color w:val="000000"/>
                </w:rPr>
                <w:t xml:space="preserve">Mobile </w:t>
              </w:r>
              <w:r w:rsidRPr="00BF23E3">
                <w:rPr>
                  <w:color w:val="000000"/>
                </w:rPr>
                <w:t>library</w:t>
              </w:r>
              <w:r>
                <w:rPr>
                  <w:color w:val="000000"/>
                </w:rPr>
                <w:t xml:space="preserve">. Source code can be extended and new functionality can be added. This extension is available under “AutomationTestProject”. The source code of library is provided as source jars under </w:t>
              </w:r>
              <w:r>
                <w:t xml:space="preserve"> “</w:t>
              </w:r>
              <w:r w:rsidRPr="001B4852">
                <w:rPr>
                  <w:color w:val="000000"/>
                </w:rPr>
                <w:t>fusionLibs</w:t>
              </w:r>
              <w:r>
                <w:rPr>
                  <w:color w:val="000000"/>
                </w:rPr>
                <w:t>” folder present under “AutomationTestProject”</w:t>
              </w:r>
            </w:ins>
            <w:del w:id="381" w:author="Vrushali Karla" w:date="2018-11-13T13:18:00Z">
              <w:r w:rsidRPr="00BF23E3" w:rsidDel="001B18E8">
                <w:rPr>
                  <w:color w:val="000000"/>
                </w:rPr>
                <w:delText>This plugin includes ready to use Mobile library</w:delText>
              </w:r>
              <w:r w:rsidDel="001B18E8">
                <w:rPr>
                  <w:color w:val="000000"/>
                </w:rPr>
                <w:delText>. Source code can be extended and new functionality can be added.</w:delText>
              </w:r>
            </w:del>
          </w:p>
        </w:tc>
      </w:tr>
      <w:tr w:rsidR="004E52D7" w:rsidRPr="00BF23E3" w14:paraId="0DCE15FD" w14:textId="77777777" w:rsidTr="00B645C2">
        <w:trPr>
          <w:trHeight w:val="9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6902B1C8" w14:textId="77777777" w:rsidR="004E52D7" w:rsidRPr="00BF23E3" w:rsidRDefault="004E52D7" w:rsidP="00B645C2">
            <w:pPr>
              <w:spacing w:after="0" w:line="240" w:lineRule="auto"/>
              <w:rPr>
                <w:color w:val="000000"/>
              </w:rPr>
            </w:pPr>
            <w:r w:rsidRPr="00BF23E3">
              <w:rPr>
                <w:color w:val="000000"/>
              </w:rPr>
              <w:t>Automation Test Project</w:t>
            </w:r>
          </w:p>
        </w:tc>
        <w:tc>
          <w:tcPr>
            <w:tcW w:w="1620" w:type="dxa"/>
            <w:tcBorders>
              <w:top w:val="nil"/>
              <w:left w:val="nil"/>
              <w:bottom w:val="single" w:sz="8" w:space="0" w:color="auto"/>
              <w:right w:val="single" w:sz="8" w:space="0" w:color="auto"/>
            </w:tcBorders>
            <w:shd w:val="clear" w:color="auto" w:fill="auto"/>
            <w:noWrap/>
            <w:vAlign w:val="center"/>
            <w:hideMark/>
          </w:tcPr>
          <w:p w14:paraId="276B2D22" w14:textId="77777777" w:rsidR="004E52D7" w:rsidRPr="00BF23E3" w:rsidRDefault="004E52D7" w:rsidP="00B645C2">
            <w:pPr>
              <w:spacing w:after="0" w:line="240" w:lineRule="auto"/>
              <w:jc w:val="center"/>
              <w:rPr>
                <w:color w:val="000000"/>
              </w:rPr>
            </w:pPr>
            <w:r w:rsidRPr="00BF23E3">
              <w:rPr>
                <w:color w:val="000000"/>
              </w:rPr>
              <w:t>Yes</w:t>
            </w:r>
          </w:p>
        </w:tc>
        <w:tc>
          <w:tcPr>
            <w:tcW w:w="6030" w:type="dxa"/>
            <w:tcBorders>
              <w:top w:val="nil"/>
              <w:left w:val="nil"/>
              <w:bottom w:val="single" w:sz="8" w:space="0" w:color="auto"/>
              <w:right w:val="single" w:sz="8" w:space="0" w:color="auto"/>
            </w:tcBorders>
            <w:shd w:val="clear" w:color="auto" w:fill="auto"/>
            <w:vAlign w:val="center"/>
            <w:hideMark/>
          </w:tcPr>
          <w:p w14:paraId="55AF4545" w14:textId="77777777" w:rsidR="004E52D7" w:rsidRDefault="004E52D7" w:rsidP="00B645C2">
            <w:pPr>
              <w:spacing w:after="0" w:line="240" w:lineRule="auto"/>
              <w:rPr>
                <w:color w:val="000000"/>
              </w:rPr>
            </w:pPr>
            <w:r w:rsidRPr="00BF23E3">
              <w:rPr>
                <w:color w:val="000000"/>
              </w:rPr>
              <w:t>This is a Maven Automation test project where test scripts and project specific libraries can be added.</w:t>
            </w:r>
            <w:r>
              <w:rPr>
                <w:color w:val="000000"/>
              </w:rPr>
              <w:t xml:space="preserve"> Source code can be extended and new functionality can be added using extensibility option.</w:t>
            </w:r>
          </w:p>
          <w:p w14:paraId="400152B1" w14:textId="77777777" w:rsidR="004E52D7" w:rsidRPr="00BF23E3" w:rsidRDefault="004E52D7" w:rsidP="00B645C2">
            <w:pPr>
              <w:spacing w:after="0" w:line="240" w:lineRule="auto"/>
              <w:rPr>
                <w:color w:val="000000"/>
              </w:rPr>
            </w:pPr>
            <w:r>
              <w:rPr>
                <w:color w:val="000000"/>
              </w:rPr>
              <w:t>This project has included reference jars for all plugin libs along with plugin source libraries.</w:t>
            </w:r>
          </w:p>
        </w:tc>
      </w:tr>
      <w:tr w:rsidR="004E52D7" w:rsidRPr="00BF23E3" w14:paraId="1816E3D5" w14:textId="77777777" w:rsidTr="00B645C2">
        <w:trPr>
          <w:trHeight w:val="3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362E3B8A" w14:textId="77777777" w:rsidR="004E52D7" w:rsidRPr="00BF23E3" w:rsidRDefault="004E52D7" w:rsidP="00B645C2">
            <w:pPr>
              <w:spacing w:after="0" w:line="240" w:lineRule="auto"/>
              <w:rPr>
                <w:color w:val="000000"/>
              </w:rPr>
            </w:pPr>
            <w:r w:rsidRPr="00BF23E3">
              <w:rPr>
                <w:color w:val="000000"/>
              </w:rPr>
              <w:t>Fusion Core Framework</w:t>
            </w:r>
          </w:p>
        </w:tc>
        <w:tc>
          <w:tcPr>
            <w:tcW w:w="1620" w:type="dxa"/>
            <w:tcBorders>
              <w:top w:val="nil"/>
              <w:left w:val="nil"/>
              <w:bottom w:val="single" w:sz="8" w:space="0" w:color="auto"/>
              <w:right w:val="single" w:sz="8" w:space="0" w:color="auto"/>
            </w:tcBorders>
            <w:shd w:val="clear" w:color="auto" w:fill="auto"/>
            <w:noWrap/>
            <w:vAlign w:val="center"/>
            <w:hideMark/>
          </w:tcPr>
          <w:p w14:paraId="26AEF28E" w14:textId="77777777" w:rsidR="004E52D7" w:rsidRPr="00BF23E3" w:rsidRDefault="004E52D7" w:rsidP="00B645C2">
            <w:pPr>
              <w:spacing w:after="0" w:line="240" w:lineRule="auto"/>
              <w:jc w:val="center"/>
              <w:rPr>
                <w:color w:val="000000"/>
              </w:rPr>
            </w:pPr>
            <w:r w:rsidRPr="00BF23E3">
              <w:rPr>
                <w:color w:val="000000"/>
              </w:rPr>
              <w:t>No</w:t>
            </w:r>
          </w:p>
        </w:tc>
        <w:tc>
          <w:tcPr>
            <w:tcW w:w="6030" w:type="dxa"/>
            <w:tcBorders>
              <w:top w:val="nil"/>
              <w:left w:val="nil"/>
              <w:bottom w:val="single" w:sz="8" w:space="0" w:color="auto"/>
              <w:right w:val="single" w:sz="8" w:space="0" w:color="auto"/>
            </w:tcBorders>
            <w:shd w:val="clear" w:color="auto" w:fill="auto"/>
            <w:vAlign w:val="center"/>
            <w:hideMark/>
          </w:tcPr>
          <w:p w14:paraId="209BE7C3" w14:textId="77777777" w:rsidR="004E52D7" w:rsidRPr="00BF23E3" w:rsidRDefault="004E52D7" w:rsidP="00B645C2">
            <w:pPr>
              <w:spacing w:after="0" w:line="240" w:lineRule="auto"/>
              <w:rPr>
                <w:color w:val="000000"/>
              </w:rPr>
            </w:pPr>
            <w:r w:rsidRPr="00BF23E3">
              <w:rPr>
                <w:color w:val="000000"/>
              </w:rPr>
              <w:t>It contains the framework</w:t>
            </w:r>
            <w:r>
              <w:rPr>
                <w:color w:val="000000"/>
              </w:rPr>
              <w:t>’s</w:t>
            </w:r>
            <w:r w:rsidRPr="00BF23E3">
              <w:rPr>
                <w:color w:val="000000"/>
              </w:rPr>
              <w:t xml:space="preserve"> </w:t>
            </w:r>
            <w:r>
              <w:rPr>
                <w:color w:val="000000"/>
              </w:rPr>
              <w:t xml:space="preserve">execution </w:t>
            </w:r>
            <w:r w:rsidRPr="00BF23E3">
              <w:rPr>
                <w:color w:val="000000"/>
              </w:rPr>
              <w:t>core</w:t>
            </w:r>
            <w:r>
              <w:rPr>
                <w:color w:val="000000"/>
              </w:rPr>
              <w:t xml:space="preserve">. No source code will be shared, and typically no changes are required to be done here during day to day execution. </w:t>
            </w:r>
          </w:p>
        </w:tc>
      </w:tr>
      <w:tr w:rsidR="004E52D7" w:rsidRPr="00BF23E3" w14:paraId="79282D72" w14:textId="77777777" w:rsidTr="00B645C2">
        <w:trPr>
          <w:trHeight w:val="615"/>
        </w:trPr>
        <w:tc>
          <w:tcPr>
            <w:tcW w:w="1620" w:type="dxa"/>
            <w:tcBorders>
              <w:top w:val="nil"/>
              <w:left w:val="single" w:sz="8" w:space="0" w:color="auto"/>
              <w:bottom w:val="single" w:sz="8" w:space="0" w:color="auto"/>
              <w:right w:val="single" w:sz="8" w:space="0" w:color="auto"/>
            </w:tcBorders>
            <w:shd w:val="clear" w:color="auto" w:fill="auto"/>
            <w:noWrap/>
            <w:vAlign w:val="center"/>
            <w:hideMark/>
          </w:tcPr>
          <w:p w14:paraId="412F1A80" w14:textId="77777777" w:rsidR="004E52D7" w:rsidRPr="00BF23E3" w:rsidRDefault="004E52D7" w:rsidP="00B645C2">
            <w:pPr>
              <w:spacing w:after="0" w:line="240" w:lineRule="auto"/>
              <w:rPr>
                <w:color w:val="000000"/>
              </w:rPr>
            </w:pPr>
            <w:r w:rsidRPr="00BF23E3">
              <w:rPr>
                <w:color w:val="000000"/>
              </w:rPr>
              <w:t>Fusion UI Test Runner</w:t>
            </w:r>
          </w:p>
        </w:tc>
        <w:tc>
          <w:tcPr>
            <w:tcW w:w="1620" w:type="dxa"/>
            <w:tcBorders>
              <w:top w:val="nil"/>
              <w:left w:val="nil"/>
              <w:bottom w:val="single" w:sz="8" w:space="0" w:color="auto"/>
              <w:right w:val="single" w:sz="8" w:space="0" w:color="auto"/>
            </w:tcBorders>
            <w:shd w:val="clear" w:color="auto" w:fill="auto"/>
            <w:noWrap/>
            <w:vAlign w:val="center"/>
            <w:hideMark/>
          </w:tcPr>
          <w:p w14:paraId="47187C36" w14:textId="77777777" w:rsidR="004E52D7" w:rsidRPr="00BF23E3" w:rsidRDefault="004E52D7" w:rsidP="00B645C2">
            <w:pPr>
              <w:spacing w:after="0" w:line="240" w:lineRule="auto"/>
              <w:jc w:val="center"/>
              <w:rPr>
                <w:color w:val="000000"/>
              </w:rPr>
            </w:pPr>
            <w:r w:rsidRPr="00BF23E3">
              <w:rPr>
                <w:color w:val="000000"/>
              </w:rPr>
              <w:t>No</w:t>
            </w:r>
          </w:p>
        </w:tc>
        <w:tc>
          <w:tcPr>
            <w:tcW w:w="6030" w:type="dxa"/>
            <w:tcBorders>
              <w:top w:val="nil"/>
              <w:left w:val="nil"/>
              <w:bottom w:val="single" w:sz="8" w:space="0" w:color="auto"/>
              <w:right w:val="single" w:sz="8" w:space="0" w:color="auto"/>
            </w:tcBorders>
            <w:shd w:val="clear" w:color="auto" w:fill="auto"/>
            <w:vAlign w:val="center"/>
            <w:hideMark/>
          </w:tcPr>
          <w:p w14:paraId="11620A0C" w14:textId="77777777" w:rsidR="004E52D7" w:rsidRPr="00BF23E3" w:rsidRDefault="004E52D7" w:rsidP="00B645C2">
            <w:pPr>
              <w:spacing w:after="0" w:line="240" w:lineRule="auto"/>
              <w:rPr>
                <w:color w:val="000000"/>
              </w:rPr>
            </w:pPr>
            <w:r w:rsidRPr="00BF23E3">
              <w:rPr>
                <w:color w:val="000000"/>
              </w:rPr>
              <w:t>This is thick UI client for executing Fusion test scripts</w:t>
            </w:r>
            <w:r>
              <w:rPr>
                <w:color w:val="000000"/>
              </w:rPr>
              <w:t>. . No source code will be shared, and typically no changes are required to be donein this, during day to day execution.</w:t>
            </w:r>
          </w:p>
        </w:tc>
      </w:tr>
    </w:tbl>
    <w:p w14:paraId="15646C5F" w14:textId="77777777" w:rsidR="004E52D7" w:rsidRDefault="004E52D7" w:rsidP="004E52D7">
      <w:pPr>
        <w:rPr>
          <w:ins w:id="382" w:author="CYBAGE\gajananp" w:date="2018-09-26T17:32:00Z"/>
          <w:i/>
        </w:rPr>
      </w:pPr>
    </w:p>
    <w:p w14:paraId="489E3906" w14:textId="77777777" w:rsidR="004E52D7" w:rsidRDefault="004E52D7" w:rsidP="004E52D7">
      <w:pPr>
        <w:rPr>
          <w:i/>
        </w:rPr>
      </w:pPr>
    </w:p>
    <w:p w14:paraId="78FE8413" w14:textId="77777777" w:rsidR="004E52D7"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Framework Do’s and Don’t</w:t>
      </w:r>
    </w:p>
    <w:p w14:paraId="571DD87E" w14:textId="77777777" w:rsidR="004E52D7" w:rsidRDefault="004E52D7" w:rsidP="004E52D7">
      <w:pPr>
        <w:spacing w:before="0" w:after="0" w:line="240" w:lineRule="auto"/>
        <w:rPr>
          <w:rFonts w:asciiTheme="minorHAnsi" w:hAnsiTheme="minorHAnsi" w:cs="Calibri"/>
          <w:noProof/>
          <w:color w:val="000000"/>
          <w:spacing w:val="-2"/>
        </w:rPr>
      </w:pPr>
    </w:p>
    <w:p w14:paraId="2F0742E6"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Do’s and Don’t while using Fusion:</w:t>
      </w:r>
    </w:p>
    <w:p w14:paraId="449E4553" w14:textId="77777777" w:rsidR="004E52D7" w:rsidRPr="009A5F07" w:rsidRDefault="004E52D7" w:rsidP="004E52D7">
      <w:pPr>
        <w:spacing w:before="0" w:after="0" w:line="240" w:lineRule="auto"/>
        <w:ind w:firstLine="360"/>
        <w:rPr>
          <w:rFonts w:asciiTheme="minorHAnsi" w:hAnsiTheme="minorHAnsi" w:cs="Calibri"/>
          <w:b/>
          <w:noProof/>
          <w:color w:val="000000"/>
          <w:spacing w:val="-2"/>
        </w:rPr>
      </w:pPr>
      <w:r w:rsidRPr="009A5F07">
        <w:rPr>
          <w:rFonts w:asciiTheme="minorHAnsi" w:hAnsiTheme="minorHAnsi" w:cs="Calibri"/>
          <w:b/>
          <w:noProof/>
          <w:color w:val="000000"/>
          <w:spacing w:val="-2"/>
        </w:rPr>
        <w:t>Dos</w:t>
      </w:r>
    </w:p>
    <w:p w14:paraId="06D65DD8" w14:textId="77777777" w:rsidR="004E52D7" w:rsidRDefault="004E52D7" w:rsidP="004E52D7">
      <w:pPr>
        <w:pStyle w:val="ListParagraph"/>
        <w:numPr>
          <w:ilvl w:val="0"/>
          <w:numId w:val="36"/>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It is recommended to use single domain user having administrative and registry rights on all the machines used as an automation test environment.</w:t>
      </w:r>
    </w:p>
    <w:p w14:paraId="68DACF07" w14:textId="77777777" w:rsidR="004E52D7" w:rsidRDefault="004E52D7" w:rsidP="004E52D7">
      <w:pPr>
        <w:pStyle w:val="ListParagraph"/>
        <w:numPr>
          <w:ilvl w:val="0"/>
          <w:numId w:val="36"/>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Follow the folder structure guidelines while creating test scripts.</w:t>
      </w:r>
    </w:p>
    <w:p w14:paraId="2D453C26" w14:textId="77777777" w:rsidR="004E52D7" w:rsidRDefault="004E52D7" w:rsidP="004E52D7">
      <w:pPr>
        <w:pStyle w:val="ListParagraph"/>
        <w:numPr>
          <w:ilvl w:val="0"/>
          <w:numId w:val="36"/>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Follow the test script standards for each plugin for writing. </w:t>
      </w:r>
    </w:p>
    <w:p w14:paraId="54215A44" w14:textId="77777777" w:rsidR="004E52D7" w:rsidRDefault="004E52D7" w:rsidP="004E52D7">
      <w:pPr>
        <w:pStyle w:val="ListParagraph"/>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It is recommended to make use of Sample test as a template for writing the test scripts.</w:t>
      </w:r>
    </w:p>
    <w:p w14:paraId="1E90C217" w14:textId="77777777" w:rsidR="004E52D7" w:rsidRPr="00CE08FF" w:rsidRDefault="004E52D7" w:rsidP="004E52D7">
      <w:pPr>
        <w:pStyle w:val="ListParagraph"/>
        <w:numPr>
          <w:ilvl w:val="0"/>
          <w:numId w:val="36"/>
        </w:numPr>
        <w:spacing w:before="0" w:after="0" w:line="240" w:lineRule="auto"/>
        <w:rPr>
          <w:rFonts w:asciiTheme="minorHAnsi" w:hAnsiTheme="minorHAnsi" w:cs="Calibri"/>
          <w:noProof/>
          <w:color w:val="000000"/>
          <w:spacing w:val="-2"/>
        </w:rPr>
      </w:pPr>
      <w:r w:rsidRPr="00CE08FF">
        <w:rPr>
          <w:rFonts w:asciiTheme="minorHAnsi" w:hAnsiTheme="minorHAnsi" w:cs="Calibri"/>
          <w:noProof/>
          <w:color w:val="000000"/>
          <w:spacing w:val="-2"/>
        </w:rPr>
        <w:t xml:space="preserve">Try,Catch Block  for @Test methods is </w:t>
      </w:r>
      <w:r w:rsidRPr="00CE08FF">
        <w:rPr>
          <w:rFonts w:asciiTheme="minorHAnsi" w:hAnsiTheme="minorHAnsi" w:cs="Calibri"/>
          <w:b/>
          <w:noProof/>
          <w:color w:val="000000"/>
          <w:spacing w:val="-2"/>
        </w:rPr>
        <w:t>NOT</w:t>
      </w:r>
      <w:r w:rsidRPr="00CE08FF">
        <w:rPr>
          <w:rFonts w:asciiTheme="minorHAnsi" w:hAnsiTheme="minorHAnsi" w:cs="Calibri"/>
          <w:noProof/>
          <w:color w:val="000000"/>
          <w:spacing w:val="-2"/>
        </w:rPr>
        <w:t xml:space="preserve"> required as exception handling for test methods are taken care internally. However if you still need to add try/catch blocks for any reason then make sure to log any exceptions in Report using method </w:t>
      </w:r>
      <w:r w:rsidRPr="00CE08FF">
        <w:rPr>
          <w:rFonts w:ascii="Consolas" w:hAnsi="Consolas" w:cs="Consolas"/>
          <w:i/>
          <w:iCs/>
          <w:color w:val="0000C0"/>
          <w:sz w:val="20"/>
          <w:szCs w:val="20"/>
          <w:highlight w:val="lightGray"/>
          <w:lang w:val="en-US" w:bidi="ar-SA"/>
        </w:rPr>
        <w:t>ReportLogger</w:t>
      </w:r>
      <w:r w:rsidRPr="00CE08FF">
        <w:rPr>
          <w:rFonts w:ascii="Consolas" w:hAnsi="Consolas" w:cs="Consolas"/>
          <w:color w:val="000000"/>
          <w:sz w:val="20"/>
          <w:szCs w:val="20"/>
          <w:highlight w:val="lightGray"/>
          <w:lang w:val="en-US" w:bidi="ar-SA"/>
        </w:rPr>
        <w:t>.LogFail(ExceptionType.</w:t>
      </w:r>
      <w:r w:rsidRPr="00CE08FF">
        <w:rPr>
          <w:rFonts w:ascii="Consolas" w:hAnsi="Consolas" w:cs="Consolas"/>
          <w:b/>
          <w:bCs/>
          <w:i/>
          <w:iCs/>
          <w:color w:val="0000C0"/>
          <w:sz w:val="20"/>
          <w:szCs w:val="20"/>
          <w:highlight w:val="lightGray"/>
          <w:lang w:val="en-US" w:bidi="ar-SA"/>
        </w:rPr>
        <w:t>Application</w:t>
      </w:r>
      <w:r w:rsidRPr="00CE08FF">
        <w:rPr>
          <w:rFonts w:ascii="Consolas" w:hAnsi="Consolas" w:cs="Consolas"/>
          <w:color w:val="000000"/>
          <w:sz w:val="20"/>
          <w:szCs w:val="20"/>
          <w:highlight w:val="lightGray"/>
          <w:lang w:val="en-US" w:bidi="ar-SA"/>
        </w:rPr>
        <w:t xml:space="preserve">, </w:t>
      </w:r>
      <w:r w:rsidRPr="00CE08FF">
        <w:rPr>
          <w:rFonts w:ascii="Consolas" w:hAnsi="Consolas" w:cs="Consolas"/>
          <w:color w:val="6A3E3E"/>
          <w:sz w:val="20"/>
          <w:szCs w:val="20"/>
          <w:highlight w:val="lightGray"/>
          <w:lang w:val="en-US" w:bidi="ar-SA"/>
        </w:rPr>
        <w:t>“ExceptionMessage”</w:t>
      </w:r>
      <w:r w:rsidRPr="00CE08FF">
        <w:rPr>
          <w:rFonts w:ascii="Consolas" w:hAnsi="Consolas" w:cs="Consolas"/>
          <w:color w:val="000000"/>
          <w:sz w:val="20"/>
          <w:szCs w:val="20"/>
          <w:highlight w:val="lightGray"/>
          <w:lang w:val="en-US" w:bidi="ar-SA"/>
        </w:rPr>
        <w:t>);</w:t>
      </w:r>
      <w:r w:rsidRPr="00CE08FF">
        <w:rPr>
          <w:rFonts w:ascii="Consolas" w:hAnsi="Consolas" w:cs="Consolas"/>
          <w:color w:val="000000"/>
          <w:sz w:val="20"/>
          <w:szCs w:val="20"/>
          <w:lang w:val="en-US" w:bidi="ar-SA"/>
        </w:rPr>
        <w:t xml:space="preserve"> </w:t>
      </w:r>
      <w:r w:rsidRPr="00CE08FF">
        <w:rPr>
          <w:rFonts w:asciiTheme="minorHAnsi" w:hAnsiTheme="minorHAnsi" w:cs="Calibri"/>
          <w:noProof/>
          <w:color w:val="000000"/>
          <w:spacing w:val="-2"/>
        </w:rPr>
        <w:t>otherwise it will not be logged.</w:t>
      </w:r>
      <w:r w:rsidRPr="00CE08FF">
        <w:rPr>
          <w:rFonts w:ascii="Consolas" w:hAnsi="Consolas" w:cs="Consolas"/>
          <w:color w:val="000000"/>
          <w:sz w:val="20"/>
          <w:szCs w:val="20"/>
          <w:lang w:val="en-US" w:bidi="ar-SA"/>
        </w:rPr>
        <w:tab/>
      </w:r>
      <w:r w:rsidRPr="00CE08FF">
        <w:rPr>
          <w:rFonts w:asciiTheme="minorHAnsi" w:hAnsiTheme="minorHAnsi" w:cs="Calibri"/>
          <w:noProof/>
          <w:color w:val="000000"/>
          <w:spacing w:val="-2"/>
        </w:rPr>
        <w:t>You can use finally block to add any ‘must execute’ statements where required.</w:t>
      </w:r>
    </w:p>
    <w:p w14:paraId="3272A899" w14:textId="77777777" w:rsidR="004E52D7" w:rsidRDefault="004E52D7" w:rsidP="004E52D7">
      <w:pPr>
        <w:pStyle w:val="ListParagraph"/>
        <w:numPr>
          <w:ilvl w:val="0"/>
          <w:numId w:val="36"/>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Make sure you clear Temp file on periodic basis.</w:t>
      </w:r>
    </w:p>
    <w:p w14:paraId="73BAD0EB" w14:textId="77777777" w:rsidR="004E52D7" w:rsidRPr="004E4206" w:rsidRDefault="004E52D7" w:rsidP="004E52D7">
      <w:pPr>
        <w:pStyle w:val="ListParagraph"/>
        <w:numPr>
          <w:ilvl w:val="0"/>
          <w:numId w:val="36"/>
        </w:numPr>
        <w:spacing w:before="0" w:after="0" w:line="240" w:lineRule="auto"/>
        <w:rPr>
          <w:rFonts w:asciiTheme="minorHAnsi" w:hAnsiTheme="minorHAnsi" w:cs="Calibri"/>
          <w:noProof/>
          <w:spacing w:val="-2"/>
        </w:rPr>
      </w:pPr>
      <w:r>
        <w:t>Report object(</w:t>
      </w:r>
      <w:r w:rsidRPr="004E4206">
        <w:rPr>
          <w:color w:val="4F81BD" w:themeColor="accent1"/>
        </w:rPr>
        <w:t>ReportLogger</w:t>
      </w:r>
      <w:r>
        <w:t>) should be used only within/through @BeforeMethod ,@Test blocks. It can also be used in the immediate first call of @AfterMethod block otherwise if used anywhere else report will fail to log that entry .</w:t>
      </w:r>
    </w:p>
    <w:p w14:paraId="60EDB151" w14:textId="77777777" w:rsidR="004E52D7" w:rsidRDefault="004E52D7" w:rsidP="004E52D7">
      <w:pPr>
        <w:pStyle w:val="ListParagraph"/>
        <w:numPr>
          <w:ilvl w:val="0"/>
          <w:numId w:val="36"/>
        </w:numPr>
        <w:spacing w:before="0" w:after="0" w:line="240" w:lineRule="auto"/>
        <w:rPr>
          <w:rFonts w:asciiTheme="minorHAnsi" w:hAnsiTheme="minorHAnsi" w:cs="Calibri"/>
          <w:noProof/>
          <w:spacing w:val="-2"/>
        </w:rPr>
      </w:pPr>
      <w:r>
        <w:rPr>
          <w:rFonts w:asciiTheme="minorHAnsi" w:hAnsiTheme="minorHAnsi" w:cs="Calibri"/>
          <w:noProof/>
          <w:spacing w:val="-2"/>
        </w:rPr>
        <w:t>When Web test cases are run in  hub and Node mode ,e</w:t>
      </w:r>
      <w:r w:rsidRPr="006B4169">
        <w:rPr>
          <w:rFonts w:asciiTheme="minorHAnsi" w:hAnsiTheme="minorHAnsi" w:cs="Calibri"/>
          <w:noProof/>
          <w:spacing w:val="-2"/>
        </w:rPr>
        <w:t xml:space="preserve">nsure to delete temporary files for </w:t>
      </w:r>
      <w:r w:rsidRPr="006B4169">
        <w:rPr>
          <w:rFonts w:asciiTheme="minorHAnsi" w:hAnsiTheme="minorHAnsi"/>
        </w:rPr>
        <w:t xml:space="preserve">service </w:t>
      </w:r>
      <w:r>
        <w:rPr>
          <w:rFonts w:asciiTheme="minorHAnsi" w:hAnsiTheme="minorHAnsi"/>
        </w:rPr>
        <w:t>account of</w:t>
      </w:r>
      <w:r w:rsidRPr="006B4169">
        <w:rPr>
          <w:rFonts w:asciiTheme="minorHAnsi" w:hAnsiTheme="minorHAnsi"/>
        </w:rPr>
        <w:t xml:space="preserve"> your project e.g. </w:t>
      </w:r>
      <w:r w:rsidRPr="006B4169">
        <w:rPr>
          <w:rFonts w:asciiTheme="minorHAnsi" w:hAnsiTheme="minorHAnsi"/>
          <w:b/>
        </w:rPr>
        <w:t>autouser1,</w:t>
      </w:r>
      <w:r w:rsidRPr="006B4169">
        <w:rPr>
          <w:rFonts w:asciiTheme="minorHAnsi" w:hAnsiTheme="minorHAnsi"/>
        </w:rPr>
        <w:t xml:space="preserve">on </w:t>
      </w:r>
      <w:r>
        <w:rPr>
          <w:rFonts w:asciiTheme="minorHAnsi" w:hAnsiTheme="minorHAnsi"/>
        </w:rPr>
        <w:t xml:space="preserve">hub and </w:t>
      </w:r>
      <w:r w:rsidRPr="006B4169">
        <w:rPr>
          <w:rFonts w:asciiTheme="minorHAnsi" w:hAnsiTheme="minorHAnsi"/>
        </w:rPr>
        <w:t>node</w:t>
      </w:r>
      <w:r w:rsidRPr="006B4169">
        <w:rPr>
          <w:rFonts w:asciiTheme="minorHAnsi" w:hAnsiTheme="minorHAnsi"/>
          <w:b/>
        </w:rPr>
        <w:t xml:space="preserve"> </w:t>
      </w:r>
      <w:r>
        <w:rPr>
          <w:rFonts w:asciiTheme="minorHAnsi" w:hAnsiTheme="minorHAnsi" w:cs="Calibri"/>
          <w:noProof/>
          <w:spacing w:val="-2"/>
        </w:rPr>
        <w:t>machines.</w:t>
      </w:r>
    </w:p>
    <w:p w14:paraId="19B86AA3" w14:textId="77777777" w:rsidR="004E52D7" w:rsidRDefault="004E52D7" w:rsidP="004E52D7">
      <w:pPr>
        <w:pStyle w:val="ListParagraph"/>
        <w:numPr>
          <w:ilvl w:val="0"/>
          <w:numId w:val="36"/>
        </w:numPr>
        <w:spacing w:before="0" w:after="0" w:line="240" w:lineRule="auto"/>
        <w:rPr>
          <w:ins w:id="383" w:author="Vrushali Karla" w:date="2018-11-01T18:14:00Z"/>
          <w:rFonts w:asciiTheme="minorHAnsi" w:hAnsiTheme="minorHAnsi" w:cs="Calibri"/>
          <w:noProof/>
          <w:spacing w:val="-2"/>
        </w:rPr>
      </w:pPr>
      <w:r>
        <w:rPr>
          <w:rFonts w:asciiTheme="minorHAnsi" w:hAnsiTheme="minorHAnsi" w:cs="Calibri"/>
          <w:noProof/>
          <w:spacing w:val="-2"/>
        </w:rPr>
        <w:t>If machine on which Fusion is used is a Windows server machine then ensure that temporary files under Windows Temp folder are also deleted on regular basis after your execution.</w:t>
      </w:r>
    </w:p>
    <w:p w14:paraId="52DFAC81" w14:textId="77777777" w:rsidR="004E52D7" w:rsidRDefault="004E52D7" w:rsidP="004E52D7">
      <w:pPr>
        <w:pStyle w:val="ListParagraph"/>
        <w:numPr>
          <w:ilvl w:val="0"/>
          <w:numId w:val="36"/>
        </w:numPr>
        <w:spacing w:before="0" w:after="0" w:line="240" w:lineRule="auto"/>
        <w:rPr>
          <w:rFonts w:asciiTheme="minorHAnsi" w:hAnsiTheme="minorHAnsi" w:cs="Calibri"/>
          <w:noProof/>
          <w:spacing w:val="-2"/>
        </w:rPr>
      </w:pPr>
      <w:ins w:id="384" w:author="Vrushali Karla" w:date="2018-11-01T18:14:00Z">
        <w:r>
          <w:rPr>
            <w:rFonts w:asciiTheme="minorHAnsi" w:hAnsiTheme="minorHAnsi" w:cs="Calibri"/>
            <w:noProof/>
            <w:spacing w:val="-2"/>
          </w:rPr>
          <w:t xml:space="preserve">For Linux </w:t>
        </w:r>
      </w:ins>
      <w:ins w:id="385" w:author="Vrushali Karla" w:date="2018-11-01T18:17:00Z">
        <w:r>
          <w:rPr>
            <w:rFonts w:asciiTheme="minorHAnsi" w:hAnsiTheme="minorHAnsi" w:cs="Calibri"/>
            <w:noProof/>
            <w:spacing w:val="-2"/>
          </w:rPr>
          <w:t>(</w:t>
        </w:r>
      </w:ins>
      <w:ins w:id="386" w:author="Vrushali Karla" w:date="2018-11-01T18:14:00Z">
        <w:r>
          <w:rPr>
            <w:rFonts w:asciiTheme="minorHAnsi" w:hAnsiTheme="minorHAnsi" w:cs="Calibri"/>
            <w:noProof/>
            <w:spacing w:val="-2"/>
          </w:rPr>
          <w:t>Ubuntu</w:t>
        </w:r>
      </w:ins>
      <w:ins w:id="387" w:author="Vrushali Karla" w:date="2018-11-01T18:17:00Z">
        <w:r>
          <w:rPr>
            <w:rFonts w:asciiTheme="minorHAnsi" w:hAnsiTheme="minorHAnsi" w:cs="Calibri"/>
            <w:noProof/>
            <w:spacing w:val="-2"/>
          </w:rPr>
          <w:t>)</w:t>
        </w:r>
      </w:ins>
      <w:ins w:id="388" w:author="Vrushali Karla" w:date="2018-11-01T18:14:00Z">
        <w:r>
          <w:rPr>
            <w:rFonts w:asciiTheme="minorHAnsi" w:hAnsiTheme="minorHAnsi" w:cs="Calibri"/>
            <w:noProof/>
            <w:spacing w:val="-2"/>
          </w:rPr>
          <w:t xml:space="preserve"> machine</w:t>
        </w:r>
      </w:ins>
      <w:r>
        <w:rPr>
          <w:rFonts w:asciiTheme="minorHAnsi" w:hAnsiTheme="minorHAnsi" w:cs="Calibri"/>
          <w:noProof/>
          <w:spacing w:val="-2"/>
        </w:rPr>
        <w:t xml:space="preserve"> do not change permission to 777. </w:t>
      </w:r>
    </w:p>
    <w:p w14:paraId="69E9C107" w14:textId="77777777" w:rsidR="004E52D7" w:rsidRDefault="004E52D7" w:rsidP="004E52D7">
      <w:pPr>
        <w:pStyle w:val="ListParagraph"/>
        <w:spacing w:before="0" w:after="0" w:line="240" w:lineRule="auto"/>
        <w:rPr>
          <w:rFonts w:asciiTheme="minorHAnsi" w:hAnsiTheme="minorHAnsi" w:cs="Calibri"/>
          <w:noProof/>
          <w:spacing w:val="-2"/>
        </w:rPr>
      </w:pPr>
    </w:p>
    <w:p w14:paraId="479F2686" w14:textId="77777777" w:rsidR="004E52D7" w:rsidRPr="00A314CB" w:rsidRDefault="004E52D7" w:rsidP="004E52D7">
      <w:pPr>
        <w:pStyle w:val="ListParagraph"/>
        <w:spacing w:before="0" w:after="0" w:line="240" w:lineRule="auto"/>
        <w:ind w:left="360"/>
        <w:rPr>
          <w:rFonts w:asciiTheme="minorHAnsi" w:hAnsiTheme="minorHAnsi" w:cs="Calibri"/>
          <w:b/>
          <w:noProof/>
          <w:spacing w:val="-2"/>
        </w:rPr>
      </w:pPr>
      <w:r w:rsidRPr="00A314CB">
        <w:rPr>
          <w:rFonts w:asciiTheme="minorHAnsi" w:hAnsiTheme="minorHAnsi" w:cs="Calibri"/>
          <w:b/>
          <w:noProof/>
          <w:spacing w:val="-2"/>
        </w:rPr>
        <w:t>Don’ts</w:t>
      </w:r>
    </w:p>
    <w:p w14:paraId="3F95BB9F" w14:textId="77777777" w:rsidR="004E52D7" w:rsidRPr="004E4206" w:rsidRDefault="004E52D7" w:rsidP="004E52D7">
      <w:pPr>
        <w:pStyle w:val="ListParagraph"/>
        <w:numPr>
          <w:ilvl w:val="0"/>
          <w:numId w:val="36"/>
        </w:numPr>
        <w:spacing w:before="0" w:after="0" w:line="240" w:lineRule="auto"/>
        <w:rPr>
          <w:rFonts w:asciiTheme="minorHAnsi" w:hAnsiTheme="minorHAnsi" w:cs="Calibri"/>
          <w:noProof/>
          <w:spacing w:val="-2"/>
        </w:rPr>
      </w:pPr>
      <w:r w:rsidRPr="004E4206">
        <w:rPr>
          <w:rFonts w:asciiTheme="minorHAnsi" w:hAnsiTheme="minorHAnsi" w:cs="Calibri"/>
          <w:noProof/>
          <w:spacing w:val="-2"/>
        </w:rPr>
        <w:t xml:space="preserve">If you are adding any configuration methods like @BeforeMethod/@BeforeTest then avoid using try/catch blocks as it’s  exceptions if arise are internally </w:t>
      </w:r>
      <w:r>
        <w:rPr>
          <w:rFonts w:asciiTheme="minorHAnsi" w:hAnsiTheme="minorHAnsi" w:cs="Calibri"/>
          <w:noProof/>
          <w:spacing w:val="-2"/>
        </w:rPr>
        <w:t xml:space="preserve">handled </w:t>
      </w:r>
      <w:r w:rsidRPr="004E4206">
        <w:rPr>
          <w:rFonts w:asciiTheme="minorHAnsi" w:hAnsiTheme="minorHAnsi" w:cs="Calibri"/>
          <w:noProof/>
          <w:spacing w:val="-2"/>
        </w:rPr>
        <w:t>in Fusion framework through listeners ,else report will not reflect proper output.</w:t>
      </w:r>
      <w:r w:rsidRPr="00CE08FF">
        <w:rPr>
          <w:rFonts w:asciiTheme="minorHAnsi" w:hAnsiTheme="minorHAnsi" w:cs="Calibri"/>
          <w:noProof/>
          <w:spacing w:val="-2"/>
        </w:rPr>
        <w:t xml:space="preserve"> </w:t>
      </w:r>
      <w:r>
        <w:rPr>
          <w:rFonts w:asciiTheme="minorHAnsi" w:hAnsiTheme="minorHAnsi" w:cs="Calibri"/>
          <w:noProof/>
          <w:spacing w:val="-2"/>
        </w:rPr>
        <w:t>If you are still required to use try/catch blocks for some reason then make sure to throw the same exception from catch block after your handling.</w:t>
      </w:r>
    </w:p>
    <w:p w14:paraId="6E4B8D8A" w14:textId="77777777" w:rsidR="004E52D7" w:rsidRDefault="004E52D7" w:rsidP="004E52D7">
      <w:pPr>
        <w:pStyle w:val="ListParagraph"/>
        <w:numPr>
          <w:ilvl w:val="0"/>
          <w:numId w:val="36"/>
        </w:numPr>
        <w:spacing w:before="0" w:after="0" w:line="240" w:lineRule="auto"/>
        <w:rPr>
          <w:rFonts w:asciiTheme="minorHAnsi" w:hAnsiTheme="minorHAnsi" w:cs="Calibri"/>
          <w:noProof/>
          <w:spacing w:val="-2"/>
        </w:rPr>
      </w:pPr>
      <w:r w:rsidRPr="009A5F07">
        <w:rPr>
          <w:rFonts w:asciiTheme="minorHAnsi" w:hAnsiTheme="minorHAnsi" w:cs="Calibri"/>
          <w:noProof/>
          <w:spacing w:val="-2"/>
        </w:rPr>
        <w:t>It is recommended not to make any change in the plugin methods.</w:t>
      </w:r>
    </w:p>
    <w:p w14:paraId="6381CB9C" w14:textId="77777777" w:rsidR="004E52D7" w:rsidRDefault="004E52D7" w:rsidP="004E52D7">
      <w:pPr>
        <w:pStyle w:val="ListParagraph"/>
        <w:spacing w:before="0" w:after="0" w:line="240" w:lineRule="auto"/>
        <w:rPr>
          <w:rFonts w:asciiTheme="minorHAnsi" w:hAnsiTheme="minorHAnsi" w:cs="Calibri"/>
          <w:noProof/>
          <w:spacing w:val="-2"/>
        </w:rPr>
      </w:pPr>
      <w:r>
        <w:rPr>
          <w:rFonts w:asciiTheme="minorHAnsi" w:hAnsiTheme="minorHAnsi" w:cs="Calibri"/>
          <w:noProof/>
          <w:spacing w:val="-2"/>
        </w:rPr>
        <w:t>Any customi</w:t>
      </w:r>
      <w:r w:rsidRPr="009A5F07">
        <w:rPr>
          <w:rFonts w:asciiTheme="minorHAnsi" w:hAnsiTheme="minorHAnsi" w:cs="Calibri"/>
          <w:noProof/>
          <w:spacing w:val="-2"/>
        </w:rPr>
        <w:t>zations required in the plugin can be done by overriding the existing functionality</w:t>
      </w:r>
      <w:r>
        <w:rPr>
          <w:rFonts w:asciiTheme="minorHAnsi" w:hAnsiTheme="minorHAnsi" w:cs="Calibri"/>
          <w:noProof/>
          <w:spacing w:val="-2"/>
        </w:rPr>
        <w:t xml:space="preserve"> in it’s extended class</w:t>
      </w:r>
      <w:r w:rsidRPr="009A5F07">
        <w:rPr>
          <w:rFonts w:asciiTheme="minorHAnsi" w:hAnsiTheme="minorHAnsi" w:cs="Calibri"/>
          <w:noProof/>
          <w:spacing w:val="-2"/>
        </w:rPr>
        <w:t>.</w:t>
      </w:r>
    </w:p>
    <w:p w14:paraId="056D0FD8" w14:textId="77777777" w:rsidR="004E52D7" w:rsidRDefault="004E52D7" w:rsidP="004E52D7">
      <w:pPr>
        <w:pStyle w:val="ListParagraph"/>
        <w:numPr>
          <w:ilvl w:val="0"/>
          <w:numId w:val="36"/>
        </w:numPr>
        <w:spacing w:before="0" w:after="0" w:line="240" w:lineRule="auto"/>
        <w:rPr>
          <w:rFonts w:asciiTheme="minorHAnsi" w:hAnsiTheme="minorHAnsi" w:cs="Calibri"/>
          <w:noProof/>
          <w:spacing w:val="-2"/>
        </w:rPr>
      </w:pPr>
      <w:r>
        <w:rPr>
          <w:rFonts w:asciiTheme="minorHAnsi" w:hAnsiTheme="minorHAnsi" w:cs="Calibri"/>
          <w:noProof/>
          <w:spacing w:val="-2"/>
        </w:rPr>
        <w:t>It is recommended not to make any changes in DriverBase class and methods unless you need some customization or want to use your extended plugin drivers.</w:t>
      </w:r>
    </w:p>
    <w:p w14:paraId="440581B9" w14:textId="77777777" w:rsidR="004E52D7" w:rsidRPr="000978EB" w:rsidRDefault="004E52D7" w:rsidP="004E52D7">
      <w:pPr>
        <w:pStyle w:val="Heading5"/>
        <w:numPr>
          <w:ilvl w:val="2"/>
          <w:numId w:val="1"/>
        </w:numPr>
        <w:ind w:left="720"/>
        <w:rPr>
          <w:rFonts w:asciiTheme="minorHAnsi" w:hAnsiTheme="minorHAnsi" w:cstheme="minorHAnsi"/>
          <w:b/>
          <w:noProof/>
        </w:rPr>
      </w:pPr>
      <w:bookmarkStart w:id="389" w:name="_Ref528858501"/>
      <w:r w:rsidRPr="000978EB">
        <w:rPr>
          <w:rFonts w:asciiTheme="minorHAnsi" w:hAnsiTheme="minorHAnsi" w:cstheme="minorHAnsi"/>
          <w:b/>
          <w:noProof/>
        </w:rPr>
        <w:t>Driverbase</w:t>
      </w:r>
      <w:bookmarkEnd w:id="389"/>
    </w:p>
    <w:p w14:paraId="224E6F26" w14:textId="77777777" w:rsidR="004E52D7" w:rsidRDefault="004E52D7" w:rsidP="004E52D7">
      <w:pPr>
        <w:spacing w:before="0" w:after="0" w:line="240" w:lineRule="auto"/>
        <w:rPr>
          <w:rFonts w:asciiTheme="minorHAnsi" w:hAnsiTheme="minorHAnsi" w:cs="Calibri"/>
          <w:noProof/>
          <w:color w:val="000000"/>
          <w:spacing w:val="-2"/>
        </w:rPr>
      </w:pPr>
    </w:p>
    <w:p w14:paraId="360ACF96" w14:textId="77777777" w:rsidR="004E52D7" w:rsidRDefault="004E52D7" w:rsidP="004E52D7">
      <w:pPr>
        <w:spacing w:before="0" w:after="0" w:line="240" w:lineRule="auto"/>
        <w:rPr>
          <w:rFonts w:asciiTheme="minorHAnsi" w:hAnsiTheme="minorHAnsi" w:cs="Calibri"/>
          <w:noProof/>
          <w:color w:val="000000"/>
          <w:spacing w:val="-2"/>
        </w:rPr>
      </w:pPr>
    </w:p>
    <w:p w14:paraId="57CA6B9B" w14:textId="77777777" w:rsidR="004E52D7" w:rsidRPr="00DA2622" w:rsidRDefault="004E52D7" w:rsidP="004E52D7">
      <w:pPr>
        <w:ind w:left="720"/>
      </w:pPr>
      <w:r w:rsidRPr="00DA2622">
        <w:lastRenderedPageBreak/>
        <w:t xml:space="preserve">This class is used to </w:t>
      </w:r>
      <w:r>
        <w:t xml:space="preserve">define and </w:t>
      </w:r>
      <w:r w:rsidRPr="00DA2622">
        <w:t xml:space="preserve">initialize drivers such as selDriver, mobileDriver, apiDriver, </w:t>
      </w:r>
      <w:r>
        <w:t xml:space="preserve">and </w:t>
      </w:r>
      <w:r w:rsidRPr="00DA2622">
        <w:t xml:space="preserve">dbDriver </w:t>
      </w:r>
      <w:r>
        <w:t>etc. A</w:t>
      </w:r>
      <w:r w:rsidRPr="00DA2622">
        <w:t>nd it contains</w:t>
      </w:r>
      <w:r>
        <w:t xml:space="preserve"> required</w:t>
      </w:r>
      <w:r w:rsidRPr="00DA2622">
        <w:t xml:space="preserve"> </w:t>
      </w:r>
      <w:r>
        <w:t xml:space="preserve">before and after </w:t>
      </w:r>
      <w:r w:rsidRPr="00DA2622">
        <w:t xml:space="preserve">setup methods </w:t>
      </w:r>
      <w:r>
        <w:t xml:space="preserve">for project-level, suite-level, test-level and method-level </w:t>
      </w:r>
      <w:r w:rsidRPr="00DA2622">
        <w:t xml:space="preserve">as </w:t>
      </w:r>
      <w:r>
        <w:t>mentioned below</w:t>
      </w:r>
      <w:r w:rsidRPr="00DA2622">
        <w:t>:</w:t>
      </w:r>
    </w:p>
    <w:p w14:paraId="0B8F0968" w14:textId="77777777" w:rsidR="004E52D7" w:rsidRDefault="004E52D7" w:rsidP="004E52D7">
      <w:pPr>
        <w:pStyle w:val="ListParagraph"/>
        <w:numPr>
          <w:ilvl w:val="0"/>
          <w:numId w:val="62"/>
        </w:numPr>
        <w:spacing w:before="120" w:after="120" w:line="360" w:lineRule="auto"/>
      </w:pPr>
      <w:r>
        <w:t>Initializes test report object i.e. extent reports</w:t>
      </w:r>
    </w:p>
    <w:p w14:paraId="09688412" w14:textId="77777777" w:rsidR="004E52D7" w:rsidRDefault="004E52D7" w:rsidP="004E52D7">
      <w:pPr>
        <w:pStyle w:val="ListParagraph"/>
        <w:numPr>
          <w:ilvl w:val="0"/>
          <w:numId w:val="62"/>
        </w:numPr>
        <w:spacing w:before="120" w:after="120" w:line="360" w:lineRule="auto"/>
      </w:pPr>
      <w:r>
        <w:t>Does the required setup before exectuting a database test.</w:t>
      </w:r>
    </w:p>
    <w:p w14:paraId="099F5D3E" w14:textId="77777777" w:rsidR="004E52D7" w:rsidRDefault="004E52D7" w:rsidP="004E52D7">
      <w:pPr>
        <w:pStyle w:val="ListParagraph"/>
        <w:numPr>
          <w:ilvl w:val="0"/>
          <w:numId w:val="62"/>
        </w:numPr>
        <w:spacing w:before="120" w:after="120" w:line="360" w:lineRule="auto"/>
      </w:pPr>
      <w:r>
        <w:t>Initializes custom assertion class</w:t>
      </w:r>
    </w:p>
    <w:p w14:paraId="41C8B790" w14:textId="77777777" w:rsidR="004E52D7" w:rsidRPr="001466C0" w:rsidRDefault="004E52D7" w:rsidP="004E52D7">
      <w:pPr>
        <w:pStyle w:val="ListParagraph"/>
        <w:numPr>
          <w:ilvl w:val="0"/>
          <w:numId w:val="62"/>
        </w:numPr>
        <w:spacing w:before="120" w:after="120" w:line="360" w:lineRule="auto"/>
      </w:pPr>
      <w:r>
        <w:t>Reads test data from data driver and saves in object array</w:t>
      </w:r>
    </w:p>
    <w:p w14:paraId="4C36F750" w14:textId="77777777" w:rsidR="004E52D7" w:rsidRPr="006705E5" w:rsidRDefault="004E52D7" w:rsidP="004E52D7">
      <w:pPr>
        <w:pStyle w:val="ListParagraph"/>
        <w:numPr>
          <w:ilvl w:val="0"/>
          <w:numId w:val="62"/>
        </w:numPr>
        <w:spacing w:before="120" w:after="120" w:line="360" w:lineRule="auto"/>
      </w:pPr>
      <w:r w:rsidRPr="006705E5">
        <w:t>Quits</w:t>
      </w:r>
      <w:r>
        <w:t xml:space="preserve"> mobile and ui drivers after executing methods as part of AfterMethod</w:t>
      </w:r>
    </w:p>
    <w:p w14:paraId="73BA9665" w14:textId="77777777" w:rsidR="004E52D7" w:rsidRPr="001A40C4" w:rsidRDefault="004E52D7" w:rsidP="004E52D7">
      <w:pPr>
        <w:pStyle w:val="ListParagraph"/>
        <w:numPr>
          <w:ilvl w:val="0"/>
          <w:numId w:val="62"/>
        </w:numPr>
        <w:spacing w:before="120" w:after="120" w:line="360" w:lineRule="auto"/>
      </w:pPr>
      <w:r w:rsidRPr="006705E5">
        <w:t>Quits</w:t>
      </w:r>
      <w:r>
        <w:t xml:space="preserve"> db and file drivers after test execution as part of AfterTest</w:t>
      </w:r>
    </w:p>
    <w:p w14:paraId="582894D4" w14:textId="77777777" w:rsidR="004E52D7" w:rsidRDefault="004E52D7" w:rsidP="004E52D7">
      <w:pPr>
        <w:spacing w:before="0" w:after="0" w:line="240" w:lineRule="auto"/>
        <w:rPr>
          <w:rFonts w:asciiTheme="minorHAnsi" w:hAnsiTheme="minorHAnsi" w:cs="Calibri"/>
          <w:noProof/>
          <w:color w:val="000000"/>
          <w:spacing w:val="-2"/>
        </w:rPr>
      </w:pPr>
    </w:p>
    <w:p w14:paraId="27E277D6" w14:textId="77777777" w:rsidR="004E52D7" w:rsidRDefault="004E52D7" w:rsidP="004E52D7">
      <w:pPr>
        <w:spacing w:before="0" w:after="0" w:line="240" w:lineRule="auto"/>
        <w:jc w:val="center"/>
        <w:rPr>
          <w:rFonts w:asciiTheme="minorHAnsi" w:hAnsiTheme="minorHAnsi" w:cs="Calibri"/>
          <w:noProof/>
          <w:color w:val="000000"/>
          <w:spacing w:val="-2"/>
        </w:rPr>
      </w:pPr>
      <w:r>
        <w:rPr>
          <w:rFonts w:asciiTheme="minorHAnsi" w:hAnsiTheme="minorHAnsi" w:cs="Calibri"/>
          <w:noProof/>
          <w:color w:val="000000"/>
          <w:spacing w:val="-2"/>
          <w:lang w:val="en-US" w:bidi="ar-SA"/>
        </w:rPr>
        <w:drawing>
          <wp:inline distT="0" distB="0" distL="0" distR="0" wp14:anchorId="4641831B" wp14:editId="5A4F77C7">
            <wp:extent cx="5448300" cy="460869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297" cy="4609539"/>
                    </a:xfrm>
                    <a:prstGeom prst="rect">
                      <a:avLst/>
                    </a:prstGeom>
                    <a:noFill/>
                    <a:ln>
                      <a:noFill/>
                    </a:ln>
                  </pic:spPr>
                </pic:pic>
              </a:graphicData>
            </a:graphic>
          </wp:inline>
        </w:drawing>
      </w:r>
    </w:p>
    <w:p w14:paraId="361C1905" w14:textId="77777777" w:rsidR="004E52D7" w:rsidRPr="00077BFB" w:rsidRDefault="004E52D7" w:rsidP="004E52D7">
      <w:pPr>
        <w:pStyle w:val="Heading5"/>
        <w:numPr>
          <w:ilvl w:val="2"/>
          <w:numId w:val="1"/>
        </w:numPr>
        <w:ind w:left="720"/>
        <w:rPr>
          <w:rFonts w:asciiTheme="minorHAnsi" w:hAnsiTheme="minorHAnsi" w:cstheme="minorHAnsi"/>
          <w:b/>
          <w:noProof/>
        </w:rPr>
      </w:pPr>
      <w:bookmarkStart w:id="390" w:name="_Asserts"/>
      <w:bookmarkEnd w:id="390"/>
      <w:r w:rsidRPr="00077BFB">
        <w:rPr>
          <w:rFonts w:asciiTheme="minorHAnsi" w:hAnsiTheme="minorHAnsi" w:cstheme="minorHAnsi"/>
          <w:b/>
          <w:noProof/>
        </w:rPr>
        <w:t>Asserts</w:t>
      </w:r>
    </w:p>
    <w:p w14:paraId="6EF8AB35" w14:textId="77777777" w:rsidR="004E52D7" w:rsidRDefault="004E52D7" w:rsidP="004E52D7">
      <w:pPr>
        <w:spacing w:before="0" w:after="0" w:line="240" w:lineRule="auto"/>
        <w:rPr>
          <w:rFonts w:asciiTheme="minorHAnsi" w:hAnsiTheme="minorHAnsi" w:cs="Calibri"/>
          <w:noProof/>
          <w:color w:val="000000"/>
          <w:spacing w:val="-2"/>
        </w:rPr>
      </w:pPr>
    </w:p>
    <w:p w14:paraId="54CCFAA7"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Fusion framework provides two assertion objects –</w:t>
      </w:r>
      <w:r w:rsidRPr="003C3796">
        <w:rPr>
          <w:rFonts w:asciiTheme="minorHAnsi" w:hAnsiTheme="minorHAnsi" w:cs="Calibri"/>
          <w:noProof/>
          <w:color w:val="1F497D" w:themeColor="text2"/>
          <w:spacing w:val="-2"/>
        </w:rPr>
        <w:t xml:space="preserve">softAssert , hardAssert </w:t>
      </w:r>
      <w:r>
        <w:rPr>
          <w:rFonts w:asciiTheme="minorHAnsi" w:hAnsiTheme="minorHAnsi" w:cs="Calibri"/>
          <w:noProof/>
          <w:color w:val="000000"/>
          <w:spacing w:val="-2"/>
        </w:rPr>
        <w:t xml:space="preserve">which are available to use directly within Test Method (@Test). These are instances of class extended from TestNG class SoftAssert </w:t>
      </w:r>
      <w:r>
        <w:rPr>
          <w:rFonts w:asciiTheme="minorHAnsi" w:hAnsiTheme="minorHAnsi" w:cs="Calibri"/>
          <w:noProof/>
          <w:color w:val="000000"/>
          <w:spacing w:val="-2"/>
        </w:rPr>
        <w:lastRenderedPageBreak/>
        <w:t>and LoggingAssert. These objects provide all assertion methods which TestNG assertion provides. Behavior of these assertion methods are same as that of TestNG assertion. However there are certain customization done to ensure assertion entries are always logged into test logs and Extent reports. For best use of these assertion follow below given rules-</w:t>
      </w:r>
    </w:p>
    <w:p w14:paraId="56B8AFCF" w14:textId="77777777" w:rsidR="004E52D7" w:rsidRDefault="004E52D7" w:rsidP="004E52D7">
      <w:pPr>
        <w:spacing w:before="0" w:after="0" w:line="240" w:lineRule="auto"/>
        <w:rPr>
          <w:rFonts w:asciiTheme="minorHAnsi" w:hAnsiTheme="minorHAnsi" w:cs="Calibri"/>
          <w:noProof/>
          <w:color w:val="000000"/>
          <w:spacing w:val="-2"/>
        </w:rPr>
      </w:pPr>
    </w:p>
    <w:p w14:paraId="063D7B8F" w14:textId="77777777" w:rsidR="004E52D7" w:rsidRDefault="004E52D7" w:rsidP="004E52D7">
      <w:pPr>
        <w:pStyle w:val="ListParagraph"/>
        <w:numPr>
          <w:ilvl w:val="1"/>
          <w:numId w:val="59"/>
        </w:numPr>
        <w:spacing w:before="0" w:after="0" w:line="240" w:lineRule="auto"/>
        <w:rPr>
          <w:rFonts w:asciiTheme="minorHAnsi" w:hAnsiTheme="minorHAnsi" w:cs="Calibri"/>
          <w:noProof/>
          <w:color w:val="000000"/>
          <w:spacing w:val="-2"/>
        </w:rPr>
      </w:pPr>
      <w:r w:rsidRPr="000D752F">
        <w:rPr>
          <w:rFonts w:asciiTheme="minorHAnsi" w:hAnsiTheme="minorHAnsi" w:cs="Calibri"/>
          <w:noProof/>
          <w:color w:val="000000"/>
          <w:spacing w:val="-2"/>
        </w:rPr>
        <w:t xml:space="preserve">Use </w:t>
      </w:r>
      <w:r w:rsidRPr="0022490A">
        <w:rPr>
          <w:rFonts w:asciiTheme="minorHAnsi" w:hAnsiTheme="minorHAnsi" w:cs="Calibri"/>
          <w:noProof/>
          <w:color w:val="1F497D" w:themeColor="text2"/>
          <w:spacing w:val="-2"/>
        </w:rPr>
        <w:t xml:space="preserve">softAssert </w:t>
      </w:r>
      <w:r w:rsidRPr="000D752F">
        <w:rPr>
          <w:rFonts w:asciiTheme="minorHAnsi" w:hAnsiTheme="minorHAnsi" w:cs="Calibri"/>
          <w:noProof/>
          <w:color w:val="000000"/>
          <w:spacing w:val="-2"/>
        </w:rPr>
        <w:t xml:space="preserve">and </w:t>
      </w:r>
      <w:r w:rsidRPr="0022490A">
        <w:rPr>
          <w:rFonts w:asciiTheme="minorHAnsi" w:hAnsiTheme="minorHAnsi" w:cs="Calibri"/>
          <w:noProof/>
          <w:color w:val="1F497D" w:themeColor="text2"/>
          <w:spacing w:val="-2"/>
        </w:rPr>
        <w:t xml:space="preserve">hardAssert </w:t>
      </w:r>
      <w:r>
        <w:rPr>
          <w:rFonts w:asciiTheme="minorHAnsi" w:hAnsiTheme="minorHAnsi" w:cs="Calibri"/>
          <w:noProof/>
          <w:color w:val="000000"/>
          <w:spacing w:val="-2"/>
        </w:rPr>
        <w:t xml:space="preserve">objects directly </w:t>
      </w:r>
      <w:r w:rsidRPr="000D752F">
        <w:rPr>
          <w:rFonts w:asciiTheme="minorHAnsi" w:hAnsiTheme="minorHAnsi" w:cs="Calibri"/>
          <w:noProof/>
          <w:color w:val="000000"/>
          <w:spacing w:val="-2"/>
        </w:rPr>
        <w:t>as required in your test method (@Test)</w:t>
      </w:r>
      <w:r>
        <w:rPr>
          <w:rFonts w:asciiTheme="minorHAnsi" w:hAnsiTheme="minorHAnsi" w:cs="Calibri"/>
          <w:noProof/>
          <w:color w:val="000000"/>
          <w:spacing w:val="-2"/>
        </w:rPr>
        <w:t>.</w:t>
      </w:r>
    </w:p>
    <w:p w14:paraId="7FB9CAE0" w14:textId="77777777" w:rsidR="004E52D7" w:rsidRDefault="004E52D7" w:rsidP="004E52D7">
      <w:pPr>
        <w:pStyle w:val="ListParagraph"/>
        <w:numPr>
          <w:ilvl w:val="1"/>
          <w:numId w:val="59"/>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For </w:t>
      </w:r>
      <w:r w:rsidRPr="0022490A">
        <w:rPr>
          <w:rFonts w:asciiTheme="minorHAnsi" w:hAnsiTheme="minorHAnsi" w:cs="Calibri"/>
          <w:noProof/>
          <w:color w:val="1F497D" w:themeColor="text2"/>
          <w:spacing w:val="-2"/>
        </w:rPr>
        <w:t>softAssert</w:t>
      </w:r>
      <w:r>
        <w:rPr>
          <w:rFonts w:asciiTheme="minorHAnsi" w:hAnsiTheme="minorHAnsi" w:cs="Calibri"/>
          <w:noProof/>
          <w:color w:val="1F497D" w:themeColor="text2"/>
          <w:spacing w:val="-2"/>
        </w:rPr>
        <w:t xml:space="preserve">, </w:t>
      </w:r>
      <w:r>
        <w:rPr>
          <w:rFonts w:asciiTheme="minorHAnsi" w:hAnsiTheme="minorHAnsi" w:cs="Calibri"/>
          <w:noProof/>
          <w:color w:val="000000"/>
          <w:spacing w:val="-2"/>
        </w:rPr>
        <w:t>use</w:t>
      </w:r>
      <w:r w:rsidRPr="0022490A">
        <w:rPr>
          <w:rFonts w:asciiTheme="minorHAnsi" w:hAnsiTheme="minorHAnsi" w:cs="Calibri"/>
          <w:noProof/>
          <w:color w:val="000000"/>
          <w:spacing w:val="-2"/>
        </w:rPr>
        <w:t xml:space="preserve"> assertAll() at the end of test method or in finally block.</w:t>
      </w:r>
    </w:p>
    <w:bookmarkStart w:id="391" w:name="_MON_1563966353"/>
    <w:bookmarkEnd w:id="391"/>
    <w:p w14:paraId="15A900D8" w14:textId="77777777" w:rsidR="004E52D7" w:rsidRDefault="004E52D7" w:rsidP="004E52D7">
      <w:pPr>
        <w:pStyle w:val="ListParagraph"/>
        <w:numPr>
          <w:ilvl w:val="1"/>
          <w:numId w:val="59"/>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object w:dxaOrig="9360" w:dyaOrig="4250" w14:anchorId="362146DE">
          <v:shape id="_x0000_i1079" type="#_x0000_t75" style="width:437.25pt;height:212.5pt" o:ole="" filled="t" fillcolor="#bfbfbf [2412]">
            <v:imagedata r:id="rId53" o:title=""/>
          </v:shape>
          <o:OLEObject Type="Embed" ProgID="Word.OpenDocumentText.12" ShapeID="_x0000_i1079" DrawAspect="Content" ObjectID="_1627825796" r:id="rId54"/>
        </w:object>
      </w:r>
    </w:p>
    <w:p w14:paraId="0F920F8D" w14:textId="77777777" w:rsidR="004E52D7" w:rsidRDefault="004E52D7" w:rsidP="004E52D7">
      <w:pPr>
        <w:pStyle w:val="ListParagraph"/>
        <w:numPr>
          <w:ilvl w:val="1"/>
          <w:numId w:val="59"/>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Use assertion method where assertion message can be passed so that report looks more meaningful and consistent. This message will be printed in report and logs whenever corresponding assertion pass or fail. </w:t>
      </w:r>
      <w:r w:rsidRPr="0022490A">
        <w:rPr>
          <w:rFonts w:asciiTheme="minorHAnsi" w:hAnsiTheme="minorHAnsi" w:cs="Calibri"/>
          <w:noProof/>
          <w:color w:val="1F497D" w:themeColor="text2"/>
          <w:spacing w:val="-2"/>
        </w:rPr>
        <w:t xml:space="preserve">So make sure this message is </w:t>
      </w:r>
      <w:r>
        <w:rPr>
          <w:rFonts w:asciiTheme="minorHAnsi" w:hAnsiTheme="minorHAnsi" w:cs="Calibri"/>
          <w:noProof/>
          <w:color w:val="1F497D" w:themeColor="text2"/>
          <w:spacing w:val="-2"/>
        </w:rPr>
        <w:t>neutral</w:t>
      </w:r>
      <w:r w:rsidRPr="0022490A">
        <w:rPr>
          <w:rFonts w:asciiTheme="minorHAnsi" w:hAnsiTheme="minorHAnsi" w:cs="Calibri"/>
          <w:noProof/>
          <w:color w:val="1F497D" w:themeColor="text2"/>
          <w:spacing w:val="-2"/>
        </w:rPr>
        <w:t xml:space="preserve"> </w:t>
      </w:r>
      <w:r>
        <w:rPr>
          <w:rFonts w:asciiTheme="minorHAnsi" w:hAnsiTheme="minorHAnsi" w:cs="Calibri"/>
          <w:noProof/>
          <w:color w:val="000000"/>
          <w:spacing w:val="-2"/>
        </w:rPr>
        <w:t xml:space="preserve">like ‘Address comparison’/’Verification of status code’. </w:t>
      </w:r>
      <w:r w:rsidRPr="0022490A">
        <w:rPr>
          <w:rFonts w:asciiTheme="minorHAnsi" w:hAnsiTheme="minorHAnsi" w:cs="Calibri"/>
          <w:noProof/>
          <w:color w:val="000000"/>
          <w:spacing w:val="-2"/>
        </w:rPr>
        <w:t>e.g for assertEquals(String actual, String expected), instead use assertEquals(String actual, String expected, String message)</w:t>
      </w:r>
      <w:r>
        <w:rPr>
          <w:rFonts w:asciiTheme="minorHAnsi" w:hAnsiTheme="minorHAnsi" w:cs="Calibri"/>
          <w:noProof/>
          <w:color w:val="000000"/>
          <w:spacing w:val="-2"/>
        </w:rPr>
        <w:t>.</w:t>
      </w:r>
    </w:p>
    <w:p w14:paraId="716B46B9" w14:textId="77777777" w:rsidR="004E52D7" w:rsidRDefault="004E52D7" w:rsidP="004E52D7">
      <w:pPr>
        <w:pStyle w:val="ListParagraph"/>
        <w:numPr>
          <w:ilvl w:val="1"/>
          <w:numId w:val="59"/>
        </w:numPr>
        <w:spacing w:before="0" w:after="0" w:line="240" w:lineRule="auto"/>
        <w:rPr>
          <w:ins w:id="392" w:author="CYBAGE\gajananp" w:date="2018-09-26T17:33:00Z"/>
          <w:rFonts w:asciiTheme="minorHAnsi" w:hAnsiTheme="minorHAnsi" w:cs="Calibri"/>
          <w:noProof/>
          <w:color w:val="000000"/>
          <w:spacing w:val="-2"/>
        </w:rPr>
      </w:pPr>
      <w:r>
        <w:rPr>
          <w:rFonts w:asciiTheme="minorHAnsi" w:hAnsiTheme="minorHAnsi" w:cs="Calibri"/>
          <w:noProof/>
          <w:color w:val="000000"/>
          <w:spacing w:val="-2"/>
        </w:rPr>
        <w:t>Refer sample report entries when assertion pass and fails with and without user message.</w:t>
      </w:r>
    </w:p>
    <w:p w14:paraId="3B851162" w14:textId="77777777" w:rsidR="004E52D7" w:rsidRDefault="004E52D7" w:rsidP="004E52D7">
      <w:pPr>
        <w:pStyle w:val="ListParagraph"/>
        <w:spacing w:before="0" w:after="0" w:line="240" w:lineRule="auto"/>
        <w:ind w:left="1440"/>
        <w:rPr>
          <w:rFonts w:asciiTheme="minorHAnsi" w:hAnsiTheme="minorHAnsi" w:cs="Calibri"/>
          <w:noProof/>
          <w:color w:val="000000"/>
          <w:spacing w:val="-2"/>
        </w:rPr>
        <w:pPrChange w:id="393" w:author="CYBAGE\gajananp" w:date="2018-09-26T17:33:00Z">
          <w:pPr>
            <w:pStyle w:val="ListParagraph"/>
            <w:numPr>
              <w:ilvl w:val="1"/>
              <w:numId w:val="59"/>
            </w:numPr>
            <w:spacing w:before="0" w:after="0" w:line="240" w:lineRule="auto"/>
            <w:ind w:left="1440" w:hanging="360"/>
          </w:pPr>
        </w:pPrChange>
      </w:pPr>
    </w:p>
    <w:p w14:paraId="7AF89EE9" w14:textId="77777777" w:rsidR="004E52D7" w:rsidRDefault="004E52D7" w:rsidP="004E52D7">
      <w:pPr>
        <w:pStyle w:val="ListParagraph"/>
        <w:spacing w:before="0" w:after="0" w:line="240" w:lineRule="auto"/>
        <w:ind w:left="1440"/>
        <w:rPr>
          <w:ins w:id="394" w:author="CYBAGE\gajananp" w:date="2018-09-26T17:33:00Z"/>
          <w:rFonts w:asciiTheme="minorHAnsi" w:hAnsiTheme="minorHAnsi" w:cs="Calibri"/>
          <w:noProof/>
          <w:color w:val="000000"/>
          <w:spacing w:val="-2"/>
        </w:rPr>
        <w:pPrChange w:id="395" w:author="CYBAGE\gajananp" w:date="2018-09-26T17:33:00Z">
          <w:pPr>
            <w:pStyle w:val="ListParagraph"/>
            <w:spacing w:before="0" w:after="0" w:line="240" w:lineRule="auto"/>
          </w:pPr>
        </w:pPrChange>
      </w:pPr>
      <w:r>
        <w:rPr>
          <w:rFonts w:asciiTheme="minorHAnsi" w:hAnsiTheme="minorHAnsi" w:cs="Calibri"/>
          <w:noProof/>
          <w:color w:val="000000"/>
          <w:spacing w:val="-2"/>
          <w:lang w:val="en-US" w:bidi="ar-SA"/>
        </w:rPr>
        <w:drawing>
          <wp:inline distT="0" distB="0" distL="0" distR="0" wp14:anchorId="35B2E662" wp14:editId="2B3D1651">
            <wp:extent cx="5438775" cy="2569436"/>
            <wp:effectExtent l="19050" t="19050" r="952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6040" cy="2572868"/>
                    </a:xfrm>
                    <a:prstGeom prst="rect">
                      <a:avLst/>
                    </a:prstGeom>
                    <a:noFill/>
                    <a:ln>
                      <a:solidFill>
                        <a:schemeClr val="tx1"/>
                      </a:solidFill>
                    </a:ln>
                  </pic:spPr>
                </pic:pic>
              </a:graphicData>
            </a:graphic>
          </wp:inline>
        </w:drawing>
      </w:r>
    </w:p>
    <w:p w14:paraId="2EF54755" w14:textId="77777777" w:rsidR="004E52D7" w:rsidRDefault="004E52D7" w:rsidP="004E52D7">
      <w:pPr>
        <w:pStyle w:val="ListParagraph"/>
        <w:spacing w:before="0" w:after="0" w:line="240" w:lineRule="auto"/>
        <w:ind w:left="1440"/>
        <w:rPr>
          <w:rFonts w:asciiTheme="minorHAnsi" w:hAnsiTheme="minorHAnsi" w:cs="Calibri"/>
          <w:noProof/>
          <w:color w:val="000000"/>
          <w:spacing w:val="-2"/>
        </w:rPr>
        <w:pPrChange w:id="396" w:author="CYBAGE\gajananp" w:date="2018-09-26T17:33:00Z">
          <w:pPr>
            <w:pStyle w:val="ListParagraph"/>
            <w:spacing w:before="0" w:after="0" w:line="240" w:lineRule="auto"/>
          </w:pPr>
        </w:pPrChange>
      </w:pPr>
    </w:p>
    <w:p w14:paraId="12BE56EE" w14:textId="77777777" w:rsidR="004E52D7" w:rsidRPr="009F1FD0" w:rsidRDefault="004E52D7" w:rsidP="004E52D7">
      <w:pPr>
        <w:pStyle w:val="Heading5"/>
        <w:numPr>
          <w:ilvl w:val="2"/>
          <w:numId w:val="1"/>
        </w:numPr>
        <w:ind w:left="720"/>
        <w:rPr>
          <w:rFonts w:asciiTheme="minorHAnsi" w:hAnsiTheme="minorHAnsi" w:cstheme="minorHAnsi"/>
          <w:b/>
          <w:noProof/>
        </w:rPr>
      </w:pPr>
      <w:bookmarkStart w:id="397" w:name="_Ref528859348"/>
      <w:r w:rsidRPr="009F1FD0">
        <w:rPr>
          <w:rFonts w:asciiTheme="minorHAnsi" w:hAnsiTheme="minorHAnsi" w:cstheme="minorHAnsi"/>
          <w:b/>
          <w:noProof/>
        </w:rPr>
        <w:lastRenderedPageBreak/>
        <w:t>USING Data Provider</w:t>
      </w:r>
      <w:bookmarkEnd w:id="397"/>
    </w:p>
    <w:p w14:paraId="2B19B424" w14:textId="77777777" w:rsidR="004E52D7" w:rsidRDefault="004E52D7" w:rsidP="004E52D7">
      <w:pPr>
        <w:ind w:left="720"/>
      </w:pPr>
      <w:r>
        <w:t xml:space="preserve">Fusion framework provides data driven test approach where all your test data will be required to be maintained separately in Excel (.xlsx) files . Data provider library will look for relevant files in corresponding test type (Web /API/Database/Fusion/ Mobile) folder and will pass required set of data to each test(@Test). </w:t>
      </w:r>
    </w:p>
    <w:p w14:paraId="14208E17" w14:textId="77777777" w:rsidR="004E52D7" w:rsidRPr="00FC1440" w:rsidRDefault="004E52D7" w:rsidP="004E52D7">
      <w:pPr>
        <w:ind w:firstLine="720"/>
        <w:rPr>
          <w:b/>
        </w:rPr>
      </w:pPr>
      <w:r w:rsidRPr="00FC1440">
        <w:rPr>
          <w:b/>
        </w:rPr>
        <w:t>Mandatory Usage and naming conventions:</w:t>
      </w:r>
    </w:p>
    <w:p w14:paraId="3FF7C6FF" w14:textId="77777777" w:rsidR="004E52D7" w:rsidRPr="00FF7FB1" w:rsidRDefault="004E52D7" w:rsidP="004E52D7">
      <w:pPr>
        <w:pStyle w:val="ListParagraph"/>
        <w:numPr>
          <w:ilvl w:val="0"/>
          <w:numId w:val="15"/>
        </w:numPr>
        <w:spacing w:before="0" w:after="0" w:line="240" w:lineRule="auto"/>
        <w:jc w:val="both"/>
        <w:rPr>
          <w:rFonts w:asciiTheme="minorHAnsi" w:hAnsiTheme="minorHAnsi" w:cstheme="minorHAnsi"/>
        </w:rPr>
      </w:pPr>
      <w:r>
        <w:t>Do not make any changes to the definition of existing data provider in DriverBase class .</w:t>
      </w:r>
    </w:p>
    <w:p w14:paraId="1F99F8C9" w14:textId="77777777" w:rsidR="004E52D7" w:rsidRPr="005D174E" w:rsidRDefault="004E52D7" w:rsidP="004E52D7">
      <w:pPr>
        <w:pStyle w:val="ListParagraph"/>
        <w:numPr>
          <w:ilvl w:val="0"/>
          <w:numId w:val="15"/>
        </w:numPr>
        <w:spacing w:before="0" w:after="0" w:line="240" w:lineRule="auto"/>
        <w:jc w:val="both"/>
        <w:rPr>
          <w:rFonts w:asciiTheme="minorHAnsi" w:hAnsiTheme="minorHAnsi" w:cstheme="minorHAnsi"/>
        </w:rPr>
      </w:pPr>
      <w:r>
        <w:t>Data provider currently doesn’t support parallel execution at data iteration level though test can be executed parallel. So make sure ‘parallel’ identifier is not provided or always set to ‘false’ for given DataProvider. (refer code snippet below)</w:t>
      </w:r>
    </w:p>
    <w:p w14:paraId="70E9E9D1" w14:textId="77777777" w:rsidR="004E52D7" w:rsidRPr="00FF7FB1" w:rsidRDefault="004E52D7" w:rsidP="004E52D7">
      <w:pPr>
        <w:pStyle w:val="ListParagraph"/>
        <w:spacing w:before="0" w:after="0" w:line="240" w:lineRule="auto"/>
        <w:ind w:left="1080"/>
        <w:jc w:val="both"/>
        <w:rPr>
          <w:rFonts w:asciiTheme="minorHAnsi" w:hAnsiTheme="minorHAnsi" w:cstheme="minorHAnsi"/>
        </w:rPr>
      </w:pPr>
    </w:p>
    <w:bookmarkStart w:id="398" w:name="_MON_1563194524"/>
    <w:bookmarkEnd w:id="398"/>
    <w:p w14:paraId="58BBFCF9" w14:textId="77777777" w:rsidR="004E52D7" w:rsidRDefault="004E52D7" w:rsidP="004E52D7">
      <w:pPr>
        <w:pStyle w:val="ListParagraph"/>
        <w:spacing w:before="0" w:after="0" w:line="240" w:lineRule="auto"/>
        <w:ind w:left="1080"/>
        <w:jc w:val="both"/>
        <w:rPr>
          <w:rFonts w:asciiTheme="minorHAnsi" w:hAnsiTheme="minorHAnsi" w:cstheme="minorHAnsi"/>
        </w:rPr>
      </w:pPr>
      <w:r>
        <w:rPr>
          <w:rFonts w:asciiTheme="minorHAnsi" w:hAnsiTheme="minorHAnsi" w:cstheme="minorHAnsi"/>
        </w:rPr>
        <w:object w:dxaOrig="9360" w:dyaOrig="1762" w14:anchorId="35A87735">
          <v:shape id="_x0000_i1080" type="#_x0000_t75" style="width:469.15pt;height:85.35pt" o:ole="" filled="t" fillcolor="#d8d8d8 [2732]">
            <v:imagedata r:id="rId56" o:title=""/>
          </v:shape>
          <o:OLEObject Type="Embed" ProgID="Word.OpenDocumentText.12" ShapeID="_x0000_i1080" DrawAspect="Content" ObjectID="_1627825797" r:id="rId57"/>
        </w:object>
      </w:r>
    </w:p>
    <w:p w14:paraId="3EE4B4A6" w14:textId="77777777" w:rsidR="004E52D7" w:rsidRDefault="004E52D7" w:rsidP="004E52D7">
      <w:pPr>
        <w:pStyle w:val="ListParagraph"/>
        <w:numPr>
          <w:ilvl w:val="0"/>
          <w:numId w:val="15"/>
        </w:numPr>
        <w:spacing w:before="0" w:after="0" w:line="240" w:lineRule="auto"/>
        <w:jc w:val="both"/>
        <w:rPr>
          <w:rFonts w:asciiTheme="minorHAnsi" w:hAnsiTheme="minorHAnsi" w:cstheme="minorHAnsi"/>
        </w:rPr>
      </w:pPr>
      <w:r>
        <w:rPr>
          <w:rFonts w:asciiTheme="minorHAnsi" w:hAnsiTheme="minorHAnsi" w:cstheme="minorHAnsi"/>
        </w:rPr>
        <w:t>To provide test data in excel file, provide .xlsx file name same as of test class name and sheet name as test method (@Test) name. Every test parameter in @Test should be provided in excel file sheet as its columns with same header names. (Case is not sensitive, column order also doesn’t matter)</w:t>
      </w:r>
    </w:p>
    <w:p w14:paraId="66F31620" w14:textId="77777777" w:rsidR="004E52D7" w:rsidRDefault="004E52D7" w:rsidP="004E52D7">
      <w:pPr>
        <w:pStyle w:val="ListParagraph"/>
        <w:spacing w:before="0" w:after="0" w:line="240" w:lineRule="auto"/>
        <w:ind w:left="1080"/>
        <w:jc w:val="both"/>
        <w:rPr>
          <w:rFonts w:asciiTheme="minorHAnsi" w:hAnsiTheme="minorHAnsi" w:cstheme="minorHAnsi"/>
        </w:rPr>
      </w:pPr>
    </w:p>
    <w:bookmarkStart w:id="399" w:name="_MON_1563200020"/>
    <w:bookmarkEnd w:id="399"/>
    <w:p w14:paraId="16A4B0F4" w14:textId="77777777" w:rsidR="004E52D7" w:rsidRDefault="004E52D7" w:rsidP="004E52D7">
      <w:pPr>
        <w:pStyle w:val="ListParagraph"/>
        <w:spacing w:before="0" w:after="0" w:line="240" w:lineRule="auto"/>
        <w:ind w:left="1080"/>
        <w:jc w:val="both"/>
        <w:rPr>
          <w:ins w:id="400" w:author="CYBAGE\gajananp" w:date="2018-09-26T17:33:00Z"/>
          <w:rFonts w:asciiTheme="minorHAnsi" w:hAnsiTheme="minorHAnsi" w:cstheme="minorHAnsi"/>
        </w:rPr>
      </w:pPr>
      <w:r>
        <w:rPr>
          <w:rFonts w:asciiTheme="minorHAnsi" w:hAnsiTheme="minorHAnsi" w:cstheme="minorHAnsi"/>
        </w:rPr>
        <w:object w:dxaOrig="9360" w:dyaOrig="1639" w14:anchorId="1AF20DD0">
          <v:shape id="_x0000_i1081" type="#_x0000_t75" style="width:469.15pt;height:79.55pt" o:ole="" filled="t" fillcolor="#d8d8d8 [2732]">
            <v:imagedata r:id="rId58" o:title=""/>
          </v:shape>
          <o:OLEObject Type="Embed" ProgID="Word.OpenDocumentText.12" ShapeID="_x0000_i1081" DrawAspect="Content" ObjectID="_1627825798" r:id="rId59"/>
        </w:object>
      </w:r>
    </w:p>
    <w:p w14:paraId="472546A0"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7C1334A0" w14:textId="77777777" w:rsidR="004E52D7" w:rsidRDefault="004E52D7" w:rsidP="004E52D7">
      <w:pPr>
        <w:pStyle w:val="ListParagraph"/>
        <w:spacing w:before="0" w:after="0" w:line="240" w:lineRule="auto"/>
        <w:ind w:left="1080"/>
        <w:jc w:val="both"/>
        <w:rPr>
          <w:ins w:id="401" w:author="CYBAGE\gajananp" w:date="2018-09-26T17:33:00Z"/>
          <w:rFonts w:asciiTheme="minorHAnsi" w:hAnsiTheme="minorHAnsi" w:cstheme="minorHAnsi"/>
        </w:rPr>
      </w:pPr>
      <w:r>
        <w:rPr>
          <w:rFonts w:asciiTheme="minorHAnsi" w:hAnsiTheme="minorHAnsi" w:cstheme="minorHAnsi"/>
          <w:noProof/>
          <w:lang w:val="en-US" w:bidi="ar-SA"/>
        </w:rPr>
        <w:lastRenderedPageBreak/>
        <w:drawing>
          <wp:inline distT="0" distB="0" distL="0" distR="0" wp14:anchorId="618DFDA9" wp14:editId="1F492D3D">
            <wp:extent cx="4867275" cy="38576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3857625"/>
                    </a:xfrm>
                    <a:prstGeom prst="rect">
                      <a:avLst/>
                    </a:prstGeom>
                    <a:noFill/>
                    <a:ln>
                      <a:solidFill>
                        <a:schemeClr val="tx1"/>
                      </a:solidFill>
                    </a:ln>
                  </pic:spPr>
                </pic:pic>
              </a:graphicData>
            </a:graphic>
          </wp:inline>
        </w:drawing>
      </w:r>
    </w:p>
    <w:p w14:paraId="07D6C96D"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55FA1245" w14:textId="77777777" w:rsidR="004E52D7" w:rsidRDefault="004E52D7" w:rsidP="004E52D7">
      <w:pPr>
        <w:pStyle w:val="ListParagraph"/>
        <w:numPr>
          <w:ilvl w:val="0"/>
          <w:numId w:val="15"/>
        </w:numPr>
        <w:spacing w:before="0" w:after="0" w:line="240" w:lineRule="auto"/>
        <w:jc w:val="both"/>
        <w:rPr>
          <w:rFonts w:asciiTheme="minorHAnsi" w:hAnsiTheme="minorHAnsi" w:cstheme="minorHAnsi"/>
        </w:rPr>
      </w:pPr>
      <w:r>
        <w:rPr>
          <w:rFonts w:asciiTheme="minorHAnsi" w:hAnsiTheme="minorHAnsi" w:cstheme="minorHAnsi"/>
        </w:rPr>
        <w:t>Header names should always start from first row , and entries should start from first column.</w:t>
      </w:r>
    </w:p>
    <w:p w14:paraId="759BB954" w14:textId="77777777" w:rsidR="004E52D7" w:rsidRPr="00CE08FF" w:rsidRDefault="004E52D7" w:rsidP="004E52D7">
      <w:pPr>
        <w:pStyle w:val="ListParagraph"/>
        <w:numPr>
          <w:ilvl w:val="0"/>
          <w:numId w:val="15"/>
        </w:numPr>
        <w:spacing w:before="0" w:after="0" w:line="240" w:lineRule="auto"/>
        <w:jc w:val="both"/>
        <w:rPr>
          <w:rFonts w:asciiTheme="minorHAnsi" w:hAnsiTheme="minorHAnsi" w:cstheme="minorHAnsi"/>
        </w:rPr>
      </w:pPr>
      <w:r w:rsidRPr="00CE08FF">
        <w:rPr>
          <w:rFonts w:asciiTheme="minorHAnsi" w:hAnsiTheme="minorHAnsi" w:cstheme="minorHAnsi"/>
        </w:rPr>
        <w:t>For non-default sheets ‘EOD’ (End of Data) should be specified at the end of entries in the first column to mark the end of data set. Rest all entries if exists will be ignored. For Default sheets all columns needs to provide ‘EOD’ at the end of required data set.</w:t>
      </w:r>
    </w:p>
    <w:p w14:paraId="7221CAAB" w14:textId="77777777" w:rsidR="004E52D7" w:rsidRDefault="004E52D7" w:rsidP="004E52D7">
      <w:pPr>
        <w:pStyle w:val="ListParagraph"/>
        <w:numPr>
          <w:ilvl w:val="0"/>
          <w:numId w:val="15"/>
        </w:numPr>
        <w:spacing w:before="0" w:after="0" w:line="240" w:lineRule="auto"/>
        <w:jc w:val="both"/>
        <w:rPr>
          <w:rFonts w:asciiTheme="minorHAnsi" w:hAnsiTheme="minorHAnsi" w:cstheme="minorHAnsi"/>
        </w:rPr>
      </w:pPr>
      <w:r>
        <w:rPr>
          <w:rFonts w:asciiTheme="minorHAnsi" w:hAnsiTheme="minorHAnsi" w:cstheme="minorHAnsi"/>
        </w:rPr>
        <w:t>Format of all entries including ‘blank’ entries should always be ‘Text’ even if it contains non text values (like Boolean, integer, double etc.). Conversion of these values into respective type is specific to project and needs to be handled at test method level as of now.</w:t>
      </w:r>
    </w:p>
    <w:p w14:paraId="1568E567" w14:textId="77777777" w:rsidR="004E52D7" w:rsidRDefault="004E52D7" w:rsidP="004E52D7">
      <w:pPr>
        <w:pStyle w:val="ListParagraph"/>
        <w:numPr>
          <w:ilvl w:val="0"/>
          <w:numId w:val="15"/>
        </w:numPr>
        <w:spacing w:before="0" w:after="0" w:line="240" w:lineRule="auto"/>
        <w:jc w:val="both"/>
        <w:rPr>
          <w:rFonts w:asciiTheme="minorHAnsi" w:hAnsiTheme="minorHAnsi" w:cstheme="minorHAnsi"/>
        </w:rPr>
      </w:pPr>
      <w:r>
        <w:rPr>
          <w:rFonts w:asciiTheme="minorHAnsi" w:hAnsiTheme="minorHAnsi" w:cstheme="minorHAnsi"/>
        </w:rPr>
        <w:t>All blank entries in specific test sheet will be considered as empty string values and will be passed accordingly to test method.</w:t>
      </w:r>
    </w:p>
    <w:p w14:paraId="74356DD1" w14:textId="77777777" w:rsidR="004E52D7" w:rsidRDefault="004E52D7" w:rsidP="004E52D7">
      <w:pPr>
        <w:spacing w:before="0" w:after="0" w:line="240" w:lineRule="auto"/>
        <w:ind w:left="720"/>
        <w:jc w:val="both"/>
        <w:rPr>
          <w:rFonts w:asciiTheme="minorHAnsi" w:hAnsiTheme="minorHAnsi" w:cstheme="minorHAnsi"/>
        </w:rPr>
      </w:pPr>
    </w:p>
    <w:p w14:paraId="40C2DD1E" w14:textId="77777777" w:rsidR="004E52D7" w:rsidRPr="00FC1440" w:rsidRDefault="004E52D7" w:rsidP="004E52D7">
      <w:pPr>
        <w:ind w:firstLine="720"/>
        <w:rPr>
          <w:b/>
        </w:rPr>
      </w:pPr>
      <w:r w:rsidRPr="00FC1440">
        <w:rPr>
          <w:b/>
        </w:rPr>
        <w:t>Optional Usage and implementations:</w:t>
      </w:r>
    </w:p>
    <w:p w14:paraId="0EA99AD9" w14:textId="77777777" w:rsidR="004E52D7" w:rsidRPr="00272F8D" w:rsidRDefault="004E52D7" w:rsidP="004E52D7">
      <w:pPr>
        <w:pStyle w:val="ListParagraph"/>
        <w:numPr>
          <w:ilvl w:val="0"/>
          <w:numId w:val="15"/>
        </w:numPr>
        <w:spacing w:before="0" w:after="0" w:line="240" w:lineRule="auto"/>
        <w:jc w:val="both"/>
        <w:rPr>
          <w:rFonts w:asciiTheme="minorHAnsi" w:hAnsiTheme="minorHAnsi" w:cstheme="minorHAnsi"/>
        </w:rPr>
      </w:pPr>
      <w:r w:rsidRPr="00272F8D">
        <w:rPr>
          <w:rFonts w:asciiTheme="minorHAnsi" w:hAnsiTheme="minorHAnsi" w:cstheme="minorHAnsi"/>
        </w:rPr>
        <w:t xml:space="preserve">If any test parameter is common for all </w:t>
      </w:r>
      <w:r>
        <w:rPr>
          <w:rFonts w:asciiTheme="minorHAnsi" w:hAnsiTheme="minorHAnsi" w:cstheme="minorHAnsi"/>
        </w:rPr>
        <w:t xml:space="preserve">test </w:t>
      </w:r>
      <w:r w:rsidRPr="00272F8D">
        <w:rPr>
          <w:rFonts w:asciiTheme="minorHAnsi" w:hAnsiTheme="minorHAnsi" w:cstheme="minorHAnsi"/>
        </w:rPr>
        <w:t>methods in a test class then all such data columns can be placed in "Default" s</w:t>
      </w:r>
      <w:r>
        <w:rPr>
          <w:rFonts w:asciiTheme="minorHAnsi" w:hAnsiTheme="minorHAnsi" w:cstheme="minorHAnsi"/>
        </w:rPr>
        <w:t>heet of specific test data file .</w:t>
      </w:r>
    </w:p>
    <w:p w14:paraId="1BA62D3C" w14:textId="77777777" w:rsidR="004E52D7" w:rsidRDefault="004E52D7" w:rsidP="004E52D7">
      <w:pPr>
        <w:pStyle w:val="ListParagraph"/>
        <w:numPr>
          <w:ilvl w:val="0"/>
          <w:numId w:val="15"/>
        </w:numPr>
        <w:autoSpaceDE w:val="0"/>
        <w:autoSpaceDN w:val="0"/>
        <w:adjustRightInd w:val="0"/>
        <w:spacing w:before="0" w:after="0" w:line="240" w:lineRule="auto"/>
        <w:rPr>
          <w:rFonts w:asciiTheme="minorHAnsi" w:hAnsiTheme="minorHAnsi" w:cstheme="minorHAnsi"/>
        </w:rPr>
      </w:pPr>
      <w:r w:rsidRPr="00385AFC">
        <w:rPr>
          <w:rFonts w:asciiTheme="minorHAnsi" w:hAnsiTheme="minorHAnsi" w:cstheme="minorHAnsi"/>
        </w:rPr>
        <w:t>If any test parameter is common across multiple test class then all such data columns  can be placed in "Defaul</w:t>
      </w:r>
      <w:r>
        <w:rPr>
          <w:rFonts w:asciiTheme="minorHAnsi" w:hAnsiTheme="minorHAnsi" w:cstheme="minorHAnsi"/>
        </w:rPr>
        <w:t>t" sheet in "Default.xlsx" file (like any login credentials or session token could be placed at one place instead of repeating it at multiple sheets).</w:t>
      </w:r>
    </w:p>
    <w:p w14:paraId="51220554" w14:textId="77777777" w:rsidR="004E52D7" w:rsidRDefault="004E52D7" w:rsidP="004E52D7">
      <w:pPr>
        <w:pStyle w:val="ListParagraph"/>
        <w:numPr>
          <w:ilvl w:val="0"/>
          <w:numId w:val="15"/>
        </w:numPr>
        <w:autoSpaceDE w:val="0"/>
        <w:autoSpaceDN w:val="0"/>
        <w:adjustRightInd w:val="0"/>
        <w:spacing w:before="0" w:after="0" w:line="240" w:lineRule="auto"/>
        <w:rPr>
          <w:rFonts w:asciiTheme="minorHAnsi" w:hAnsiTheme="minorHAnsi" w:cstheme="minorHAnsi"/>
        </w:rPr>
      </w:pPr>
      <w:r>
        <w:rPr>
          <w:rFonts w:asciiTheme="minorHAnsi" w:hAnsiTheme="minorHAnsi" w:cstheme="minorHAnsi"/>
        </w:rPr>
        <w:t>If same parameter column exist in specific test sheet as well as in Default sheet or file then it will be fetched based on internal preference set as given below.</w:t>
      </w:r>
    </w:p>
    <w:p w14:paraId="213339A4" w14:textId="77777777" w:rsidR="004E52D7" w:rsidRPr="00385AFC" w:rsidRDefault="004E52D7" w:rsidP="004E52D7">
      <w:pPr>
        <w:pStyle w:val="ListParagraph"/>
        <w:numPr>
          <w:ilvl w:val="0"/>
          <w:numId w:val="15"/>
        </w:numPr>
        <w:autoSpaceDE w:val="0"/>
        <w:autoSpaceDN w:val="0"/>
        <w:adjustRightInd w:val="0"/>
        <w:spacing w:before="0" w:after="0" w:line="240" w:lineRule="auto"/>
        <w:rPr>
          <w:rFonts w:asciiTheme="minorHAnsi" w:hAnsiTheme="minorHAnsi" w:cstheme="minorHAnsi"/>
        </w:rPr>
      </w:pPr>
      <w:r w:rsidRPr="00385AFC">
        <w:rPr>
          <w:rFonts w:asciiTheme="minorHAnsi" w:hAnsiTheme="minorHAnsi" w:cstheme="minorHAnsi"/>
        </w:rPr>
        <w:t>Preference of fetching any test parameter for a given method among files and sheets is as given below-</w:t>
      </w:r>
    </w:p>
    <w:p w14:paraId="4536FF0D" w14:textId="77777777" w:rsidR="004E52D7" w:rsidRPr="00385AFC" w:rsidRDefault="004E52D7" w:rsidP="004E52D7">
      <w:pPr>
        <w:autoSpaceDE w:val="0"/>
        <w:autoSpaceDN w:val="0"/>
        <w:adjustRightInd w:val="0"/>
        <w:spacing w:before="0" w:after="0" w:line="240" w:lineRule="auto"/>
        <w:rPr>
          <w:rFonts w:asciiTheme="minorHAnsi" w:hAnsiTheme="minorHAnsi" w:cstheme="minorHAnsi"/>
        </w:rPr>
      </w:pPr>
      <w:r w:rsidRPr="00385AFC">
        <w:rPr>
          <w:rFonts w:asciiTheme="minorHAnsi" w:hAnsiTheme="minorHAnsi" w:cstheme="minorHAnsi"/>
        </w:rPr>
        <w:lastRenderedPageBreak/>
        <w:tab/>
      </w:r>
      <w:r>
        <w:rPr>
          <w:rFonts w:asciiTheme="minorHAnsi" w:hAnsiTheme="minorHAnsi" w:cstheme="minorHAnsi"/>
        </w:rPr>
        <w:tab/>
        <w:t xml:space="preserve"> </w:t>
      </w:r>
      <w:r w:rsidRPr="00385AFC">
        <w:rPr>
          <w:rFonts w:asciiTheme="minorHAnsi" w:hAnsiTheme="minorHAnsi" w:cstheme="minorHAnsi"/>
        </w:rPr>
        <w:t>1.Specific test sheet in specific test data file</w:t>
      </w:r>
    </w:p>
    <w:p w14:paraId="69E37195" w14:textId="77777777" w:rsidR="004E52D7" w:rsidRPr="00385AFC" w:rsidRDefault="004E52D7" w:rsidP="004E52D7">
      <w:pPr>
        <w:autoSpaceDE w:val="0"/>
        <w:autoSpaceDN w:val="0"/>
        <w:adjustRightInd w:val="0"/>
        <w:spacing w:before="0" w:after="0" w:line="240" w:lineRule="auto"/>
        <w:rPr>
          <w:rFonts w:asciiTheme="minorHAnsi" w:hAnsiTheme="minorHAnsi" w:cstheme="minorHAnsi"/>
        </w:rPr>
      </w:pPr>
      <w:r>
        <w:rPr>
          <w:rFonts w:asciiTheme="minorHAnsi" w:hAnsiTheme="minorHAnsi" w:cstheme="minorHAnsi"/>
        </w:rPr>
        <w:tab/>
        <w:t xml:space="preserve"> </w:t>
      </w:r>
      <w:r>
        <w:rPr>
          <w:rFonts w:asciiTheme="minorHAnsi" w:hAnsiTheme="minorHAnsi" w:cstheme="minorHAnsi"/>
        </w:rPr>
        <w:tab/>
        <w:t xml:space="preserve"> </w:t>
      </w:r>
      <w:r w:rsidRPr="00385AFC">
        <w:rPr>
          <w:rFonts w:asciiTheme="minorHAnsi" w:hAnsiTheme="minorHAnsi" w:cstheme="minorHAnsi"/>
        </w:rPr>
        <w:t>2.'Default' sheet in specific test data file</w:t>
      </w:r>
    </w:p>
    <w:p w14:paraId="5589557E" w14:textId="77777777" w:rsidR="004E52D7"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t xml:space="preserve"> 3.’</w:t>
      </w:r>
      <w:r w:rsidRPr="00385AFC">
        <w:rPr>
          <w:rFonts w:asciiTheme="minorHAnsi" w:hAnsiTheme="minorHAnsi" w:cstheme="minorHAnsi"/>
        </w:rPr>
        <w:t>Default</w:t>
      </w:r>
      <w:r>
        <w:rPr>
          <w:rFonts w:asciiTheme="minorHAnsi" w:hAnsiTheme="minorHAnsi" w:cstheme="minorHAnsi"/>
        </w:rPr>
        <w:t>’</w:t>
      </w:r>
      <w:r w:rsidRPr="00385AFC">
        <w:rPr>
          <w:rFonts w:asciiTheme="minorHAnsi" w:hAnsiTheme="minorHAnsi" w:cstheme="minorHAnsi"/>
        </w:rPr>
        <w:t xml:space="preserve"> sheet in Default.xlsx  file</w:t>
      </w:r>
    </w:p>
    <w:p w14:paraId="10A19FFD" w14:textId="77777777" w:rsidR="004E52D7"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p>
    <w:p w14:paraId="23835EE4" w14:textId="77777777" w:rsidR="004E52D7" w:rsidRPr="004329F6" w:rsidRDefault="004E52D7" w:rsidP="004E52D7">
      <w:pPr>
        <w:pStyle w:val="ListParagraph"/>
        <w:numPr>
          <w:ilvl w:val="0"/>
          <w:numId w:val="15"/>
        </w:numPr>
        <w:autoSpaceDE w:val="0"/>
        <w:autoSpaceDN w:val="0"/>
        <w:adjustRightInd w:val="0"/>
        <w:spacing w:before="0" w:after="0" w:line="240" w:lineRule="auto"/>
        <w:rPr>
          <w:rFonts w:asciiTheme="minorHAnsi" w:hAnsiTheme="minorHAnsi" w:cstheme="minorHAnsi"/>
          <w:sz w:val="12"/>
        </w:rPr>
      </w:pPr>
      <w:r w:rsidRPr="000560D4">
        <w:rPr>
          <w:rFonts w:asciiTheme="minorHAnsi" w:hAnsiTheme="minorHAnsi" w:cstheme="minorHAnsi"/>
        </w:rPr>
        <w:t xml:space="preserve">If count of entries are different for required columns as per where 'EOD' is defined </w:t>
      </w:r>
      <w:r>
        <w:rPr>
          <w:rFonts w:asciiTheme="minorHAnsi" w:hAnsiTheme="minorHAnsi" w:cstheme="minorHAnsi"/>
        </w:rPr>
        <w:t>(e.g when column are divided across specific and default sheets)</w:t>
      </w:r>
      <w:r w:rsidRPr="000560D4">
        <w:rPr>
          <w:rFonts w:asciiTheme="minorHAnsi" w:hAnsiTheme="minorHAnsi" w:cstheme="minorHAnsi"/>
        </w:rPr>
        <w:t xml:space="preserve">then </w:t>
      </w:r>
      <w:r>
        <w:rPr>
          <w:rFonts w:asciiTheme="minorHAnsi" w:hAnsiTheme="minorHAnsi" w:cstheme="minorHAnsi"/>
        </w:rPr>
        <w:t xml:space="preserve">first maximum </w:t>
      </w:r>
      <w:r w:rsidRPr="000560D4">
        <w:rPr>
          <w:rFonts w:asciiTheme="minorHAnsi" w:hAnsiTheme="minorHAnsi" w:cstheme="minorHAnsi"/>
        </w:rPr>
        <w:t xml:space="preserve">count is identified from the </w:t>
      </w:r>
      <w:r>
        <w:rPr>
          <w:rFonts w:asciiTheme="minorHAnsi" w:hAnsiTheme="minorHAnsi" w:cstheme="minorHAnsi"/>
        </w:rPr>
        <w:t>default</w:t>
      </w:r>
      <w:r w:rsidRPr="000560D4">
        <w:rPr>
          <w:rFonts w:asciiTheme="minorHAnsi" w:hAnsiTheme="minorHAnsi" w:cstheme="minorHAnsi"/>
        </w:rPr>
        <w:t xml:space="preserve"> sheet among required parameters</w:t>
      </w:r>
      <w:r>
        <w:rPr>
          <w:rFonts w:asciiTheme="minorHAnsi" w:hAnsiTheme="minorHAnsi" w:cstheme="minorHAnsi"/>
        </w:rPr>
        <w:t>,</w:t>
      </w:r>
      <w:r w:rsidRPr="000560D4">
        <w:rPr>
          <w:rFonts w:asciiTheme="minorHAnsi" w:hAnsiTheme="minorHAnsi" w:cstheme="minorHAnsi"/>
        </w:rPr>
        <w:t xml:space="preserve"> </w:t>
      </w:r>
      <w:r>
        <w:rPr>
          <w:rFonts w:asciiTheme="minorHAnsi" w:hAnsiTheme="minorHAnsi" w:cstheme="minorHAnsi"/>
        </w:rPr>
        <w:t>then similarly max count is derived from specific test sheet among remaining required parameters .Later as per preference of the sheets given above final count is considered</w:t>
      </w:r>
      <w:r w:rsidRPr="000560D4">
        <w:rPr>
          <w:rFonts w:asciiTheme="minorHAnsi" w:hAnsiTheme="minorHAnsi" w:cstheme="minorHAnsi"/>
        </w:rPr>
        <w:t>.</w:t>
      </w:r>
      <w:r>
        <w:rPr>
          <w:rFonts w:asciiTheme="minorHAnsi" w:hAnsiTheme="minorHAnsi" w:cstheme="minorHAnsi"/>
        </w:rPr>
        <w:t xml:space="preserve"> </w:t>
      </w:r>
      <w:r w:rsidRPr="000560D4">
        <w:rPr>
          <w:rFonts w:asciiTheme="minorHAnsi" w:hAnsiTheme="minorHAnsi" w:cstheme="minorHAnsi"/>
        </w:rPr>
        <w:t xml:space="preserve">If </w:t>
      </w:r>
      <w:r>
        <w:rPr>
          <w:rFonts w:asciiTheme="minorHAnsi" w:hAnsiTheme="minorHAnsi" w:cstheme="minorHAnsi"/>
        </w:rPr>
        <w:t>any</w:t>
      </w:r>
      <w:r w:rsidRPr="000560D4">
        <w:rPr>
          <w:rFonts w:asciiTheme="minorHAnsi" w:hAnsiTheme="minorHAnsi" w:cstheme="minorHAnsi"/>
        </w:rPr>
        <w:t xml:space="preserve"> parameters doesn't have required data entries then existing entries will be repeated in same order</w:t>
      </w:r>
      <w:r>
        <w:rPr>
          <w:rFonts w:asciiTheme="minorHAnsi" w:hAnsiTheme="minorHAnsi" w:cstheme="minorHAnsi"/>
        </w:rPr>
        <w:t xml:space="preserve"> for Default sheets else blank entries will be passed for specific sheets</w:t>
      </w:r>
      <w:r w:rsidRPr="000560D4">
        <w:rPr>
          <w:rFonts w:asciiTheme="minorHAnsi" w:hAnsiTheme="minorHAnsi" w:cstheme="minorHAnsi"/>
        </w:rPr>
        <w:t>.</w:t>
      </w:r>
      <w:r>
        <w:rPr>
          <w:rFonts w:asciiTheme="minorHAnsi" w:hAnsiTheme="minorHAnsi" w:cstheme="minorHAnsi"/>
        </w:rPr>
        <w:t xml:space="preserve"> E.g refer below code and corresponding test data identified.</w:t>
      </w:r>
    </w:p>
    <w:p w14:paraId="01DC0A3A" w14:textId="77777777" w:rsidR="004E52D7" w:rsidRPr="007718CA" w:rsidRDefault="004E52D7" w:rsidP="004E52D7">
      <w:pPr>
        <w:pStyle w:val="ListParagraph"/>
        <w:autoSpaceDE w:val="0"/>
        <w:autoSpaceDN w:val="0"/>
        <w:adjustRightInd w:val="0"/>
        <w:spacing w:before="0" w:after="0" w:line="240" w:lineRule="auto"/>
        <w:ind w:left="1080"/>
        <w:rPr>
          <w:rFonts w:asciiTheme="minorHAnsi" w:hAnsiTheme="minorHAnsi" w:cstheme="minorHAnsi"/>
          <w:sz w:val="12"/>
        </w:rPr>
      </w:pPr>
      <w:r>
        <w:rPr>
          <w:rFonts w:asciiTheme="minorHAnsi" w:hAnsiTheme="minorHAnsi" w:cstheme="minorHAnsi"/>
        </w:rPr>
        <w:br/>
      </w:r>
    </w:p>
    <w:bookmarkStart w:id="402" w:name="_MON_1563272664"/>
    <w:bookmarkEnd w:id="402"/>
    <w:p w14:paraId="71810BCA" w14:textId="77777777" w:rsidR="004E52D7"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r>
        <w:rPr>
          <w:rFonts w:asciiTheme="minorHAnsi" w:hAnsiTheme="minorHAnsi" w:cstheme="minorHAnsi"/>
        </w:rPr>
        <w:object w:dxaOrig="9360" w:dyaOrig="1639" w14:anchorId="5308AB12">
          <v:shape id="_x0000_i1082" type="#_x0000_t75" style="width:469.15pt;height:79.55pt" o:ole="" filled="t" fillcolor="#bfbfbf [2412]">
            <v:imagedata r:id="rId61" o:title=""/>
          </v:shape>
          <o:OLEObject Type="Embed" ProgID="Word.OpenDocumentText.12" ShapeID="_x0000_i1082" DrawAspect="Content" ObjectID="_1627825799" r:id="rId62"/>
        </w:object>
      </w:r>
    </w:p>
    <w:p w14:paraId="7EAE317A" w14:textId="77777777" w:rsidR="004E52D7" w:rsidRDefault="004E52D7" w:rsidP="004E52D7">
      <w:pPr>
        <w:pStyle w:val="ListParagraph"/>
        <w:autoSpaceDE w:val="0"/>
        <w:autoSpaceDN w:val="0"/>
        <w:adjustRightInd w:val="0"/>
        <w:spacing w:before="0" w:after="0" w:line="240" w:lineRule="auto"/>
        <w:ind w:left="1080"/>
        <w:rPr>
          <w:ins w:id="403" w:author="CYBAGE\gajananp" w:date="2018-09-26T17:34:00Z"/>
          <w:rFonts w:asciiTheme="minorHAnsi" w:hAnsiTheme="minorHAnsi" w:cstheme="minorHAnsi"/>
        </w:rPr>
      </w:pPr>
    </w:p>
    <w:p w14:paraId="7BAD1837" w14:textId="77777777" w:rsidR="004E52D7"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p>
    <w:p w14:paraId="3A8702C5" w14:textId="77777777" w:rsidR="004E52D7" w:rsidRDefault="004E52D7" w:rsidP="004E52D7">
      <w:pPr>
        <w:pStyle w:val="ListParagraph"/>
        <w:autoSpaceDE w:val="0"/>
        <w:autoSpaceDN w:val="0"/>
        <w:adjustRightInd w:val="0"/>
        <w:spacing w:before="0" w:after="0" w:line="240" w:lineRule="auto"/>
        <w:ind w:left="1080"/>
        <w:rPr>
          <w:ins w:id="404" w:author="CYBAGE\gajananp" w:date="2018-09-26T17:34:00Z"/>
          <w:rFonts w:asciiTheme="minorHAnsi" w:hAnsiTheme="minorHAnsi" w:cstheme="minorHAnsi"/>
        </w:rPr>
      </w:pPr>
    </w:p>
    <w:p w14:paraId="68822518" w14:textId="77777777" w:rsidR="004E52D7" w:rsidRDefault="004E52D7" w:rsidP="004E52D7">
      <w:pPr>
        <w:pStyle w:val="ListParagraph"/>
        <w:autoSpaceDE w:val="0"/>
        <w:autoSpaceDN w:val="0"/>
        <w:adjustRightInd w:val="0"/>
        <w:spacing w:before="0" w:after="0" w:line="240" w:lineRule="auto"/>
        <w:ind w:left="1080"/>
        <w:rPr>
          <w:ins w:id="405" w:author="CYBAGE\gajananp" w:date="2018-09-26T17:34:00Z"/>
          <w:rFonts w:asciiTheme="minorHAnsi" w:hAnsiTheme="minorHAnsi" w:cstheme="minorHAnsi"/>
        </w:rPr>
      </w:pPr>
    </w:p>
    <w:p w14:paraId="63D5E847" w14:textId="77777777" w:rsidR="004E52D7" w:rsidRDefault="004E52D7" w:rsidP="004E52D7">
      <w:pPr>
        <w:pStyle w:val="ListParagraph"/>
        <w:autoSpaceDE w:val="0"/>
        <w:autoSpaceDN w:val="0"/>
        <w:adjustRightInd w:val="0"/>
        <w:spacing w:before="0" w:after="0" w:line="240" w:lineRule="auto"/>
        <w:ind w:left="1080"/>
        <w:rPr>
          <w:ins w:id="406" w:author="CYBAGE\gajananp" w:date="2018-09-26T17:34:00Z"/>
          <w:rFonts w:asciiTheme="minorHAnsi" w:hAnsiTheme="minorHAnsi" w:cstheme="minorHAnsi"/>
        </w:rPr>
      </w:pPr>
    </w:p>
    <w:p w14:paraId="203CCE7A" w14:textId="77777777" w:rsidR="004E52D7" w:rsidRPr="00FC1440"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r>
        <w:rPr>
          <w:rFonts w:asciiTheme="minorHAnsi" w:hAnsiTheme="minorHAnsi" w:cstheme="minorHAnsi"/>
          <w:noProof/>
          <w:lang w:val="en-US" w:bidi="ar-SA"/>
        </w:rPr>
        <w:drawing>
          <wp:inline distT="0" distB="0" distL="0" distR="0" wp14:anchorId="555945C4" wp14:editId="5CD64A6A">
            <wp:extent cx="6051550" cy="2787650"/>
            <wp:effectExtent l="19050" t="19050" r="254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1550" cy="2787650"/>
                    </a:xfrm>
                    <a:prstGeom prst="rect">
                      <a:avLst/>
                    </a:prstGeom>
                    <a:noFill/>
                    <a:ln>
                      <a:solidFill>
                        <a:schemeClr val="tx1"/>
                      </a:solidFill>
                    </a:ln>
                  </pic:spPr>
                </pic:pic>
              </a:graphicData>
            </a:graphic>
          </wp:inline>
        </w:drawing>
      </w:r>
    </w:p>
    <w:p w14:paraId="57C9DA43" w14:textId="77777777" w:rsidR="004E52D7" w:rsidRPr="000560D4"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p>
    <w:p w14:paraId="75C7222A" w14:textId="77777777" w:rsidR="004E52D7" w:rsidRDefault="004E52D7" w:rsidP="004E52D7">
      <w:pPr>
        <w:autoSpaceDE w:val="0"/>
        <w:autoSpaceDN w:val="0"/>
        <w:adjustRightInd w:val="0"/>
        <w:spacing w:before="0" w:after="0" w:line="240" w:lineRule="auto"/>
        <w:rPr>
          <w:rFonts w:asciiTheme="minorHAnsi" w:hAnsiTheme="minorHAnsi" w:cstheme="minorHAnsi"/>
        </w:rPr>
      </w:pPr>
      <w:r w:rsidRPr="00FC1440">
        <w:rPr>
          <w:b/>
        </w:rPr>
        <w:t>Exception Details :</w:t>
      </w:r>
      <w:r>
        <w:rPr>
          <w:rFonts w:asciiTheme="minorHAnsi" w:hAnsiTheme="minorHAnsi" w:cstheme="minorHAnsi"/>
        </w:rPr>
        <w:t xml:space="preserve"> </w:t>
      </w:r>
    </w:p>
    <w:p w14:paraId="73769FB0" w14:textId="77777777" w:rsidR="004E52D7" w:rsidRPr="005F25ED" w:rsidRDefault="004E52D7" w:rsidP="004E52D7">
      <w:pPr>
        <w:autoSpaceDE w:val="0"/>
        <w:autoSpaceDN w:val="0"/>
        <w:adjustRightInd w:val="0"/>
        <w:spacing w:before="0" w:after="0" w:line="240" w:lineRule="auto"/>
        <w:rPr>
          <w:rFonts w:asciiTheme="minorHAnsi" w:hAnsiTheme="minorHAnsi" w:cstheme="minorHAnsi"/>
        </w:rPr>
      </w:pPr>
      <w:r w:rsidRPr="005F25ED">
        <w:rPr>
          <w:rFonts w:asciiTheme="minorHAnsi" w:hAnsiTheme="minorHAnsi" w:cstheme="minorHAnsi"/>
        </w:rPr>
        <w:t xml:space="preserve">Data provider throws exception for following scenarios </w:t>
      </w:r>
      <w:r>
        <w:rPr>
          <w:rFonts w:asciiTheme="minorHAnsi" w:hAnsiTheme="minorHAnsi" w:cstheme="minorHAnsi"/>
        </w:rPr>
        <w:t>and needs to be handled as given below-</w:t>
      </w:r>
    </w:p>
    <w:p w14:paraId="28D91BA6" w14:textId="77777777" w:rsidR="004E52D7" w:rsidRPr="00385AFC" w:rsidRDefault="004E52D7" w:rsidP="004E52D7">
      <w:pPr>
        <w:pStyle w:val="ListParagraph"/>
        <w:autoSpaceDE w:val="0"/>
        <w:autoSpaceDN w:val="0"/>
        <w:adjustRightInd w:val="0"/>
        <w:spacing w:before="0" w:after="0" w:line="240" w:lineRule="auto"/>
        <w:ind w:left="1080"/>
        <w:rPr>
          <w:rFonts w:asciiTheme="minorHAnsi" w:hAnsiTheme="minorHAnsi" w:cstheme="minorHAnsi"/>
        </w:rPr>
      </w:pPr>
      <w:r w:rsidRPr="00385AFC">
        <w:rPr>
          <w:rFonts w:asciiTheme="minorHAnsi" w:hAnsiTheme="minorHAnsi" w:cstheme="minorHAnsi"/>
        </w:rPr>
        <w:t xml:space="preserve"> </w:t>
      </w:r>
    </w:p>
    <w:tbl>
      <w:tblPr>
        <w:tblStyle w:val="GridTable41"/>
        <w:tblW w:w="10350" w:type="dxa"/>
        <w:tblLayout w:type="fixed"/>
        <w:tblLook w:val="04A0" w:firstRow="1" w:lastRow="0" w:firstColumn="1" w:lastColumn="0" w:noHBand="0" w:noVBand="1"/>
      </w:tblPr>
      <w:tblGrid>
        <w:gridCol w:w="2790"/>
        <w:gridCol w:w="7560"/>
      </w:tblGrid>
      <w:tr w:rsidR="004E52D7" w14:paraId="110220EC" w14:textId="77777777" w:rsidTr="00B6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C067AC2" w14:textId="77777777" w:rsidR="004E52D7" w:rsidRDefault="004E52D7" w:rsidP="00B645C2">
            <w:pPr>
              <w:pStyle w:val="ListParagraph"/>
              <w:autoSpaceDE w:val="0"/>
              <w:autoSpaceDN w:val="0"/>
              <w:adjustRightInd w:val="0"/>
              <w:spacing w:before="0" w:after="0" w:line="240" w:lineRule="auto"/>
              <w:ind w:left="0"/>
              <w:rPr>
                <w:rFonts w:asciiTheme="minorHAnsi" w:hAnsiTheme="minorHAnsi" w:cstheme="minorHAnsi"/>
              </w:rPr>
            </w:pPr>
            <w:r>
              <w:rPr>
                <w:rFonts w:asciiTheme="minorHAnsi" w:hAnsiTheme="minorHAnsi" w:cstheme="minorHAnsi"/>
              </w:rPr>
              <w:t>Exception Type : Message</w:t>
            </w:r>
          </w:p>
        </w:tc>
        <w:tc>
          <w:tcPr>
            <w:tcW w:w="7560" w:type="dxa"/>
          </w:tcPr>
          <w:p w14:paraId="0FA03AF2" w14:textId="77777777" w:rsidR="004E52D7" w:rsidRDefault="004E52D7" w:rsidP="00B645C2">
            <w:pPr>
              <w:pStyle w:val="ListParagraph"/>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Resolution </w:t>
            </w:r>
          </w:p>
        </w:tc>
      </w:tr>
      <w:tr w:rsidR="004E52D7" w14:paraId="3B93EA39"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9B5AA65" w14:textId="77777777" w:rsidR="004E52D7" w:rsidRPr="00385AFC"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385AFC">
              <w:rPr>
                <w:rFonts w:asciiTheme="minorHAnsi" w:hAnsiTheme="minorHAnsi" w:cstheme="minorHAnsi"/>
                <w:sz w:val="20"/>
                <w:szCs w:val="20"/>
              </w:rPr>
              <w:lastRenderedPageBreak/>
              <w:t>ReflectiveOperationException</w:t>
            </w:r>
            <w:r>
              <w:rPr>
                <w:rFonts w:asciiTheme="minorHAnsi" w:hAnsiTheme="minorHAnsi" w:cstheme="minorHAnsi"/>
                <w:sz w:val="20"/>
                <w:szCs w:val="20"/>
              </w:rPr>
              <w:t xml:space="preserve"> : </w:t>
            </w:r>
            <w:r w:rsidRPr="00385AFC">
              <w:rPr>
                <w:rFonts w:asciiTheme="minorHAnsi" w:hAnsiTheme="minorHAnsi" w:cstheme="minorHAnsi"/>
                <w:sz w:val="20"/>
                <w:szCs w:val="20"/>
              </w:rPr>
              <w:t>Test method parameter names are not identified</w:t>
            </w:r>
          </w:p>
        </w:tc>
        <w:tc>
          <w:tcPr>
            <w:tcW w:w="7560" w:type="dxa"/>
          </w:tcPr>
          <w:p w14:paraId="6956A20E" w14:textId="77777777" w:rsidR="004E52D7" w:rsidRPr="00385AFC" w:rsidRDefault="004E52D7" w:rsidP="00B645C2">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85AFC">
              <w:rPr>
                <w:rFonts w:asciiTheme="minorHAnsi" w:hAnsiTheme="minorHAnsi" w:cstheme="minorHAnsi"/>
                <w:sz w:val="20"/>
                <w:szCs w:val="20"/>
              </w:rPr>
              <w:t xml:space="preserve">Build the project by considering method parameters e.g For Java build/TestNG execution , check </w:t>
            </w:r>
            <w:r w:rsidRPr="00385AFC">
              <w:rPr>
                <w:rFonts w:asciiTheme="minorHAnsi" w:hAnsiTheme="minorHAnsi" w:cstheme="minorHAnsi"/>
                <w:color w:val="4F81BD" w:themeColor="accent1"/>
                <w:sz w:val="20"/>
                <w:szCs w:val="20"/>
              </w:rPr>
              <w:t>'store information about method parameters</w:t>
            </w:r>
            <w:r w:rsidRPr="00385AFC">
              <w:rPr>
                <w:rFonts w:asciiTheme="minorHAnsi" w:hAnsiTheme="minorHAnsi" w:cstheme="minorHAnsi"/>
                <w:sz w:val="20"/>
                <w:szCs w:val="20"/>
              </w:rPr>
              <w:t xml:space="preserve">' under Java compiler setting of editor OR For Maven build , add following lines under maven-compiler-plugin configuration </w:t>
            </w:r>
            <w:r>
              <w:rPr>
                <w:rFonts w:asciiTheme="minorHAnsi" w:hAnsiTheme="minorHAnsi" w:cstheme="minorHAnsi"/>
                <w:sz w:val="20"/>
                <w:szCs w:val="20"/>
              </w:rPr>
              <w:t xml:space="preserve">                      </w:t>
            </w:r>
            <w:r w:rsidRPr="00385AFC">
              <w:rPr>
                <w:rFonts w:asciiTheme="minorHAnsi" w:hAnsiTheme="minorHAnsi" w:cstheme="minorHAnsi"/>
                <w:color w:val="4F81BD" w:themeColor="accent1"/>
                <w:sz w:val="20"/>
                <w:szCs w:val="20"/>
                <w:highlight w:val="lightGray"/>
              </w:rPr>
              <w:t>"&lt;compilerArgument&gt;-parameters&lt;/compilerArgument&gt;”</w:t>
            </w:r>
          </w:p>
        </w:tc>
      </w:tr>
      <w:tr w:rsidR="004E52D7" w14:paraId="050EE384" w14:textId="77777777" w:rsidTr="00B645C2">
        <w:tc>
          <w:tcPr>
            <w:cnfStyle w:val="001000000000" w:firstRow="0" w:lastRow="0" w:firstColumn="1" w:lastColumn="0" w:oddVBand="0" w:evenVBand="0" w:oddHBand="0" w:evenHBand="0" w:firstRowFirstColumn="0" w:firstRowLastColumn="0" w:lastRowFirstColumn="0" w:lastRowLastColumn="0"/>
            <w:tcW w:w="2790" w:type="dxa"/>
          </w:tcPr>
          <w:p w14:paraId="348D5F34"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Test type</w:t>
            </w:r>
            <w:r w:rsidRPr="005F25ED">
              <w:rPr>
                <w:rFonts w:asciiTheme="minorHAnsi" w:hAnsiTheme="minorHAnsi" w:cstheme="minorHAnsi"/>
                <w:sz w:val="20"/>
                <w:szCs w:val="20"/>
              </w:rPr>
              <w:t xml:space="preserve"> not identified based on test package</w:t>
            </w:r>
          </w:p>
        </w:tc>
        <w:tc>
          <w:tcPr>
            <w:tcW w:w="7560" w:type="dxa"/>
          </w:tcPr>
          <w:p w14:paraId="2E8A2735" w14:textId="77777777" w:rsidR="004E52D7" w:rsidRPr="005F25ED" w:rsidRDefault="004E52D7" w:rsidP="00B645C2">
            <w:pPr>
              <w:pStyle w:val="ListParagraph"/>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your target test methods are defined in packages under specific test types (</w:t>
            </w:r>
            <w:r w:rsidRPr="005F25ED">
              <w:rPr>
                <w:rFonts w:asciiTheme="minorHAnsi" w:hAnsiTheme="minorHAnsi" w:cstheme="minorHAnsi"/>
                <w:sz w:val="20"/>
                <w:szCs w:val="20"/>
              </w:rPr>
              <w:t>api/web/database/mobile/fusion</w:t>
            </w:r>
            <w:r>
              <w:rPr>
                <w:rFonts w:asciiTheme="minorHAnsi" w:hAnsiTheme="minorHAnsi" w:cstheme="minorHAnsi"/>
                <w:sz w:val="20"/>
                <w:szCs w:val="20"/>
              </w:rPr>
              <w:t>) like if it’s a fusion test then it’s package name should start with ‘com.fusion.tests’</w:t>
            </w:r>
          </w:p>
        </w:tc>
      </w:tr>
      <w:tr w:rsidR="004E52D7" w14:paraId="639517C8" w14:textId="77777777" w:rsidTr="00B645C2">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790" w:type="dxa"/>
          </w:tcPr>
          <w:p w14:paraId="273AE877"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w:t>
            </w:r>
            <w:r w:rsidRPr="005F25ED">
              <w:rPr>
                <w:rFonts w:asciiTheme="minorHAnsi" w:hAnsiTheme="minorHAnsi" w:cstheme="minorHAnsi"/>
                <w:sz w:val="20"/>
                <w:szCs w:val="20"/>
              </w:rPr>
              <w:t>Test data file missing including default file</w:t>
            </w:r>
          </w:p>
        </w:tc>
        <w:tc>
          <w:tcPr>
            <w:tcW w:w="7560" w:type="dxa"/>
          </w:tcPr>
          <w:p w14:paraId="19F4E8D6" w14:textId="77777777" w:rsidR="004E52D7" w:rsidRPr="005F25ED" w:rsidRDefault="004E52D7" w:rsidP="00B645C2">
            <w:pPr>
              <w:pStyle w:val="ListParagraph"/>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test data file is uploaded for all required test class having same file name as that of test class. Or Upload Default.xlsx file having common columns with same name as that of test parameters.</w:t>
            </w:r>
          </w:p>
        </w:tc>
      </w:tr>
      <w:tr w:rsidR="004E52D7" w14:paraId="109A6A4A" w14:textId="77777777" w:rsidTr="00B645C2">
        <w:tc>
          <w:tcPr>
            <w:cnfStyle w:val="001000000000" w:firstRow="0" w:lastRow="0" w:firstColumn="1" w:lastColumn="0" w:oddVBand="0" w:evenVBand="0" w:oddHBand="0" w:evenHBand="0" w:firstRowFirstColumn="0" w:firstRowLastColumn="0" w:lastRowFirstColumn="0" w:lastRowLastColumn="0"/>
            <w:tcW w:w="2790" w:type="dxa"/>
          </w:tcPr>
          <w:p w14:paraId="69BE3CC7"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Test data sheet &lt;xyz&gt;</w:t>
            </w:r>
            <w:r w:rsidRPr="005F25ED">
              <w:rPr>
                <w:rFonts w:asciiTheme="minorHAnsi" w:hAnsiTheme="minorHAnsi" w:cstheme="minorHAnsi"/>
                <w:sz w:val="20"/>
                <w:szCs w:val="20"/>
              </w:rPr>
              <w:t xml:space="preserve"> missing including default sheet</w:t>
            </w:r>
          </w:p>
        </w:tc>
        <w:tc>
          <w:tcPr>
            <w:tcW w:w="7560" w:type="dxa"/>
          </w:tcPr>
          <w:p w14:paraId="422E986D" w14:textId="77777777" w:rsidR="004E52D7" w:rsidRPr="005F25ED" w:rsidRDefault="004E52D7" w:rsidP="00B645C2">
            <w:pPr>
              <w:pStyle w:val="ListParagraph"/>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test data sheet exists in uploaded test data files for all required test methods having same sheet name as that of test method(@Test). Or add Default sheet having common columns with same name as that of test parameters.</w:t>
            </w:r>
          </w:p>
        </w:tc>
      </w:tr>
      <w:tr w:rsidR="004E52D7" w14:paraId="48A4A87E"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EEC4073"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w:t>
            </w:r>
            <w:r w:rsidRPr="005F25ED">
              <w:rPr>
                <w:rFonts w:asciiTheme="minorHAnsi" w:hAnsiTheme="minorHAnsi" w:cstheme="minorHAnsi"/>
                <w:sz w:val="20"/>
                <w:szCs w:val="20"/>
              </w:rPr>
              <w:t xml:space="preserve">Parameter </w:t>
            </w:r>
            <w:r>
              <w:rPr>
                <w:rFonts w:asciiTheme="minorHAnsi" w:hAnsiTheme="minorHAnsi" w:cstheme="minorHAnsi"/>
                <w:sz w:val="20"/>
                <w:szCs w:val="20"/>
              </w:rPr>
              <w:t>&lt;param&gt;</w:t>
            </w:r>
            <w:r w:rsidRPr="005F25ED">
              <w:rPr>
                <w:rFonts w:asciiTheme="minorHAnsi" w:hAnsiTheme="minorHAnsi" w:cstheme="minorHAnsi"/>
                <w:sz w:val="20"/>
                <w:szCs w:val="20"/>
              </w:rPr>
              <w:t xml:space="preserve"> is not found in either sheets</w:t>
            </w:r>
          </w:p>
        </w:tc>
        <w:tc>
          <w:tcPr>
            <w:tcW w:w="7560" w:type="dxa"/>
          </w:tcPr>
          <w:p w14:paraId="18712BA9" w14:textId="77777777" w:rsidR="004E52D7" w:rsidRPr="005F25ED" w:rsidRDefault="004E52D7" w:rsidP="00B645C2">
            <w:pPr>
              <w:pStyle w:val="ListParagraph"/>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required test parameter exists in specific sheet with same column name as that of parameter name, check spellings and unwanted space if added.</w:t>
            </w:r>
          </w:p>
        </w:tc>
      </w:tr>
      <w:tr w:rsidR="004E52D7" w14:paraId="0136A80E" w14:textId="77777777" w:rsidTr="00B645C2">
        <w:tc>
          <w:tcPr>
            <w:cnfStyle w:val="001000000000" w:firstRow="0" w:lastRow="0" w:firstColumn="1" w:lastColumn="0" w:oddVBand="0" w:evenVBand="0" w:oddHBand="0" w:evenHBand="0" w:firstRowFirstColumn="0" w:firstRowLastColumn="0" w:lastRowFirstColumn="0" w:lastRowLastColumn="0"/>
            <w:tcW w:w="2790" w:type="dxa"/>
          </w:tcPr>
          <w:p w14:paraId="6FE0C928" w14:textId="77777777" w:rsidR="004E52D7" w:rsidRPr="005F25ED" w:rsidRDefault="004E52D7" w:rsidP="00B645C2">
            <w:pPr>
              <w:autoSpaceDE w:val="0"/>
              <w:autoSpaceDN w:val="0"/>
              <w:adjustRightInd w:val="0"/>
              <w:spacing w:before="0" w:after="0" w:line="240" w:lineRule="auto"/>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w:t>
            </w:r>
            <w:r w:rsidRPr="005F25ED">
              <w:rPr>
                <w:rFonts w:asciiTheme="minorHAnsi" w:hAnsiTheme="minorHAnsi" w:cstheme="minorHAnsi"/>
                <w:sz w:val="20"/>
                <w:szCs w:val="20"/>
              </w:rPr>
              <w:t>Test data row count is not identified for test</w:t>
            </w:r>
          </w:p>
        </w:tc>
        <w:tc>
          <w:tcPr>
            <w:tcW w:w="7560" w:type="dxa"/>
          </w:tcPr>
          <w:p w14:paraId="1D91E624" w14:textId="77777777" w:rsidR="004E52D7" w:rsidRPr="005F25ED" w:rsidRDefault="004E52D7" w:rsidP="00B645C2">
            <w:pPr>
              <w:pStyle w:val="ListParagraph"/>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Make sure required test files are uploaded with corresponding sheets in it with required naming conventions. </w:t>
            </w:r>
          </w:p>
        </w:tc>
      </w:tr>
      <w:tr w:rsidR="004E52D7" w14:paraId="3F5DBBEE"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8D9E4AC"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Column &lt;</w:t>
            </w:r>
            <w:r w:rsidRPr="005F25ED">
              <w:rPr>
                <w:rFonts w:asciiTheme="minorHAnsi" w:hAnsiTheme="minorHAnsi" w:cstheme="minorHAnsi"/>
                <w:sz w:val="20"/>
                <w:szCs w:val="20"/>
              </w:rPr>
              <w:t>columnName</w:t>
            </w:r>
            <w:r>
              <w:rPr>
                <w:rFonts w:asciiTheme="minorHAnsi" w:hAnsiTheme="minorHAnsi" w:cstheme="minorHAnsi"/>
                <w:sz w:val="20"/>
                <w:szCs w:val="20"/>
              </w:rPr>
              <w:t xml:space="preserve"> &gt;</w:t>
            </w:r>
            <w:r w:rsidRPr="005F25ED">
              <w:rPr>
                <w:rFonts w:asciiTheme="minorHAnsi" w:hAnsiTheme="minorHAnsi" w:cstheme="minorHAnsi"/>
                <w:sz w:val="20"/>
                <w:szCs w:val="20"/>
              </w:rPr>
              <w:t xml:space="preserve"> is not found in any given sheet</w:t>
            </w:r>
          </w:p>
        </w:tc>
        <w:tc>
          <w:tcPr>
            <w:tcW w:w="7560" w:type="dxa"/>
          </w:tcPr>
          <w:p w14:paraId="4A266E2E" w14:textId="77777777" w:rsidR="004E52D7" w:rsidRPr="005F25ED" w:rsidRDefault="004E52D7" w:rsidP="00B645C2">
            <w:pPr>
              <w:pStyle w:val="ListParagraph"/>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required test parameter exists as a column in test data sheet of required test data file with required naming conventions.</w:t>
            </w:r>
          </w:p>
        </w:tc>
      </w:tr>
      <w:tr w:rsidR="004E52D7" w14:paraId="02009163" w14:textId="77777777" w:rsidTr="00B645C2">
        <w:tc>
          <w:tcPr>
            <w:cnfStyle w:val="001000000000" w:firstRow="0" w:lastRow="0" w:firstColumn="1" w:lastColumn="0" w:oddVBand="0" w:evenVBand="0" w:oddHBand="0" w:evenHBand="0" w:firstRowFirstColumn="0" w:firstRowLastColumn="0" w:lastRowFirstColumn="0" w:lastRowLastColumn="0"/>
            <w:tcW w:w="2790" w:type="dxa"/>
          </w:tcPr>
          <w:p w14:paraId="09FF7A1F"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w:t>
            </w:r>
            <w:r w:rsidRPr="005F25ED">
              <w:rPr>
                <w:rFonts w:asciiTheme="minorHAnsi" w:hAnsiTheme="minorHAnsi" w:cstheme="minorHAnsi"/>
                <w:sz w:val="20"/>
                <w:szCs w:val="20"/>
              </w:rPr>
              <w:t>Row index '0' doesn't exist for sheet:</w:t>
            </w:r>
          </w:p>
        </w:tc>
        <w:tc>
          <w:tcPr>
            <w:tcW w:w="7560" w:type="dxa"/>
          </w:tcPr>
          <w:p w14:paraId="28FCB6E1" w14:textId="77777777" w:rsidR="004E52D7" w:rsidRPr="005F25ED" w:rsidRDefault="004E52D7" w:rsidP="00B645C2">
            <w:pPr>
              <w:pStyle w:val="ListParagraph"/>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header names of test data starts from first row of the sheet. Don’t leave first row as blank.</w:t>
            </w:r>
          </w:p>
        </w:tc>
      </w:tr>
      <w:tr w:rsidR="004E52D7" w14:paraId="5F361EDA"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6AD6268E"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IllegalArgumentException</w:t>
            </w:r>
            <w:r>
              <w:rPr>
                <w:rFonts w:asciiTheme="minorHAnsi" w:hAnsiTheme="minorHAnsi" w:cstheme="minorHAnsi"/>
                <w:sz w:val="20"/>
                <w:szCs w:val="20"/>
              </w:rPr>
              <w:t xml:space="preserve">: </w:t>
            </w:r>
            <w:r w:rsidRPr="005F25ED">
              <w:rPr>
                <w:rFonts w:asciiTheme="minorHAnsi" w:hAnsiTheme="minorHAnsi" w:cstheme="minorHAnsi"/>
                <w:sz w:val="20"/>
                <w:szCs w:val="20"/>
              </w:rPr>
              <w:t>Unsupported argument type : Found cell at row index</w:t>
            </w:r>
          </w:p>
        </w:tc>
        <w:tc>
          <w:tcPr>
            <w:tcW w:w="7560" w:type="dxa"/>
          </w:tcPr>
          <w:p w14:paraId="3491FA25" w14:textId="77777777" w:rsidR="004E52D7" w:rsidRPr="005F25ED" w:rsidRDefault="004E52D7" w:rsidP="00B645C2">
            <w:pPr>
              <w:pStyle w:val="ListParagraph"/>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data type defined against all entries including blank entries in excel file sheet is of format ‘Text. Even ‘General’ is NOT allowed.</w:t>
            </w:r>
          </w:p>
        </w:tc>
      </w:tr>
      <w:tr w:rsidR="004E52D7" w14:paraId="4A966DE7" w14:textId="77777777" w:rsidTr="00B645C2">
        <w:tc>
          <w:tcPr>
            <w:cnfStyle w:val="001000000000" w:firstRow="0" w:lastRow="0" w:firstColumn="1" w:lastColumn="0" w:oddVBand="0" w:evenVBand="0" w:oddHBand="0" w:evenHBand="0" w:firstRowFirstColumn="0" w:firstRowLastColumn="0" w:lastRowFirstColumn="0" w:lastRowLastColumn="0"/>
            <w:tcW w:w="2790" w:type="dxa"/>
          </w:tcPr>
          <w:p w14:paraId="3A4A80FD"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w:t>
            </w:r>
            <w:r w:rsidRPr="005F25ED">
              <w:rPr>
                <w:rFonts w:asciiTheme="minorHAnsi" w:hAnsiTheme="minorHAnsi" w:cstheme="minorHAnsi"/>
                <w:sz w:val="20"/>
                <w:szCs w:val="20"/>
              </w:rPr>
              <w:t>There is no data entry record for the column</w:t>
            </w:r>
          </w:p>
        </w:tc>
        <w:tc>
          <w:tcPr>
            <w:tcW w:w="7560" w:type="dxa"/>
          </w:tcPr>
          <w:p w14:paraId="5743440C" w14:textId="77777777" w:rsidR="004E52D7" w:rsidRPr="005F25ED" w:rsidRDefault="004E52D7" w:rsidP="00B645C2">
            <w:pPr>
              <w:pStyle w:val="ListParagraph"/>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‘EOD’ is not added as the first entry for any column after header. Minimum one entry is required against any test data column. If you have to pass null or blank entry against parameter then add a blank row entry with format as ‘Text’.</w:t>
            </w:r>
          </w:p>
        </w:tc>
      </w:tr>
      <w:tr w:rsidR="004E52D7" w14:paraId="61043BEC"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8032631" w14:textId="77777777" w:rsidR="004E52D7" w:rsidRPr="005F25ED" w:rsidRDefault="004E52D7" w:rsidP="00B645C2">
            <w:pPr>
              <w:pStyle w:val="ListParagraph"/>
              <w:autoSpaceDE w:val="0"/>
              <w:autoSpaceDN w:val="0"/>
              <w:adjustRightInd w:val="0"/>
              <w:spacing w:before="0" w:after="0" w:line="240" w:lineRule="auto"/>
              <w:ind w:left="0"/>
              <w:rPr>
                <w:rFonts w:asciiTheme="minorHAnsi" w:hAnsiTheme="minorHAnsi" w:cstheme="minorHAnsi"/>
                <w:sz w:val="20"/>
                <w:szCs w:val="20"/>
              </w:rPr>
            </w:pPr>
            <w:r w:rsidRPr="005F25ED">
              <w:rPr>
                <w:rFonts w:asciiTheme="minorHAnsi" w:hAnsiTheme="minorHAnsi" w:cstheme="minorHAnsi"/>
                <w:sz w:val="20"/>
                <w:szCs w:val="20"/>
              </w:rPr>
              <w:t>NullPointerException</w:t>
            </w:r>
            <w:r>
              <w:rPr>
                <w:rFonts w:asciiTheme="minorHAnsi" w:hAnsiTheme="minorHAnsi" w:cstheme="minorHAnsi"/>
                <w:sz w:val="20"/>
                <w:szCs w:val="20"/>
              </w:rPr>
              <w:t xml:space="preserve"> : </w:t>
            </w:r>
            <w:r w:rsidRPr="005F25ED">
              <w:rPr>
                <w:rFonts w:asciiTheme="minorHAnsi" w:hAnsiTheme="minorHAnsi" w:cstheme="minorHAnsi"/>
                <w:sz w:val="20"/>
                <w:szCs w:val="20"/>
              </w:rPr>
              <w:t>'Could not identify the data row count as 'EOD' is not defined for the colum</w:t>
            </w:r>
            <w:r>
              <w:rPr>
                <w:rFonts w:asciiTheme="minorHAnsi" w:hAnsiTheme="minorHAnsi" w:cstheme="minorHAnsi"/>
                <w:sz w:val="20"/>
                <w:szCs w:val="20"/>
              </w:rPr>
              <w:t>n</w:t>
            </w:r>
          </w:p>
        </w:tc>
        <w:tc>
          <w:tcPr>
            <w:tcW w:w="7560" w:type="dxa"/>
          </w:tcPr>
          <w:p w14:paraId="7BDCCF28" w14:textId="77777777" w:rsidR="004E52D7" w:rsidRPr="005F25ED" w:rsidRDefault="004E52D7" w:rsidP="00B645C2">
            <w:pPr>
              <w:pStyle w:val="ListParagraph"/>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Make sure ‘EOD’ is added against the first column in specific test sheet and against all columns if it’s in any ‘Default’ sheet.</w:t>
            </w:r>
          </w:p>
        </w:tc>
      </w:tr>
    </w:tbl>
    <w:p w14:paraId="7A7BB974" w14:textId="77777777" w:rsidR="004E52D7" w:rsidRDefault="004E52D7" w:rsidP="004E52D7">
      <w:pPr>
        <w:pStyle w:val="ListParagraph"/>
        <w:spacing w:before="0" w:after="0" w:line="240" w:lineRule="auto"/>
        <w:jc w:val="both"/>
        <w:rPr>
          <w:rFonts w:asciiTheme="minorHAnsi" w:hAnsiTheme="minorHAnsi" w:cstheme="minorHAnsi"/>
        </w:rPr>
      </w:pPr>
    </w:p>
    <w:p w14:paraId="7786867B" w14:textId="77777777" w:rsidR="004E52D7" w:rsidRPr="003E098D" w:rsidRDefault="004E52D7" w:rsidP="004E52D7">
      <w:pPr>
        <w:pStyle w:val="Heading5"/>
        <w:numPr>
          <w:ilvl w:val="2"/>
          <w:numId w:val="1"/>
        </w:numPr>
        <w:ind w:left="720"/>
        <w:rPr>
          <w:rFonts w:asciiTheme="minorHAnsi" w:hAnsiTheme="minorHAnsi" w:cstheme="minorHAnsi"/>
          <w:b/>
          <w:noProof/>
        </w:rPr>
      </w:pPr>
      <w:r w:rsidRPr="003E098D">
        <w:rPr>
          <w:rFonts w:asciiTheme="minorHAnsi" w:hAnsiTheme="minorHAnsi" w:cstheme="minorHAnsi"/>
          <w:b/>
          <w:noProof/>
        </w:rPr>
        <w:t>Email</w:t>
      </w:r>
    </w:p>
    <w:p w14:paraId="7EE219E3" w14:textId="77777777" w:rsidR="004E52D7" w:rsidRDefault="004E52D7" w:rsidP="004E52D7">
      <w:pPr>
        <w:spacing w:before="0" w:after="0" w:line="240" w:lineRule="auto"/>
        <w:rPr>
          <w:rFonts w:asciiTheme="minorHAnsi" w:hAnsiTheme="minorHAnsi" w:cs="Calibri"/>
          <w:noProof/>
          <w:color w:val="000000"/>
          <w:spacing w:val="-2"/>
        </w:rPr>
      </w:pPr>
    </w:p>
    <w:p w14:paraId="43080763"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Fusion send execution report by Email after execution is completed.</w:t>
      </w:r>
    </w:p>
    <w:p w14:paraId="2610266D"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This email has html report as an attachment and an image of execution summary as an email body.</w:t>
      </w:r>
    </w:p>
    <w:p w14:paraId="549EE5AF" w14:textId="77777777" w:rsidR="004E52D7" w:rsidRDefault="004E52D7" w:rsidP="004E52D7">
      <w:pPr>
        <w:spacing w:before="0" w:after="0" w:line="240" w:lineRule="auto"/>
        <w:rPr>
          <w:rFonts w:asciiTheme="minorHAnsi" w:hAnsiTheme="minorHAnsi" w:cs="Calibri"/>
          <w:noProof/>
          <w:color w:val="000000"/>
          <w:spacing w:val="-2"/>
        </w:rPr>
      </w:pPr>
    </w:p>
    <w:p w14:paraId="6EDE4C5A"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Following configuration is required for sending out the email.</w:t>
      </w:r>
    </w:p>
    <w:p w14:paraId="61241A78" w14:textId="77777777" w:rsidR="004E52D7" w:rsidRDefault="004E52D7" w:rsidP="004E52D7">
      <w:pPr>
        <w:pStyle w:val="ListParagraph"/>
        <w:numPr>
          <w:ilvl w:val="0"/>
          <w:numId w:val="38"/>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Get authorised  SMTP user credentials for email sending.</w:t>
      </w:r>
    </w:p>
    <w:p w14:paraId="41185E83" w14:textId="77777777" w:rsidR="004E52D7" w:rsidRDefault="004E52D7" w:rsidP="004E52D7">
      <w:pPr>
        <w:pStyle w:val="ListParagraph"/>
        <w:numPr>
          <w:ilvl w:val="0"/>
          <w:numId w:val="38"/>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Get Email account by which email will be sent.</w:t>
      </w:r>
    </w:p>
    <w:p w14:paraId="5EEE972A" w14:textId="77777777" w:rsidR="004E52D7" w:rsidRDefault="004E52D7" w:rsidP="004E52D7">
      <w:pPr>
        <w:pStyle w:val="ListParagraph"/>
        <w:numPr>
          <w:ilvl w:val="0"/>
          <w:numId w:val="38"/>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Go to </w:t>
      </w:r>
      <w:hyperlink r:id="rId64" w:history="1">
        <w:r w:rsidRPr="00AA2815">
          <w:rPr>
            <w:rStyle w:val="Hyperlink"/>
            <w:rFonts w:asciiTheme="minorHAnsi" w:hAnsiTheme="minorHAnsi" w:cs="Calibri"/>
            <w:noProof/>
            <w:spacing w:val="-2"/>
          </w:rPr>
          <w:t>\\AutomationTestProject\ExternalConfig.ini</w:t>
        </w:r>
      </w:hyperlink>
      <w:r>
        <w:rPr>
          <w:rFonts w:asciiTheme="minorHAnsi" w:hAnsiTheme="minorHAnsi" w:cs="Calibri"/>
          <w:noProof/>
          <w:color w:val="000000"/>
          <w:spacing w:val="-2"/>
        </w:rPr>
        <w:t xml:space="preserve"> and provide required information there under section [Email].</w:t>
      </w:r>
    </w:p>
    <w:p w14:paraId="0229FC5B" w14:textId="77777777" w:rsidR="004E52D7" w:rsidRDefault="004E52D7" w:rsidP="004E52D7">
      <w:pPr>
        <w:pStyle w:val="ListParagraph"/>
        <w:numPr>
          <w:ilvl w:val="0"/>
          <w:numId w:val="38"/>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Make sure that server machine has Firefox version 47 or above is installed.</w:t>
      </w:r>
    </w:p>
    <w:p w14:paraId="1FC2D739" w14:textId="77777777" w:rsidR="004E52D7" w:rsidRDefault="004E52D7" w:rsidP="004E52D7">
      <w:pPr>
        <w:spacing w:before="0" w:after="0" w:line="240" w:lineRule="auto"/>
        <w:rPr>
          <w:rFonts w:asciiTheme="minorHAnsi" w:hAnsiTheme="minorHAnsi" w:cs="Calibri"/>
          <w:noProof/>
          <w:color w:val="000000"/>
          <w:spacing w:val="-2"/>
        </w:rPr>
      </w:pPr>
      <w:r w:rsidRPr="00BF3577">
        <w:rPr>
          <w:rFonts w:asciiTheme="minorHAnsi" w:hAnsiTheme="minorHAnsi" w:cs="Calibri"/>
          <w:noProof/>
          <w:color w:val="000000"/>
          <w:spacing w:val="-2"/>
        </w:rPr>
        <w:t>Email wil</w:t>
      </w:r>
      <w:r>
        <w:rPr>
          <w:rFonts w:asciiTheme="minorHAnsi" w:hAnsiTheme="minorHAnsi" w:cs="Calibri"/>
          <w:noProof/>
          <w:color w:val="000000"/>
          <w:spacing w:val="-2"/>
        </w:rPr>
        <w:t>l be sent to the email address/distribution list specified on the execution UI.</w:t>
      </w:r>
    </w:p>
    <w:p w14:paraId="10C766FA" w14:textId="77777777" w:rsidR="004E52D7" w:rsidRDefault="004E52D7" w:rsidP="004E52D7">
      <w:pPr>
        <w:spacing w:before="0" w:after="0" w:line="240" w:lineRule="auto"/>
        <w:rPr>
          <w:rFonts w:asciiTheme="minorHAnsi" w:hAnsiTheme="minorHAnsi" w:cs="Calibri"/>
          <w:noProof/>
          <w:color w:val="000000"/>
          <w:spacing w:val="-2"/>
        </w:rPr>
      </w:pPr>
    </w:p>
    <w:p w14:paraId="4CC630F4" w14:textId="77777777" w:rsidR="004E52D7" w:rsidRPr="00100003" w:rsidRDefault="004E52D7" w:rsidP="004E52D7">
      <w:pPr>
        <w:spacing w:before="0" w:after="0" w:line="240" w:lineRule="auto"/>
        <w:rPr>
          <w:rFonts w:asciiTheme="minorHAnsi" w:hAnsiTheme="minorHAnsi" w:cs="Calibri"/>
          <w:noProof/>
          <w:color w:val="000000"/>
          <w:spacing w:val="-2"/>
        </w:rPr>
      </w:pPr>
      <w:r w:rsidRPr="00100003">
        <w:rPr>
          <w:rFonts w:asciiTheme="minorHAnsi" w:hAnsiTheme="minorHAnsi" w:cs="Calibri"/>
          <w:noProof/>
          <w:color w:val="000000"/>
          <w:spacing w:val="-2"/>
        </w:rPr>
        <w:lastRenderedPageBreak/>
        <w:t>Sample email</w:t>
      </w:r>
      <w:r>
        <w:rPr>
          <w:rFonts w:asciiTheme="minorHAnsi" w:hAnsiTheme="minorHAnsi" w:cs="Calibri"/>
          <w:noProof/>
          <w:color w:val="000000"/>
          <w:spacing w:val="-2"/>
        </w:rPr>
        <w:t xml:space="preserve"> screenshot:</w:t>
      </w:r>
    </w:p>
    <w:p w14:paraId="6A50D9F4" w14:textId="77777777" w:rsidR="004E52D7" w:rsidRPr="00BF357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b/>
      </w:r>
      <w:r>
        <w:rPr>
          <w:rFonts w:asciiTheme="minorHAnsi" w:hAnsiTheme="minorHAnsi" w:cs="Calibri"/>
          <w:noProof/>
          <w:color w:val="000000"/>
          <w:spacing w:val="-2"/>
        </w:rPr>
        <w:tab/>
      </w:r>
    </w:p>
    <w:p w14:paraId="3AC65343" w14:textId="77777777" w:rsidR="004E52D7" w:rsidRDefault="004E52D7" w:rsidP="004E52D7">
      <w:pPr>
        <w:spacing w:before="0" w:after="0" w:line="240" w:lineRule="auto"/>
        <w:rPr>
          <w:rFonts w:asciiTheme="minorHAnsi" w:hAnsiTheme="minorHAnsi" w:cs="Calibri"/>
          <w:noProof/>
          <w:color w:val="000000"/>
          <w:spacing w:val="-2"/>
        </w:rPr>
      </w:pPr>
      <w:r>
        <w:rPr>
          <w:noProof/>
          <w:lang w:val="en-US" w:bidi="ar-SA"/>
        </w:rPr>
        <w:drawing>
          <wp:inline distT="0" distB="0" distL="0" distR="0" wp14:anchorId="23F1B906" wp14:editId="0B53DFF8">
            <wp:extent cx="5341620" cy="3733800"/>
            <wp:effectExtent l="19050" t="19050" r="1143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34103" t="17778" r="16153" b="20684"/>
                    <a:stretch/>
                  </pic:blipFill>
                  <pic:spPr bwMode="auto">
                    <a:xfrm>
                      <a:off x="0" y="0"/>
                      <a:ext cx="5341620" cy="3733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750136" w14:textId="77777777" w:rsidR="004E52D7" w:rsidRPr="00100003" w:rsidRDefault="004E52D7" w:rsidP="004E52D7">
      <w:pPr>
        <w:spacing w:before="0" w:after="0" w:line="240" w:lineRule="auto"/>
        <w:rPr>
          <w:rFonts w:asciiTheme="minorHAnsi" w:hAnsiTheme="minorHAnsi" w:cs="Calibri"/>
          <w:noProof/>
          <w:color w:val="000000"/>
          <w:spacing w:val="-2"/>
          <w:sz w:val="16"/>
          <w:szCs w:val="16"/>
        </w:rPr>
      </w:pPr>
      <w:r>
        <w:rPr>
          <w:rFonts w:asciiTheme="minorHAnsi" w:hAnsiTheme="minorHAnsi" w:cs="Calibri"/>
          <w:noProof/>
          <w:color w:val="000000"/>
          <w:spacing w:val="-2"/>
        </w:rPr>
        <w:tab/>
      </w:r>
      <w:r>
        <w:rPr>
          <w:rFonts w:asciiTheme="minorHAnsi" w:hAnsiTheme="minorHAnsi" w:cs="Calibri"/>
          <w:noProof/>
          <w:color w:val="000000"/>
          <w:spacing w:val="-2"/>
        </w:rPr>
        <w:tab/>
      </w:r>
      <w:r>
        <w:rPr>
          <w:rFonts w:asciiTheme="minorHAnsi" w:hAnsiTheme="minorHAnsi" w:cs="Calibri"/>
          <w:noProof/>
          <w:color w:val="000000"/>
          <w:spacing w:val="-2"/>
        </w:rPr>
        <w:tab/>
      </w:r>
      <w:r>
        <w:rPr>
          <w:rFonts w:asciiTheme="minorHAnsi" w:hAnsiTheme="minorHAnsi" w:cs="Calibri"/>
          <w:noProof/>
          <w:color w:val="000000"/>
          <w:spacing w:val="-2"/>
        </w:rPr>
        <w:tab/>
      </w:r>
      <w:r>
        <w:rPr>
          <w:rFonts w:asciiTheme="minorHAnsi" w:hAnsiTheme="minorHAnsi" w:cs="Calibri"/>
          <w:noProof/>
          <w:color w:val="000000"/>
          <w:spacing w:val="-2"/>
        </w:rPr>
        <w:tab/>
      </w:r>
    </w:p>
    <w:p w14:paraId="54BC6695" w14:textId="77777777" w:rsidR="004E52D7" w:rsidRDefault="004E52D7" w:rsidP="004E52D7">
      <w:pPr>
        <w:spacing w:before="0" w:after="0" w:line="240" w:lineRule="auto"/>
        <w:rPr>
          <w:rFonts w:asciiTheme="minorHAnsi" w:hAnsiTheme="minorHAnsi" w:cs="Calibri"/>
          <w:noProof/>
          <w:color w:val="000000"/>
          <w:spacing w:val="-2"/>
        </w:rPr>
      </w:pPr>
    </w:p>
    <w:p w14:paraId="5AB84688" w14:textId="77777777" w:rsidR="004E52D7" w:rsidRDefault="004E52D7" w:rsidP="004E52D7">
      <w:pPr>
        <w:spacing w:before="0" w:after="0" w:line="240" w:lineRule="auto"/>
        <w:rPr>
          <w:rFonts w:asciiTheme="minorHAnsi" w:hAnsiTheme="minorHAnsi" w:cs="Calibri"/>
          <w:noProof/>
          <w:color w:val="000000"/>
          <w:spacing w:val="-2"/>
        </w:rPr>
      </w:pPr>
      <w:r w:rsidRPr="00462B77">
        <w:rPr>
          <w:rFonts w:asciiTheme="minorHAnsi" w:hAnsiTheme="minorHAnsi" w:cs="Calibri"/>
          <w:b/>
          <w:noProof/>
          <w:color w:val="000000"/>
          <w:spacing w:val="-2"/>
        </w:rPr>
        <w:t>Customization</w:t>
      </w:r>
      <w:r>
        <w:rPr>
          <w:rFonts w:asciiTheme="minorHAnsi" w:hAnsiTheme="minorHAnsi" w:cs="Calibri"/>
          <w:noProof/>
          <w:color w:val="000000"/>
          <w:spacing w:val="-2"/>
        </w:rPr>
        <w:t>:</w:t>
      </w:r>
    </w:p>
    <w:p w14:paraId="6A76B887" w14:textId="77777777" w:rsidR="004E52D7" w:rsidRPr="00100003" w:rsidRDefault="004E52D7" w:rsidP="004E52D7">
      <w:pPr>
        <w:pStyle w:val="ListParagraph"/>
        <w:numPr>
          <w:ilvl w:val="0"/>
          <w:numId w:val="39"/>
        </w:numPr>
        <w:spacing w:before="0" w:after="0" w:line="240" w:lineRule="auto"/>
        <w:rPr>
          <w:rFonts w:asciiTheme="minorHAnsi" w:hAnsiTheme="minorHAnsi" w:cs="Calibri"/>
          <w:noProof/>
          <w:color w:val="000000"/>
          <w:spacing w:val="-2"/>
        </w:rPr>
      </w:pPr>
      <w:r w:rsidRPr="00100003">
        <w:rPr>
          <w:rFonts w:asciiTheme="minorHAnsi" w:hAnsiTheme="minorHAnsi" w:cs="Calibri"/>
          <w:noProof/>
          <w:color w:val="000000"/>
          <w:spacing w:val="-2"/>
        </w:rPr>
        <w:t>Email sending functionality is getting trigged from KickOff.java</w:t>
      </w:r>
      <w:r>
        <w:rPr>
          <w:rFonts w:asciiTheme="minorHAnsi" w:hAnsiTheme="minorHAnsi" w:cs="Calibri"/>
          <w:noProof/>
          <w:color w:val="000000"/>
          <w:spacing w:val="-2"/>
        </w:rPr>
        <w:t xml:space="preserve"> - </w:t>
      </w:r>
      <w:r w:rsidRPr="00100003">
        <w:rPr>
          <w:rFonts w:asciiTheme="minorHAnsi" w:hAnsiTheme="minorHAnsi" w:cs="Calibri"/>
          <w:noProof/>
          <w:color w:val="000000"/>
          <w:spacing w:val="-2"/>
        </w:rPr>
        <w:t>finally block</w:t>
      </w:r>
    </w:p>
    <w:p w14:paraId="67920D2D"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69105408" w14:textId="77777777" w:rsidR="004E52D7" w:rsidRPr="00100003" w:rsidRDefault="004E52D7" w:rsidP="004E52D7">
      <w:pPr>
        <w:pStyle w:val="ListParagraph"/>
        <w:numPr>
          <w:ilvl w:val="0"/>
          <w:numId w:val="39"/>
        </w:numPr>
        <w:spacing w:before="0" w:after="0" w:line="240" w:lineRule="auto"/>
        <w:rPr>
          <w:rFonts w:asciiTheme="minorHAnsi" w:hAnsiTheme="minorHAnsi" w:cs="Calibri"/>
          <w:noProof/>
          <w:color w:val="000000"/>
          <w:spacing w:val="-2"/>
        </w:rPr>
      </w:pPr>
      <w:r w:rsidRPr="00100003">
        <w:rPr>
          <w:rFonts w:asciiTheme="minorHAnsi" w:hAnsiTheme="minorHAnsi" w:cs="Calibri"/>
          <w:noProof/>
          <w:color w:val="000000"/>
          <w:spacing w:val="-2"/>
        </w:rPr>
        <w:t>To Modify Report Caption or to display customized text in the email body:</w:t>
      </w:r>
    </w:p>
    <w:p w14:paraId="3274AB32" w14:textId="77777777" w:rsidR="004E52D7" w:rsidRPr="00100003"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Theme="minorHAnsi" w:hAnsiTheme="minorHAnsi" w:cs="Calibri"/>
          <w:noProof/>
          <w:spacing w:val="-2"/>
        </w:rPr>
      </w:pPr>
      <w:r w:rsidRPr="00100003">
        <w:rPr>
          <w:rFonts w:asciiTheme="minorHAnsi" w:hAnsiTheme="minorHAnsi" w:cs="Calibri"/>
          <w:noProof/>
          <w:color w:val="FFFFFF" w:themeColor="background1"/>
          <w:spacing w:val="-2"/>
        </w:rPr>
        <w:tab/>
      </w:r>
      <w:r w:rsidRPr="00100003">
        <w:rPr>
          <w:rFonts w:ascii="Consolas" w:hAnsi="Consolas" w:cs="Consolas"/>
          <w:sz w:val="20"/>
          <w:szCs w:val="20"/>
          <w:lang w:val="en-US" w:bidi="ar-SA"/>
        </w:rPr>
        <w:t>emailBodyContents.append("&lt;h1&gt;Test Automation Report&lt;/h1&gt;");</w:t>
      </w:r>
    </w:p>
    <w:p w14:paraId="40D87368" w14:textId="77777777" w:rsidR="004E52D7" w:rsidRPr="00100003" w:rsidRDefault="004E52D7" w:rsidP="004E52D7">
      <w:pPr>
        <w:spacing w:before="0" w:after="0" w:line="240" w:lineRule="auto"/>
        <w:rPr>
          <w:rFonts w:asciiTheme="minorHAnsi" w:hAnsiTheme="minorHAnsi" w:cs="Calibri"/>
          <w:noProof/>
          <w:color w:val="000000"/>
          <w:spacing w:val="-2"/>
        </w:rPr>
      </w:pPr>
    </w:p>
    <w:p w14:paraId="4AD0393E" w14:textId="77777777" w:rsidR="004E52D7" w:rsidRDefault="004E52D7" w:rsidP="004E52D7">
      <w:pPr>
        <w:pStyle w:val="ListParagraph"/>
        <w:numPr>
          <w:ilvl w:val="0"/>
          <w:numId w:val="40"/>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Instead of default report if you want to send some other customized report as an attachment, </w:t>
      </w:r>
      <w:r w:rsidRPr="00100003">
        <w:rPr>
          <w:rFonts w:ascii="Consolas" w:hAnsi="Consolas" w:cs="Consolas"/>
          <w:color w:val="000000"/>
          <w:sz w:val="20"/>
          <w:szCs w:val="20"/>
          <w:lang w:val="en-US" w:bidi="ar-SA"/>
        </w:rPr>
        <w:t xml:space="preserve">String </w:t>
      </w:r>
      <w:r w:rsidRPr="00100003">
        <w:rPr>
          <w:rFonts w:ascii="Consolas" w:hAnsi="Consolas" w:cs="Consolas"/>
          <w:color w:val="6A3E3E"/>
          <w:sz w:val="20"/>
          <w:szCs w:val="20"/>
          <w:lang w:val="en-US" w:bidi="ar-SA"/>
        </w:rPr>
        <w:t>htmlReportLocation</w:t>
      </w:r>
      <w:r>
        <w:rPr>
          <w:rFonts w:ascii="Consolas" w:hAnsi="Consolas" w:cs="Consolas"/>
          <w:color w:val="6A3E3E"/>
          <w:sz w:val="20"/>
          <w:szCs w:val="20"/>
          <w:lang w:val="en-US" w:bidi="ar-SA"/>
        </w:rPr>
        <w:t xml:space="preserve"> </w:t>
      </w:r>
      <w:r w:rsidRPr="00E3055E">
        <w:rPr>
          <w:rFonts w:asciiTheme="minorHAnsi" w:hAnsiTheme="minorHAnsi" w:cs="Calibri"/>
          <w:noProof/>
          <w:color w:val="000000"/>
          <w:spacing w:val="-2"/>
        </w:rPr>
        <w:t>holds that location</w:t>
      </w:r>
      <w:r>
        <w:rPr>
          <w:rFonts w:asciiTheme="minorHAnsi" w:hAnsiTheme="minorHAnsi" w:cs="Calibri"/>
          <w:noProof/>
          <w:color w:val="000000"/>
          <w:spacing w:val="-2"/>
        </w:rPr>
        <w:t>.</w:t>
      </w:r>
    </w:p>
    <w:p w14:paraId="3130DEE9"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3AE44CE3" w14:textId="77777777" w:rsidR="004E52D7" w:rsidRDefault="004E52D7" w:rsidP="004E52D7">
      <w:pPr>
        <w:pStyle w:val="ListParagraph"/>
        <w:numPr>
          <w:ilvl w:val="0"/>
          <w:numId w:val="40"/>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Below method send email using above configutation by attaching the given file as an attachment and with given email body contents.</w:t>
      </w:r>
    </w:p>
    <w:p w14:paraId="63667BCD" w14:textId="77777777" w:rsidR="004E52D7" w:rsidRPr="00E3055E"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Theme="minorHAnsi" w:hAnsiTheme="minorHAnsi" w:cs="Calibri"/>
          <w:noProof/>
          <w:color w:val="000000"/>
          <w:spacing w:val="-2"/>
        </w:rPr>
      </w:pPr>
      <w:r w:rsidRPr="00E3055E">
        <w:rPr>
          <w:rFonts w:ascii="Consolas" w:hAnsi="Consolas" w:cs="Consolas"/>
          <w:color w:val="000000"/>
          <w:sz w:val="20"/>
          <w:szCs w:val="20"/>
          <w:lang w:val="en-US" w:bidi="ar-SA"/>
        </w:rPr>
        <w:t>EmailSending.</w:t>
      </w:r>
      <w:r w:rsidRPr="00E3055E">
        <w:rPr>
          <w:rFonts w:ascii="Consolas" w:hAnsi="Consolas" w:cs="Consolas"/>
          <w:i/>
          <w:iCs/>
          <w:color w:val="000000"/>
          <w:sz w:val="20"/>
          <w:szCs w:val="20"/>
          <w:lang w:val="en-US" w:bidi="ar-SA"/>
        </w:rPr>
        <w:t>composeEmail</w:t>
      </w:r>
      <w:r w:rsidRPr="00E3055E">
        <w:rPr>
          <w:rFonts w:ascii="Consolas" w:hAnsi="Consolas" w:cs="Consolas"/>
          <w:color w:val="000000"/>
          <w:sz w:val="20"/>
          <w:szCs w:val="20"/>
          <w:lang w:val="en-US" w:bidi="ar-SA"/>
        </w:rPr>
        <w:t>(</w:t>
      </w:r>
      <w:r w:rsidRPr="00E3055E">
        <w:rPr>
          <w:rFonts w:ascii="Consolas" w:hAnsi="Consolas" w:cs="Consolas"/>
          <w:color w:val="6A3E3E"/>
          <w:sz w:val="20"/>
          <w:szCs w:val="20"/>
          <w:lang w:val="en-US" w:bidi="ar-SA"/>
        </w:rPr>
        <w:t>emailBodyContents</w:t>
      </w:r>
      <w:r w:rsidRPr="00E3055E">
        <w:rPr>
          <w:rFonts w:ascii="Consolas" w:hAnsi="Consolas" w:cs="Consolas"/>
          <w:color w:val="000000"/>
          <w:sz w:val="20"/>
          <w:szCs w:val="20"/>
          <w:lang w:val="en-US" w:bidi="ar-SA"/>
        </w:rPr>
        <w:t xml:space="preserve">, </w:t>
      </w:r>
      <w:r w:rsidRPr="00E3055E">
        <w:rPr>
          <w:rFonts w:ascii="Consolas" w:hAnsi="Consolas" w:cs="Consolas"/>
          <w:color w:val="6A3E3E"/>
          <w:sz w:val="20"/>
          <w:szCs w:val="20"/>
          <w:lang w:val="en-US" w:bidi="ar-SA"/>
        </w:rPr>
        <w:t>htmlReportLocation</w:t>
      </w:r>
      <w:r w:rsidRPr="00E3055E">
        <w:rPr>
          <w:rFonts w:ascii="Consolas" w:hAnsi="Consolas" w:cs="Consolas"/>
          <w:color w:val="000000"/>
          <w:sz w:val="20"/>
          <w:szCs w:val="20"/>
          <w:lang w:val="en-US" w:bidi="ar-SA"/>
        </w:rPr>
        <w:t>);</w:t>
      </w:r>
    </w:p>
    <w:p w14:paraId="6DA8516B"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6D486FED" w14:textId="77777777" w:rsidR="004E52D7" w:rsidRDefault="004E52D7" w:rsidP="004E52D7">
      <w:pPr>
        <w:pStyle w:val="ListParagraph"/>
        <w:numPr>
          <w:ilvl w:val="0"/>
          <w:numId w:val="40"/>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For any other changes in the email sending behaviour, one can write new method and can call that method in place of </w:t>
      </w:r>
      <w:r w:rsidRPr="00E3055E">
        <w:rPr>
          <w:rFonts w:ascii="Consolas" w:hAnsi="Consolas" w:cs="Consolas"/>
          <w:color w:val="000000"/>
          <w:sz w:val="20"/>
          <w:szCs w:val="20"/>
          <w:lang w:val="en-US" w:bidi="ar-SA"/>
        </w:rPr>
        <w:t>EmailSending.</w:t>
      </w:r>
      <w:r w:rsidRPr="00E3055E">
        <w:rPr>
          <w:rFonts w:ascii="Consolas" w:hAnsi="Consolas" w:cs="Consolas"/>
          <w:i/>
          <w:iCs/>
          <w:color w:val="000000"/>
          <w:sz w:val="20"/>
          <w:szCs w:val="20"/>
          <w:lang w:val="en-US" w:bidi="ar-SA"/>
        </w:rPr>
        <w:t>composeEmail</w:t>
      </w:r>
      <w:r w:rsidRPr="00E3055E">
        <w:rPr>
          <w:rFonts w:ascii="Consolas" w:hAnsi="Consolas" w:cs="Consolas"/>
          <w:color w:val="000000"/>
          <w:sz w:val="20"/>
          <w:szCs w:val="20"/>
          <w:lang w:val="en-US" w:bidi="ar-SA"/>
        </w:rPr>
        <w:t>(</w:t>
      </w:r>
      <w:r>
        <w:rPr>
          <w:rFonts w:ascii="Consolas" w:hAnsi="Consolas" w:cs="Consolas"/>
          <w:color w:val="000000"/>
          <w:sz w:val="20"/>
          <w:szCs w:val="20"/>
          <w:lang w:val="en-US" w:bidi="ar-SA"/>
        </w:rPr>
        <w:t>..).</w:t>
      </w:r>
    </w:p>
    <w:p w14:paraId="0EFAD342" w14:textId="77777777" w:rsidR="004E52D7" w:rsidRPr="00462B77" w:rsidRDefault="004E52D7" w:rsidP="004E52D7">
      <w:pPr>
        <w:pStyle w:val="Heading5"/>
        <w:numPr>
          <w:ilvl w:val="2"/>
          <w:numId w:val="1"/>
        </w:numPr>
        <w:ind w:left="720"/>
        <w:rPr>
          <w:rFonts w:asciiTheme="minorHAnsi" w:hAnsiTheme="minorHAnsi" w:cstheme="minorHAnsi"/>
          <w:b/>
          <w:noProof/>
        </w:rPr>
      </w:pPr>
      <w:r w:rsidRPr="00462B77">
        <w:rPr>
          <w:rFonts w:asciiTheme="minorHAnsi" w:hAnsiTheme="minorHAnsi" w:cstheme="minorHAnsi"/>
          <w:b/>
          <w:noProof/>
        </w:rPr>
        <w:t>Listeners</w:t>
      </w:r>
    </w:p>
    <w:p w14:paraId="47873DB4" w14:textId="77777777" w:rsidR="004E52D7" w:rsidRDefault="004E52D7" w:rsidP="004E52D7">
      <w:pPr>
        <w:spacing w:before="0" w:after="0" w:line="240" w:lineRule="auto"/>
        <w:rPr>
          <w:rFonts w:asciiTheme="minorHAnsi" w:hAnsiTheme="minorHAnsi" w:cs="Calibri"/>
          <w:noProof/>
          <w:color w:val="000000"/>
          <w:spacing w:val="-2"/>
        </w:rPr>
      </w:pPr>
    </w:p>
    <w:p w14:paraId="2A56FB1B" w14:textId="77777777" w:rsidR="004E52D7" w:rsidRPr="0019452C"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Fusion framework got an internal listener (</w:t>
      </w:r>
      <w:r w:rsidRPr="0019452C">
        <w:rPr>
          <w:rFonts w:asciiTheme="minorHAnsi" w:hAnsiTheme="minorHAnsi" w:cs="Calibri"/>
          <w:noProof/>
          <w:color w:val="4F81BD" w:themeColor="accent1"/>
          <w:spacing w:val="-2"/>
        </w:rPr>
        <w:t>TestListener</w:t>
      </w:r>
      <w:r>
        <w:rPr>
          <w:rFonts w:asciiTheme="minorHAnsi" w:hAnsiTheme="minorHAnsi" w:cs="Calibri"/>
          <w:noProof/>
          <w:color w:val="000000"/>
          <w:spacing w:val="-2"/>
        </w:rPr>
        <w:t>) which is used majorly for Reporting functionality.</w:t>
      </w:r>
      <w:r w:rsidRPr="0019452C">
        <w:rPr>
          <w:rFonts w:asciiTheme="minorHAnsi" w:hAnsiTheme="minorHAnsi" w:cs="Calibri"/>
          <w:noProof/>
          <w:color w:val="000000"/>
          <w:spacing w:val="-2"/>
        </w:rPr>
        <w:t>It helps in listening various TestNG events and log it into Extent Report.</w:t>
      </w:r>
    </w:p>
    <w:p w14:paraId="65EC170B" w14:textId="77777777" w:rsidR="004E52D7" w:rsidRDefault="004E52D7" w:rsidP="004E52D7">
      <w:pPr>
        <w:spacing w:before="0" w:after="0" w:line="240" w:lineRule="auto"/>
        <w:rPr>
          <w:rFonts w:asciiTheme="minorHAnsi" w:hAnsiTheme="minorHAnsi" w:cs="Calibri"/>
          <w:noProof/>
          <w:color w:val="000000"/>
          <w:spacing w:val="-2"/>
        </w:rPr>
      </w:pPr>
      <w:r w:rsidRPr="0019452C">
        <w:rPr>
          <w:rFonts w:asciiTheme="minorHAnsi" w:hAnsiTheme="minorHAnsi" w:cs="Calibri"/>
          <w:noProof/>
          <w:color w:val="000000"/>
          <w:spacing w:val="-2"/>
        </w:rPr>
        <w:t>It is NOT supposed to be extended by any means as it will affect Reporting</w:t>
      </w:r>
      <w:r>
        <w:rPr>
          <w:rFonts w:asciiTheme="minorHAnsi" w:hAnsiTheme="minorHAnsi" w:cs="Calibri"/>
          <w:noProof/>
          <w:color w:val="000000"/>
          <w:spacing w:val="-2"/>
        </w:rPr>
        <w:t xml:space="preserve">. </w:t>
      </w:r>
    </w:p>
    <w:p w14:paraId="2D3CF1D7" w14:textId="77777777" w:rsidR="004E52D7" w:rsidRPr="00462B77" w:rsidRDefault="004E52D7" w:rsidP="004E52D7">
      <w:pPr>
        <w:pStyle w:val="Heading5"/>
        <w:numPr>
          <w:ilvl w:val="2"/>
          <w:numId w:val="1"/>
        </w:numPr>
        <w:ind w:left="720"/>
        <w:rPr>
          <w:rFonts w:asciiTheme="minorHAnsi" w:hAnsiTheme="minorHAnsi" w:cstheme="minorHAnsi"/>
          <w:b/>
          <w:noProof/>
        </w:rPr>
      </w:pPr>
      <w:r w:rsidRPr="00462B77">
        <w:rPr>
          <w:rFonts w:asciiTheme="minorHAnsi" w:hAnsiTheme="minorHAnsi" w:cstheme="minorHAnsi"/>
          <w:b/>
          <w:noProof/>
        </w:rPr>
        <w:lastRenderedPageBreak/>
        <w:t>KickOff</w:t>
      </w:r>
    </w:p>
    <w:p w14:paraId="16168DB7" w14:textId="77777777" w:rsidR="004E52D7" w:rsidRDefault="004E52D7" w:rsidP="004E52D7">
      <w:pPr>
        <w:spacing w:before="0" w:after="0" w:line="240" w:lineRule="auto"/>
        <w:rPr>
          <w:rFonts w:asciiTheme="minorHAnsi" w:hAnsiTheme="minorHAnsi" w:cs="Calibri"/>
          <w:noProof/>
          <w:color w:val="000000"/>
          <w:spacing w:val="-2"/>
        </w:rPr>
      </w:pPr>
    </w:p>
    <w:p w14:paraId="7A475954" w14:textId="77777777" w:rsidR="004E52D7" w:rsidRPr="001A7595" w:rsidRDefault="004E52D7" w:rsidP="004E52D7">
      <w:r w:rsidRPr="001A7595">
        <w:rPr>
          <w:b/>
        </w:rPr>
        <w:t>KickOff</w:t>
      </w:r>
      <w:r w:rsidRPr="001A7595">
        <w:t xml:space="preserve"> is the main program which initiates the execution. </w:t>
      </w:r>
    </w:p>
    <w:p w14:paraId="1E3AE008" w14:textId="77777777" w:rsidR="004E52D7" w:rsidRPr="001A7595" w:rsidRDefault="004E52D7" w:rsidP="004E52D7">
      <w:r w:rsidRPr="001A7595">
        <w:t xml:space="preserve">It is responsible </w:t>
      </w:r>
      <w:r>
        <w:t>for</w:t>
      </w:r>
      <w:r w:rsidRPr="001A7595">
        <w:t>–</w:t>
      </w:r>
    </w:p>
    <w:p w14:paraId="53B157C4" w14:textId="77777777" w:rsidR="004E52D7" w:rsidRPr="001A7595" w:rsidRDefault="004E52D7" w:rsidP="004E52D7">
      <w:pPr>
        <w:pStyle w:val="ListParagraph"/>
        <w:numPr>
          <w:ilvl w:val="0"/>
          <w:numId w:val="63"/>
        </w:numPr>
        <w:spacing w:before="0"/>
      </w:pPr>
      <w:r w:rsidRPr="001A7595">
        <w:t>Setting up the Grid environment</w:t>
      </w:r>
    </w:p>
    <w:p w14:paraId="5580D145" w14:textId="77777777" w:rsidR="004E52D7" w:rsidRPr="001A7595" w:rsidRDefault="004E52D7" w:rsidP="004E52D7">
      <w:pPr>
        <w:pStyle w:val="ListParagraph"/>
        <w:numPr>
          <w:ilvl w:val="0"/>
          <w:numId w:val="63"/>
        </w:numPr>
        <w:spacing w:before="0"/>
      </w:pPr>
      <w:r>
        <w:t xml:space="preserve">Trigger the execution </w:t>
      </w:r>
      <w:r w:rsidRPr="001A7595">
        <w:t>according to Execution UI selected parameters</w:t>
      </w:r>
      <w:r>
        <w:t xml:space="preserve"> using Maven </w:t>
      </w:r>
      <w:r w:rsidRPr="001A7595">
        <w:t>POM.</w:t>
      </w:r>
    </w:p>
    <w:p w14:paraId="49E92074" w14:textId="77777777" w:rsidR="004E52D7" w:rsidRDefault="004E52D7" w:rsidP="004E52D7">
      <w:pPr>
        <w:pStyle w:val="ListParagraph"/>
        <w:numPr>
          <w:ilvl w:val="0"/>
          <w:numId w:val="63"/>
        </w:numPr>
        <w:spacing w:before="0"/>
      </w:pPr>
      <w:r>
        <w:t>A</w:t>
      </w:r>
      <w:r w:rsidRPr="001A7595">
        <w:t>fter execution it brings down the environment and sends out the email with Execution Report.</w:t>
      </w:r>
    </w:p>
    <w:p w14:paraId="0F8EDA8F" w14:textId="77777777" w:rsidR="004E52D7" w:rsidRPr="00462B77" w:rsidRDefault="004E52D7" w:rsidP="004E52D7">
      <w:pPr>
        <w:pStyle w:val="Heading5"/>
        <w:numPr>
          <w:ilvl w:val="2"/>
          <w:numId w:val="1"/>
        </w:numPr>
        <w:ind w:left="720"/>
        <w:rPr>
          <w:rFonts w:asciiTheme="minorHAnsi" w:hAnsiTheme="minorHAnsi" w:cstheme="minorHAnsi"/>
          <w:b/>
          <w:noProof/>
        </w:rPr>
      </w:pPr>
      <w:r w:rsidRPr="00462B77">
        <w:rPr>
          <w:rFonts w:asciiTheme="minorHAnsi" w:hAnsiTheme="minorHAnsi" w:cstheme="minorHAnsi"/>
          <w:b/>
          <w:noProof/>
        </w:rPr>
        <w:t xml:space="preserve">Web Test Execution Environment </w:t>
      </w:r>
    </w:p>
    <w:p w14:paraId="7663604F"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Web tests can run on standalone machine or on remote machines  and in parallel.</w:t>
      </w:r>
    </w:p>
    <w:p w14:paraId="5D72B806"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Execution on remote machine is handled using Selenium GRID.</w:t>
      </w:r>
    </w:p>
    <w:p w14:paraId="150AABCD" w14:textId="77777777" w:rsidR="004E52D7" w:rsidRDefault="004E52D7" w:rsidP="004E52D7">
      <w:pPr>
        <w:spacing w:before="100" w:beforeAutospacing="1" w:after="100" w:afterAutospacing="1" w:line="240" w:lineRule="auto"/>
        <w:rPr>
          <w:ins w:id="407" w:author="CYBAGE\gajananp" w:date="2018-09-26T17:35:00Z"/>
          <w:rFonts w:asciiTheme="minorHAnsi" w:hAnsiTheme="minorHAnsi" w:cstheme="minorHAnsi"/>
          <w:noProof/>
          <w:color w:val="000000"/>
          <w:spacing w:val="-2"/>
        </w:rPr>
      </w:pPr>
      <w:r>
        <w:rPr>
          <w:rFonts w:asciiTheme="minorHAnsi" w:hAnsiTheme="minorHAnsi" w:cstheme="minorHAnsi"/>
          <w:noProof/>
          <w:color w:val="000000"/>
          <w:spacing w:val="-2"/>
        </w:rPr>
        <w:t>Hub-node setup is automatically been done during kickoff process by considering the Hub and node IP addresses provided on the Test Runner UI.</w:t>
      </w:r>
    </w:p>
    <w:p w14:paraId="556DA758" w14:textId="77777777" w:rsidR="004E52D7" w:rsidRDefault="004E52D7" w:rsidP="004E52D7">
      <w:pPr>
        <w:spacing w:before="100" w:beforeAutospacing="1" w:after="100" w:afterAutospacing="1" w:line="240" w:lineRule="auto"/>
        <w:rPr>
          <w:ins w:id="408" w:author="CYBAGE\gajananp" w:date="2018-09-26T17:35:00Z"/>
          <w:rFonts w:asciiTheme="minorHAnsi" w:hAnsiTheme="minorHAnsi" w:cstheme="minorHAnsi"/>
          <w:noProof/>
          <w:color w:val="000000"/>
          <w:spacing w:val="-2"/>
        </w:rPr>
      </w:pPr>
    </w:p>
    <w:p w14:paraId="6AB9CCEF"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p>
    <w:p w14:paraId="74F7D13A"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r w:rsidRPr="008C513E">
        <w:rPr>
          <w:rFonts w:asciiTheme="minorHAnsi" w:hAnsiTheme="minorHAnsi" w:cstheme="minorHAnsi"/>
          <w:b/>
          <w:noProof/>
          <w:color w:val="000000"/>
          <w:spacing w:val="-2"/>
        </w:rPr>
        <w:t>Supported browsers</w:t>
      </w:r>
      <w:r>
        <w:rPr>
          <w:rFonts w:asciiTheme="minorHAnsi" w:hAnsiTheme="minorHAnsi" w:cstheme="minorHAnsi"/>
          <w:noProof/>
          <w:color w:val="000000"/>
          <w:spacing w:val="-2"/>
        </w:rPr>
        <w:t>:</w:t>
      </w:r>
    </w:p>
    <w:p w14:paraId="62228731"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Web tests can run on follwing browsers with the help of respective browser drivers.</w:t>
      </w:r>
    </w:p>
    <w:p w14:paraId="61A95D02" w14:textId="77777777" w:rsidR="004E52D7" w:rsidRPr="000063A8"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sidRPr="000063A8">
        <w:rPr>
          <w:rFonts w:asciiTheme="minorHAnsi" w:hAnsiTheme="minorHAnsi" w:cs="Calibri"/>
          <w:noProof/>
          <w:color w:val="000000"/>
          <w:spacing w:val="-2"/>
        </w:rPr>
        <w:t>Firefox – version 47 and above</w:t>
      </w:r>
    </w:p>
    <w:p w14:paraId="3961F962" w14:textId="77777777" w:rsidR="004E52D7" w:rsidRPr="000063A8"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sidRPr="000063A8">
        <w:rPr>
          <w:rFonts w:asciiTheme="minorHAnsi" w:hAnsiTheme="minorHAnsi" w:cs="Calibri"/>
          <w:noProof/>
          <w:color w:val="000000"/>
          <w:spacing w:val="-2"/>
        </w:rPr>
        <w:t xml:space="preserve">Chrome – </w:t>
      </w:r>
      <w:r>
        <w:rPr>
          <w:rFonts w:asciiTheme="minorHAnsi" w:hAnsiTheme="minorHAnsi" w:cs="Calibri"/>
          <w:noProof/>
          <w:color w:val="000000"/>
          <w:spacing w:val="-2"/>
        </w:rPr>
        <w:t xml:space="preserve">version </w:t>
      </w:r>
      <w:r w:rsidRPr="000063A8">
        <w:rPr>
          <w:rFonts w:asciiTheme="minorHAnsi" w:hAnsiTheme="minorHAnsi" w:cs="Calibri"/>
          <w:noProof/>
          <w:color w:val="000000"/>
          <w:spacing w:val="-2"/>
        </w:rPr>
        <w:t>53 and above</w:t>
      </w:r>
    </w:p>
    <w:p w14:paraId="7EA8EE67" w14:textId="77777777" w:rsidR="004E52D7" w:rsidRPr="000063A8"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sidRPr="000063A8">
        <w:rPr>
          <w:rFonts w:asciiTheme="minorHAnsi" w:hAnsiTheme="minorHAnsi" w:cs="Calibri"/>
          <w:noProof/>
          <w:color w:val="000000"/>
          <w:spacing w:val="-2"/>
        </w:rPr>
        <w:t>I</w:t>
      </w:r>
      <w:r>
        <w:rPr>
          <w:rFonts w:asciiTheme="minorHAnsi" w:hAnsiTheme="minorHAnsi" w:cs="Calibri"/>
          <w:noProof/>
          <w:color w:val="000000"/>
          <w:spacing w:val="-2"/>
        </w:rPr>
        <w:t>nternet Explorer</w:t>
      </w:r>
      <w:r w:rsidRPr="000063A8">
        <w:rPr>
          <w:rFonts w:asciiTheme="minorHAnsi" w:hAnsiTheme="minorHAnsi" w:cs="Calibri"/>
          <w:noProof/>
          <w:color w:val="000000"/>
          <w:spacing w:val="-2"/>
        </w:rPr>
        <w:t>-</w:t>
      </w:r>
      <w:r>
        <w:rPr>
          <w:rFonts w:asciiTheme="minorHAnsi" w:hAnsiTheme="minorHAnsi" w:cs="Calibri"/>
          <w:noProof/>
          <w:color w:val="000000"/>
          <w:spacing w:val="-2"/>
        </w:rPr>
        <w:t xml:space="preserve"> version </w:t>
      </w:r>
      <w:r w:rsidRPr="000063A8">
        <w:rPr>
          <w:rFonts w:asciiTheme="minorHAnsi" w:hAnsiTheme="minorHAnsi" w:cs="Calibri"/>
          <w:noProof/>
          <w:color w:val="000000"/>
          <w:spacing w:val="-2"/>
        </w:rPr>
        <w:t>9,10,11</w:t>
      </w:r>
    </w:p>
    <w:p w14:paraId="31CEE266" w14:textId="77777777" w:rsidR="004E52D7" w:rsidRPr="00DB74C9" w:rsidRDefault="004E52D7" w:rsidP="004E52D7">
      <w:p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Tests can be run in headless mode with Firefox and Chrome browser when “Headless” is selected on the TestRunner UI. Heandless mode is not available for Internet explorer.</w:t>
      </w:r>
    </w:p>
    <w:p w14:paraId="68D03BFE" w14:textId="77777777" w:rsidR="004E52D7" w:rsidRPr="003C35ED" w:rsidRDefault="004E52D7" w:rsidP="004E52D7">
      <w:pPr>
        <w:pStyle w:val="Heading5"/>
        <w:numPr>
          <w:ilvl w:val="2"/>
          <w:numId w:val="1"/>
        </w:numPr>
        <w:ind w:left="720"/>
        <w:rPr>
          <w:rFonts w:asciiTheme="minorHAnsi" w:hAnsiTheme="minorHAnsi" w:cstheme="minorHAnsi"/>
          <w:b/>
          <w:noProof/>
        </w:rPr>
      </w:pPr>
      <w:r w:rsidRPr="003C35ED">
        <w:rPr>
          <w:rFonts w:asciiTheme="minorHAnsi" w:hAnsiTheme="minorHAnsi" w:cstheme="minorHAnsi"/>
          <w:b/>
          <w:noProof/>
        </w:rPr>
        <w:t>INI File Operations</w:t>
      </w:r>
    </w:p>
    <w:p w14:paraId="179A706B" w14:textId="77777777" w:rsidR="004E52D7" w:rsidRDefault="004E52D7" w:rsidP="004E52D7">
      <w:pPr>
        <w:spacing w:before="0" w:after="0" w:line="240" w:lineRule="auto"/>
        <w:rPr>
          <w:rFonts w:asciiTheme="minorHAnsi" w:hAnsiTheme="minorHAnsi" w:cs="Calibri"/>
          <w:noProof/>
          <w:color w:val="000000"/>
          <w:spacing w:val="-2"/>
        </w:rPr>
      </w:pPr>
    </w:p>
    <w:p w14:paraId="1AD776FD" w14:textId="77777777" w:rsidR="004E52D7" w:rsidRDefault="004E52D7" w:rsidP="004E52D7">
      <w:r>
        <w:t xml:space="preserve">This </w:t>
      </w:r>
      <w:r w:rsidRPr="00C56C6B">
        <w:t xml:space="preserve">class </w:t>
      </w:r>
      <w:r>
        <w:t xml:space="preserve">exposes API’s </w:t>
      </w:r>
      <w:r w:rsidRPr="00C56C6B">
        <w:t>related to INI file</w:t>
      </w:r>
      <w:r>
        <w:t xml:space="preserve"> operations such as reading and writing INI fie, getting value from INI file, etc.</w:t>
      </w:r>
    </w:p>
    <w:p w14:paraId="56FC91A3" w14:textId="77777777" w:rsidR="004E52D7" w:rsidRDefault="004E52D7" w:rsidP="004E52D7">
      <w:r>
        <w:rPr>
          <w:noProof/>
          <w:lang w:val="en-US" w:bidi="ar-SA"/>
        </w:rPr>
        <mc:AlternateContent>
          <mc:Choice Requires="wps">
            <w:drawing>
              <wp:anchor distT="0" distB="0" distL="114300" distR="114300" simplePos="0" relativeHeight="251659264" behindDoc="0" locked="0" layoutInCell="1" allowOverlap="1" wp14:anchorId="2BC3D6D5" wp14:editId="13156387">
                <wp:simplePos x="0" y="0"/>
                <wp:positionH relativeFrom="column">
                  <wp:posOffset>-9525</wp:posOffset>
                </wp:positionH>
                <wp:positionV relativeFrom="paragraph">
                  <wp:posOffset>645160</wp:posOffset>
                </wp:positionV>
                <wp:extent cx="59912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59912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ADB5C8" w14:textId="77777777" w:rsidR="004E52D7" w:rsidRDefault="004E52D7" w:rsidP="004E52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highlight w:val="yellow"/>
                              </w:rPr>
                              <w:t>url</w:t>
                            </w:r>
                            <w:r>
                              <w:rPr>
                                <w:rFonts w:ascii="Consolas" w:hAnsi="Consolas" w:cs="Consolas"/>
                                <w:color w:val="000000"/>
                                <w:sz w:val="20"/>
                                <w:szCs w:val="20"/>
                              </w:rPr>
                              <w:t xml:space="preserve"> = IniFileOperations.</w:t>
                            </w:r>
                            <w:r>
                              <w:rPr>
                                <w:rFonts w:ascii="Consolas" w:hAnsi="Consolas" w:cs="Consolas"/>
                                <w:i/>
                                <w:iCs/>
                                <w:color w:val="000000"/>
                                <w:sz w:val="20"/>
                                <w:szCs w:val="20"/>
                              </w:rPr>
                              <w:t>getValueFromIniFile</w:t>
                            </w:r>
                            <w:r>
                              <w:rPr>
                                <w:rFonts w:ascii="Consolas" w:hAnsi="Consolas" w:cs="Consolas"/>
                                <w:color w:val="000000"/>
                                <w:sz w:val="20"/>
                                <w:szCs w:val="20"/>
                              </w:rPr>
                              <w:t>(</w:t>
                            </w:r>
                          </w:p>
                          <w:p w14:paraId="39237EE4" w14:textId="77777777" w:rsidR="004E52D7" w:rsidRDefault="004E52D7" w:rsidP="004E52D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IniFileType.</w:t>
                            </w:r>
                            <w:r>
                              <w:rPr>
                                <w:rFonts w:ascii="Consolas" w:hAnsi="Consolas" w:cs="Consolas"/>
                                <w:b/>
                                <w:bCs/>
                                <w:i/>
                                <w:iCs/>
                                <w:color w:val="0000C0"/>
                                <w:sz w:val="20"/>
                                <w:szCs w:val="20"/>
                              </w:rPr>
                              <w:t>Execution</w:t>
                            </w:r>
                            <w:r>
                              <w:rPr>
                                <w:rFonts w:ascii="Consolas" w:hAnsi="Consolas" w:cs="Consolas"/>
                                <w:color w:val="000000"/>
                                <w:sz w:val="20"/>
                                <w:szCs w:val="20"/>
                              </w:rPr>
                              <w:t xml:space="preserve">, </w:t>
                            </w:r>
                            <w:r>
                              <w:rPr>
                                <w:rFonts w:ascii="Consolas" w:hAnsi="Consolas" w:cs="Consolas"/>
                                <w:color w:val="6A3E3E"/>
                                <w:sz w:val="20"/>
                                <w:szCs w:val="20"/>
                              </w:rPr>
                              <w:t>testType</w:t>
                            </w:r>
                            <w:r>
                              <w:rPr>
                                <w:rFonts w:ascii="Consolas" w:hAnsi="Consolas" w:cs="Consolas"/>
                                <w:color w:val="000000"/>
                                <w:sz w:val="20"/>
                                <w:szCs w:val="20"/>
                              </w:rPr>
                              <w:t xml:space="preserve"> + </w:t>
                            </w:r>
                            <w:r>
                              <w:rPr>
                                <w:rFonts w:ascii="Consolas" w:hAnsi="Consolas" w:cs="Consolas"/>
                                <w:color w:val="2A00FF"/>
                                <w:sz w:val="20"/>
                                <w:szCs w:val="20"/>
                              </w:rPr>
                              <w:t>"Testing"</w:t>
                            </w:r>
                            <w:r>
                              <w:rPr>
                                <w:rFonts w:ascii="Consolas" w:hAnsi="Consolas" w:cs="Consolas"/>
                                <w:color w:val="000000"/>
                                <w:sz w:val="20"/>
                                <w:szCs w:val="20"/>
                              </w:rPr>
                              <w:t xml:space="preserve">, </w:t>
                            </w:r>
                            <w:r>
                              <w:rPr>
                                <w:rFonts w:ascii="Consolas" w:hAnsi="Consolas" w:cs="Consolas"/>
                                <w:color w:val="2A00FF"/>
                                <w:sz w:val="20"/>
                                <w:szCs w:val="20"/>
                              </w:rPr>
                              <w:t>"MobileBaseURL"</w:t>
                            </w:r>
                            <w:r>
                              <w:rPr>
                                <w:rFonts w:ascii="Consolas" w:hAnsi="Consolas" w:cs="Consolas"/>
                                <w:color w:val="000000"/>
                                <w:sz w:val="20"/>
                                <w:szCs w:val="20"/>
                              </w:rPr>
                              <w:t>);</w:t>
                            </w:r>
                          </w:p>
                          <w:p w14:paraId="21C7C460" w14:textId="77777777" w:rsidR="004E52D7" w:rsidRDefault="004E52D7" w:rsidP="004E52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C3D6D5" id="Rounded Rectangle 41" o:spid="_x0000_s1031" style="position:absolute;margin-left:-.75pt;margin-top:50.8pt;width:471.7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" fillcolor="white [3201]" strokecolor="#4f81bd [3204]" strokeweight="2pt">
                <v:textbox>
                  <w:txbxContent>
                    <w:p w14:paraId="0EADB5C8" w14:textId="77777777" w:rsidR="004E52D7" w:rsidRDefault="004E52D7" w:rsidP="004E52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highlight w:val="yellow"/>
                        </w:rPr>
                        <w:t>url</w:t>
                      </w:r>
                      <w:r>
                        <w:rPr>
                          <w:rFonts w:ascii="Consolas" w:hAnsi="Consolas" w:cs="Consolas"/>
                          <w:color w:val="000000"/>
                          <w:sz w:val="20"/>
                          <w:szCs w:val="20"/>
                        </w:rPr>
                        <w:t xml:space="preserve"> = IniFileOperations.</w:t>
                      </w:r>
                      <w:r>
                        <w:rPr>
                          <w:rFonts w:ascii="Consolas" w:hAnsi="Consolas" w:cs="Consolas"/>
                          <w:i/>
                          <w:iCs/>
                          <w:color w:val="000000"/>
                          <w:sz w:val="20"/>
                          <w:szCs w:val="20"/>
                        </w:rPr>
                        <w:t>getValueFromIniFile</w:t>
                      </w:r>
                      <w:r>
                        <w:rPr>
                          <w:rFonts w:ascii="Consolas" w:hAnsi="Consolas" w:cs="Consolas"/>
                          <w:color w:val="000000"/>
                          <w:sz w:val="20"/>
                          <w:szCs w:val="20"/>
                        </w:rPr>
                        <w:t>(</w:t>
                      </w:r>
                    </w:p>
                    <w:p w14:paraId="39237EE4" w14:textId="77777777" w:rsidR="004E52D7" w:rsidRDefault="004E52D7" w:rsidP="004E52D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IniFileType.</w:t>
                      </w:r>
                      <w:r>
                        <w:rPr>
                          <w:rFonts w:ascii="Consolas" w:hAnsi="Consolas" w:cs="Consolas"/>
                          <w:b/>
                          <w:bCs/>
                          <w:i/>
                          <w:iCs/>
                          <w:color w:val="0000C0"/>
                          <w:sz w:val="20"/>
                          <w:szCs w:val="20"/>
                        </w:rPr>
                        <w:t>Execution</w:t>
                      </w:r>
                      <w:r>
                        <w:rPr>
                          <w:rFonts w:ascii="Consolas" w:hAnsi="Consolas" w:cs="Consolas"/>
                          <w:color w:val="000000"/>
                          <w:sz w:val="20"/>
                          <w:szCs w:val="20"/>
                        </w:rPr>
                        <w:t xml:space="preserve">, </w:t>
                      </w:r>
                      <w:r>
                        <w:rPr>
                          <w:rFonts w:ascii="Consolas" w:hAnsi="Consolas" w:cs="Consolas"/>
                          <w:color w:val="6A3E3E"/>
                          <w:sz w:val="20"/>
                          <w:szCs w:val="20"/>
                        </w:rPr>
                        <w:t>testType</w:t>
                      </w:r>
                      <w:r>
                        <w:rPr>
                          <w:rFonts w:ascii="Consolas" w:hAnsi="Consolas" w:cs="Consolas"/>
                          <w:color w:val="000000"/>
                          <w:sz w:val="20"/>
                          <w:szCs w:val="20"/>
                        </w:rPr>
                        <w:t xml:space="preserve"> + </w:t>
                      </w:r>
                      <w:r>
                        <w:rPr>
                          <w:rFonts w:ascii="Consolas" w:hAnsi="Consolas" w:cs="Consolas"/>
                          <w:color w:val="2A00FF"/>
                          <w:sz w:val="20"/>
                          <w:szCs w:val="20"/>
                        </w:rPr>
                        <w:t>"Testing"</w:t>
                      </w:r>
                      <w:r>
                        <w:rPr>
                          <w:rFonts w:ascii="Consolas" w:hAnsi="Consolas" w:cs="Consolas"/>
                          <w:color w:val="000000"/>
                          <w:sz w:val="20"/>
                          <w:szCs w:val="20"/>
                        </w:rPr>
                        <w:t xml:space="preserve">, </w:t>
                      </w:r>
                      <w:r>
                        <w:rPr>
                          <w:rFonts w:ascii="Consolas" w:hAnsi="Consolas" w:cs="Consolas"/>
                          <w:color w:val="2A00FF"/>
                          <w:sz w:val="20"/>
                          <w:szCs w:val="20"/>
                        </w:rPr>
                        <w:t>"MobileBaseURL"</w:t>
                      </w:r>
                      <w:r>
                        <w:rPr>
                          <w:rFonts w:ascii="Consolas" w:hAnsi="Consolas" w:cs="Consolas"/>
                          <w:color w:val="000000"/>
                          <w:sz w:val="20"/>
                          <w:szCs w:val="20"/>
                        </w:rPr>
                        <w:t>);</w:t>
                      </w:r>
                    </w:p>
                    <w:p w14:paraId="21C7C460" w14:textId="77777777" w:rsidR="004E52D7" w:rsidRDefault="004E52D7" w:rsidP="004E52D7">
                      <w:pPr>
                        <w:jc w:val="center"/>
                      </w:pPr>
                    </w:p>
                  </w:txbxContent>
                </v:textbox>
              </v:roundrect>
            </w:pict>
          </mc:Fallback>
        </mc:AlternateContent>
      </w:r>
      <w:r>
        <w:t>While writing test cases or utility function if there is need to read value from any (</w:t>
      </w:r>
      <w:r w:rsidRPr="00C56C6B">
        <w:t>Applic</w:t>
      </w:r>
      <w:r>
        <w:t xml:space="preserve">ation, Execution, Email or Mobile) of the INI file, you can simply call </w:t>
      </w:r>
      <w:r w:rsidRPr="00C56C6B">
        <w:rPr>
          <w:b/>
        </w:rPr>
        <w:t>getValueFromIniFile</w:t>
      </w:r>
      <w:r>
        <w:rPr>
          <w:b/>
        </w:rPr>
        <w:t xml:space="preserve"> API and other API’s, </w:t>
      </w:r>
      <w:r w:rsidRPr="00C56C6B">
        <w:t xml:space="preserve">it will provide you the respective </w:t>
      </w:r>
      <w:r>
        <w:t xml:space="preserve">Key </w:t>
      </w:r>
      <w:r w:rsidRPr="00C56C6B">
        <w:t>value.</w:t>
      </w:r>
    </w:p>
    <w:p w14:paraId="326C103A" w14:textId="77777777" w:rsidR="004E52D7" w:rsidRDefault="004E52D7" w:rsidP="004E52D7">
      <w:r w:rsidRPr="008F7E32">
        <w:lastRenderedPageBreak/>
        <w:t>IniFileType can be Execution/Application/Email/Mobile</w:t>
      </w:r>
      <w:r>
        <w:t xml:space="preserve">. For other API’s from this class refer Java </w:t>
      </w:r>
    </w:p>
    <w:p w14:paraId="76B75E21" w14:textId="77777777" w:rsidR="004E52D7" w:rsidRDefault="004E52D7" w:rsidP="004E52D7"/>
    <w:p w14:paraId="73A308C1" w14:textId="77777777" w:rsidR="004E52D7" w:rsidRPr="008F7E32" w:rsidRDefault="004E52D7" w:rsidP="004E52D7">
      <w:r w:rsidRPr="008F7E32">
        <w:t>IniFileType can be Execution/Application/Email/Mobile</w:t>
      </w:r>
      <w:r>
        <w:t>. For other API’s from this class refer Java Doc.</w:t>
      </w:r>
    </w:p>
    <w:p w14:paraId="5093BC30" w14:textId="77777777" w:rsidR="004E52D7" w:rsidRPr="003C35ED" w:rsidRDefault="004E52D7" w:rsidP="004E52D7">
      <w:pPr>
        <w:pStyle w:val="Heading5"/>
        <w:numPr>
          <w:ilvl w:val="2"/>
          <w:numId w:val="1"/>
        </w:numPr>
        <w:ind w:left="720"/>
        <w:rPr>
          <w:rFonts w:asciiTheme="minorHAnsi" w:hAnsiTheme="minorHAnsi" w:cstheme="minorHAnsi"/>
          <w:b/>
          <w:noProof/>
        </w:rPr>
      </w:pPr>
      <w:bookmarkStart w:id="409" w:name="_Ref528858985"/>
      <w:r w:rsidRPr="003C35ED">
        <w:rPr>
          <w:rFonts w:asciiTheme="minorHAnsi" w:hAnsiTheme="minorHAnsi" w:cstheme="minorHAnsi"/>
          <w:b/>
          <w:noProof/>
        </w:rPr>
        <w:t>Logger</w:t>
      </w:r>
      <w:bookmarkEnd w:id="409"/>
    </w:p>
    <w:p w14:paraId="4EA762D1" w14:textId="77777777" w:rsidR="004E52D7" w:rsidRDefault="004E52D7" w:rsidP="004E52D7">
      <w:pPr>
        <w:spacing w:before="0" w:after="0" w:line="240" w:lineRule="auto"/>
        <w:rPr>
          <w:b/>
        </w:rPr>
      </w:pPr>
    </w:p>
    <w:p w14:paraId="0686BC8D" w14:textId="77777777" w:rsidR="004E52D7" w:rsidRDefault="004E52D7" w:rsidP="004E52D7">
      <w:pPr>
        <w:spacing w:before="0" w:after="0" w:line="240" w:lineRule="auto"/>
        <w:rPr>
          <w:rFonts w:cstheme="minorHAnsi"/>
        </w:rPr>
      </w:pPr>
      <w:r w:rsidRPr="00BA4ECD">
        <w:rPr>
          <w:b/>
        </w:rPr>
        <w:t>Introduction</w:t>
      </w:r>
      <w:r>
        <w:rPr>
          <w:b/>
        </w:rPr>
        <w:t>:</w:t>
      </w:r>
    </w:p>
    <w:p w14:paraId="79FC31C7" w14:textId="77777777" w:rsidR="004E52D7" w:rsidRPr="00ED378B" w:rsidRDefault="004E52D7" w:rsidP="004E52D7">
      <w:pPr>
        <w:pStyle w:val="ListParagraph"/>
        <w:numPr>
          <w:ilvl w:val="0"/>
          <w:numId w:val="40"/>
        </w:numPr>
        <w:autoSpaceDE w:val="0"/>
        <w:autoSpaceDN w:val="0"/>
        <w:adjustRightInd w:val="0"/>
        <w:spacing w:after="0" w:line="240" w:lineRule="auto"/>
        <w:jc w:val="both"/>
        <w:rPr>
          <w:rFonts w:cstheme="minorHAnsi"/>
        </w:rPr>
        <w:pPrChange w:id="410"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t xml:space="preserve">Fusion </w:t>
      </w:r>
      <w:r w:rsidRPr="00ED378B">
        <w:rPr>
          <w:rFonts w:cstheme="minorHAnsi"/>
          <w:b/>
        </w:rPr>
        <w:t>Logger</w:t>
      </w:r>
      <w:r w:rsidRPr="00ED378B">
        <w:rPr>
          <w:rFonts w:cstheme="minorHAnsi"/>
        </w:rPr>
        <w:t xml:space="preserve"> is implementing </w:t>
      </w:r>
      <w:r w:rsidRPr="00ED378B">
        <w:rPr>
          <w:rFonts w:cstheme="minorHAnsi"/>
          <w:b/>
        </w:rPr>
        <w:t>log4j</w:t>
      </w:r>
      <w:r w:rsidRPr="00ED378B">
        <w:rPr>
          <w:rFonts w:cstheme="minorHAnsi"/>
        </w:rPr>
        <w:t xml:space="preserve"> and generating log files for each test type Web, Database, API, Mobile and Fusion.</w:t>
      </w:r>
    </w:p>
    <w:p w14:paraId="5B0EA736" w14:textId="77777777" w:rsidR="004E52D7" w:rsidRPr="00AF7E16"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1" w:author="CYBAGE\gajananp" w:date="2018-09-26T17:36:00Z">
          <w:pPr>
            <w:pStyle w:val="ListParagraph"/>
            <w:numPr>
              <w:numId w:val="70"/>
            </w:numPr>
            <w:autoSpaceDE w:val="0"/>
            <w:autoSpaceDN w:val="0"/>
            <w:adjustRightInd w:val="0"/>
            <w:spacing w:before="0" w:after="0" w:line="240" w:lineRule="auto"/>
            <w:ind w:left="1440" w:hanging="360"/>
          </w:pPr>
        </w:pPrChange>
      </w:pPr>
      <w:r w:rsidRPr="00AF7E16">
        <w:rPr>
          <w:rFonts w:cstheme="minorHAnsi"/>
        </w:rPr>
        <w:t>WEBUI.log</w:t>
      </w:r>
    </w:p>
    <w:p w14:paraId="5C31AFA3" w14:textId="77777777" w:rsidR="004E52D7"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2" w:author="CYBAGE\gajananp" w:date="2018-09-26T17:36:00Z">
          <w:pPr>
            <w:pStyle w:val="ListParagraph"/>
            <w:numPr>
              <w:numId w:val="70"/>
            </w:numPr>
            <w:autoSpaceDE w:val="0"/>
            <w:autoSpaceDN w:val="0"/>
            <w:adjustRightInd w:val="0"/>
            <w:spacing w:before="0" w:after="0" w:line="240" w:lineRule="auto"/>
            <w:ind w:left="1440" w:hanging="360"/>
          </w:pPr>
        </w:pPrChange>
      </w:pPr>
      <w:r w:rsidRPr="00AF7E16">
        <w:rPr>
          <w:rFonts w:cstheme="minorHAnsi"/>
        </w:rPr>
        <w:t>DATABASE.log</w:t>
      </w:r>
    </w:p>
    <w:p w14:paraId="792BE511" w14:textId="77777777" w:rsidR="004E52D7" w:rsidRPr="00AF7E16"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3" w:author="CYBAGE\gajananp" w:date="2018-09-26T17:36:00Z">
          <w:pPr>
            <w:pStyle w:val="ListParagraph"/>
            <w:numPr>
              <w:numId w:val="70"/>
            </w:numPr>
            <w:autoSpaceDE w:val="0"/>
            <w:autoSpaceDN w:val="0"/>
            <w:adjustRightInd w:val="0"/>
            <w:spacing w:before="0" w:after="0" w:line="240" w:lineRule="auto"/>
            <w:ind w:left="1440" w:hanging="360"/>
          </w:pPr>
        </w:pPrChange>
      </w:pPr>
      <w:r>
        <w:rPr>
          <w:rFonts w:cstheme="minorHAnsi"/>
        </w:rPr>
        <w:t>Combined.log</w:t>
      </w:r>
    </w:p>
    <w:p w14:paraId="23FFA9C0" w14:textId="77777777" w:rsidR="004E52D7" w:rsidRPr="00AF7E16"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4" w:author="CYBAGE\gajananp" w:date="2018-09-26T17:36:00Z">
          <w:pPr>
            <w:pStyle w:val="ListParagraph"/>
            <w:numPr>
              <w:numId w:val="70"/>
            </w:numPr>
            <w:autoSpaceDE w:val="0"/>
            <w:autoSpaceDN w:val="0"/>
            <w:adjustRightInd w:val="0"/>
            <w:spacing w:before="0" w:after="0" w:line="240" w:lineRule="auto"/>
            <w:ind w:left="1440" w:hanging="360"/>
          </w:pPr>
        </w:pPrChange>
      </w:pPr>
      <w:r w:rsidRPr="00AF7E16">
        <w:rPr>
          <w:rFonts w:cstheme="minorHAnsi"/>
        </w:rPr>
        <w:t>API.log</w:t>
      </w:r>
    </w:p>
    <w:p w14:paraId="221FE5DF" w14:textId="77777777" w:rsidR="004E52D7" w:rsidRPr="00AF7E16"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5" w:author="CYBAGE\gajananp" w:date="2018-09-26T17:36:00Z">
          <w:pPr>
            <w:pStyle w:val="ListParagraph"/>
            <w:numPr>
              <w:numId w:val="70"/>
            </w:numPr>
            <w:autoSpaceDE w:val="0"/>
            <w:autoSpaceDN w:val="0"/>
            <w:adjustRightInd w:val="0"/>
            <w:spacing w:before="0" w:after="0" w:line="240" w:lineRule="auto"/>
            <w:ind w:left="1440" w:hanging="360"/>
          </w:pPr>
        </w:pPrChange>
      </w:pPr>
      <w:r w:rsidRPr="00AF7E16">
        <w:rPr>
          <w:rFonts w:cstheme="minorHAnsi"/>
        </w:rPr>
        <w:t>MOBILE.log</w:t>
      </w:r>
    </w:p>
    <w:p w14:paraId="3CC25B8D" w14:textId="77777777" w:rsidR="004E52D7" w:rsidRDefault="004E52D7" w:rsidP="004E52D7">
      <w:pPr>
        <w:pStyle w:val="ListParagraph"/>
        <w:numPr>
          <w:ilvl w:val="0"/>
          <w:numId w:val="70"/>
        </w:numPr>
        <w:autoSpaceDE w:val="0"/>
        <w:autoSpaceDN w:val="0"/>
        <w:adjustRightInd w:val="0"/>
        <w:spacing w:before="0" w:after="0" w:line="240" w:lineRule="auto"/>
        <w:ind w:left="1440"/>
        <w:jc w:val="both"/>
        <w:rPr>
          <w:rFonts w:cstheme="minorHAnsi"/>
        </w:rPr>
        <w:pPrChange w:id="416" w:author="CYBAGE\gajananp" w:date="2018-09-26T17:36:00Z">
          <w:pPr>
            <w:pStyle w:val="ListParagraph"/>
            <w:numPr>
              <w:numId w:val="70"/>
            </w:numPr>
            <w:autoSpaceDE w:val="0"/>
            <w:autoSpaceDN w:val="0"/>
            <w:adjustRightInd w:val="0"/>
            <w:spacing w:before="0" w:after="0" w:line="240" w:lineRule="auto"/>
            <w:ind w:left="1440" w:hanging="360"/>
          </w:pPr>
        </w:pPrChange>
      </w:pPr>
      <w:r w:rsidRPr="00AF7E16">
        <w:rPr>
          <w:rFonts w:cstheme="minorHAnsi"/>
        </w:rPr>
        <w:t>FUSION.log</w:t>
      </w:r>
    </w:p>
    <w:p w14:paraId="073F0B44" w14:textId="77777777" w:rsidR="004E52D7" w:rsidRPr="00AF7E16" w:rsidRDefault="004E52D7" w:rsidP="004E52D7">
      <w:pPr>
        <w:pStyle w:val="ListParagraph"/>
        <w:autoSpaceDE w:val="0"/>
        <w:autoSpaceDN w:val="0"/>
        <w:adjustRightInd w:val="0"/>
        <w:spacing w:before="0" w:after="0" w:line="240" w:lineRule="auto"/>
        <w:ind w:left="1440"/>
        <w:jc w:val="both"/>
        <w:rPr>
          <w:rFonts w:cstheme="minorHAnsi"/>
        </w:rPr>
        <w:pPrChange w:id="417" w:author="CYBAGE\gajananp" w:date="2018-09-26T17:36:00Z">
          <w:pPr>
            <w:pStyle w:val="ListParagraph"/>
            <w:autoSpaceDE w:val="0"/>
            <w:autoSpaceDN w:val="0"/>
            <w:adjustRightInd w:val="0"/>
            <w:spacing w:before="0" w:after="0" w:line="240" w:lineRule="auto"/>
            <w:ind w:left="1440"/>
          </w:pPr>
        </w:pPrChange>
      </w:pPr>
    </w:p>
    <w:p w14:paraId="189FD76B" w14:textId="77777777" w:rsidR="004E52D7" w:rsidRDefault="004E52D7" w:rsidP="004E52D7">
      <w:pPr>
        <w:pStyle w:val="ListParagraph"/>
        <w:numPr>
          <w:ilvl w:val="0"/>
          <w:numId w:val="40"/>
        </w:numPr>
        <w:autoSpaceDE w:val="0"/>
        <w:autoSpaceDN w:val="0"/>
        <w:adjustRightInd w:val="0"/>
        <w:spacing w:after="0" w:line="240" w:lineRule="auto"/>
        <w:jc w:val="both"/>
        <w:rPr>
          <w:rFonts w:cstheme="minorHAnsi"/>
        </w:rPr>
        <w:pPrChange w:id="418"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t xml:space="preserve">This LOG folder will be generated under the “Execution run name” folder created for Fusion Test Runner. </w:t>
      </w:r>
    </w:p>
    <w:p w14:paraId="4717E1B0" w14:textId="77777777" w:rsidR="004E52D7" w:rsidRPr="00ED378B" w:rsidRDefault="004E52D7" w:rsidP="004E52D7">
      <w:pPr>
        <w:pStyle w:val="ListParagraph"/>
        <w:autoSpaceDE w:val="0"/>
        <w:autoSpaceDN w:val="0"/>
        <w:adjustRightInd w:val="0"/>
        <w:spacing w:after="0" w:line="240" w:lineRule="auto"/>
        <w:jc w:val="both"/>
        <w:rPr>
          <w:rFonts w:cstheme="minorHAnsi"/>
        </w:rPr>
        <w:pPrChange w:id="419" w:author="CYBAGE\gajananp" w:date="2018-09-26T17:36:00Z">
          <w:pPr>
            <w:pStyle w:val="ListParagraph"/>
            <w:autoSpaceDE w:val="0"/>
            <w:autoSpaceDN w:val="0"/>
            <w:adjustRightInd w:val="0"/>
            <w:spacing w:after="0" w:line="240" w:lineRule="auto"/>
          </w:pPr>
        </w:pPrChange>
      </w:pPr>
    </w:p>
    <w:p w14:paraId="7A39F127" w14:textId="77777777" w:rsidR="004E52D7" w:rsidRPr="00ED378B" w:rsidRDefault="004E52D7" w:rsidP="004E52D7">
      <w:pPr>
        <w:pStyle w:val="ListParagraph"/>
        <w:numPr>
          <w:ilvl w:val="0"/>
          <w:numId w:val="40"/>
        </w:numPr>
        <w:autoSpaceDE w:val="0"/>
        <w:autoSpaceDN w:val="0"/>
        <w:adjustRightInd w:val="0"/>
        <w:spacing w:after="0" w:line="240" w:lineRule="auto"/>
        <w:jc w:val="both"/>
        <w:rPr>
          <w:rFonts w:cstheme="minorHAnsi"/>
        </w:rPr>
        <w:pPrChange w:id="420"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t>Log statements will be added in the respective log files under the LOG folder for each type of automation test.</w:t>
      </w:r>
    </w:p>
    <w:p w14:paraId="1BE56BAB" w14:textId="77777777" w:rsidR="004E52D7" w:rsidRDefault="004E52D7" w:rsidP="004E52D7">
      <w:pPr>
        <w:pStyle w:val="ListParagraph"/>
        <w:autoSpaceDE w:val="0"/>
        <w:autoSpaceDN w:val="0"/>
        <w:adjustRightInd w:val="0"/>
        <w:spacing w:after="0" w:line="240" w:lineRule="auto"/>
        <w:rPr>
          <w:rFonts w:cstheme="minorHAnsi"/>
        </w:rPr>
      </w:pPr>
    </w:p>
    <w:p w14:paraId="4B603465" w14:textId="77777777" w:rsidR="004E52D7" w:rsidRDefault="004E52D7" w:rsidP="004E52D7">
      <w:pPr>
        <w:pStyle w:val="ListParagraph"/>
        <w:numPr>
          <w:ilvl w:val="0"/>
          <w:numId w:val="40"/>
        </w:numPr>
        <w:autoSpaceDE w:val="0"/>
        <w:autoSpaceDN w:val="0"/>
        <w:adjustRightInd w:val="0"/>
        <w:spacing w:after="0" w:line="240" w:lineRule="auto"/>
        <w:jc w:val="both"/>
        <w:rPr>
          <w:rFonts w:cstheme="minorHAnsi"/>
        </w:rPr>
        <w:pPrChange w:id="421"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t xml:space="preserve">Above log files will be having log statements present in automation test cases + log statements present in respective plugin libraries for corresponding test type.For e.g. If you are executing automation test cases of </w:t>
      </w:r>
      <w:r w:rsidRPr="00ED378B">
        <w:rPr>
          <w:rFonts w:cstheme="minorHAnsi"/>
          <w:b/>
        </w:rPr>
        <w:t>Web</w:t>
      </w:r>
      <w:r w:rsidRPr="00ED378B">
        <w:rPr>
          <w:rFonts w:cstheme="minorHAnsi"/>
        </w:rPr>
        <w:t xml:space="preserve"> test type then log statements present in test cases of Web + respective plugin methods called by web tests in </w:t>
      </w:r>
      <w:r w:rsidRPr="00ED378B">
        <w:rPr>
          <w:rFonts w:cstheme="minorHAnsi"/>
          <w:b/>
        </w:rPr>
        <w:t xml:space="preserve">CybageWebLibrary </w:t>
      </w:r>
      <w:r w:rsidRPr="00ED378B">
        <w:rPr>
          <w:rFonts w:cstheme="minorHAnsi"/>
        </w:rPr>
        <w:t>will be</w:t>
      </w:r>
      <w:r w:rsidRPr="00ED378B">
        <w:rPr>
          <w:rFonts w:cstheme="minorHAnsi"/>
          <w:b/>
        </w:rPr>
        <w:t xml:space="preserve"> </w:t>
      </w:r>
      <w:r w:rsidRPr="00ED378B">
        <w:rPr>
          <w:rFonts w:cstheme="minorHAnsi"/>
        </w:rPr>
        <w:t>added in</w:t>
      </w:r>
      <w:r w:rsidRPr="00ED378B">
        <w:rPr>
          <w:rFonts w:cstheme="minorHAnsi"/>
          <w:b/>
        </w:rPr>
        <w:t xml:space="preserve"> WEBUI.log</w:t>
      </w:r>
      <w:r w:rsidRPr="00ED378B">
        <w:rPr>
          <w:rFonts w:cstheme="minorHAnsi"/>
        </w:rPr>
        <w:t>.Similar behavior is for DATABASE.log, API.log, MOBILE.log and FUSION.log</w:t>
      </w:r>
    </w:p>
    <w:p w14:paraId="44C6E626" w14:textId="77777777" w:rsidR="004E52D7" w:rsidRPr="00ED378B" w:rsidRDefault="004E52D7" w:rsidP="004E52D7">
      <w:pPr>
        <w:pStyle w:val="ListParagraph"/>
        <w:autoSpaceDE w:val="0"/>
        <w:autoSpaceDN w:val="0"/>
        <w:adjustRightInd w:val="0"/>
        <w:spacing w:after="0" w:line="240" w:lineRule="auto"/>
        <w:jc w:val="both"/>
        <w:rPr>
          <w:rFonts w:cstheme="minorHAnsi"/>
        </w:rPr>
        <w:pPrChange w:id="422" w:author="CYBAGE\gajananp" w:date="2018-09-26T17:36:00Z">
          <w:pPr>
            <w:pStyle w:val="ListParagraph"/>
            <w:autoSpaceDE w:val="0"/>
            <w:autoSpaceDN w:val="0"/>
            <w:adjustRightInd w:val="0"/>
            <w:spacing w:after="0" w:line="240" w:lineRule="auto"/>
          </w:pPr>
        </w:pPrChange>
      </w:pPr>
    </w:p>
    <w:p w14:paraId="1D782962" w14:textId="77777777" w:rsidR="004E52D7" w:rsidRPr="00ED378B" w:rsidRDefault="004E52D7" w:rsidP="004E52D7">
      <w:pPr>
        <w:pStyle w:val="ListParagraph"/>
        <w:numPr>
          <w:ilvl w:val="0"/>
          <w:numId w:val="40"/>
        </w:numPr>
        <w:autoSpaceDE w:val="0"/>
        <w:autoSpaceDN w:val="0"/>
        <w:adjustRightInd w:val="0"/>
        <w:spacing w:after="0" w:line="240" w:lineRule="auto"/>
        <w:jc w:val="both"/>
        <w:rPr>
          <w:rFonts w:cstheme="minorHAnsi"/>
        </w:rPr>
        <w:pPrChange w:id="423"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t>In addition to this, there will be another two log files generated:</w:t>
      </w:r>
    </w:p>
    <w:p w14:paraId="25D84575" w14:textId="77777777" w:rsidR="004E52D7" w:rsidRPr="00AF7E16" w:rsidRDefault="004E52D7" w:rsidP="004E52D7">
      <w:pPr>
        <w:pStyle w:val="ListParagraph"/>
        <w:autoSpaceDE w:val="0"/>
        <w:autoSpaceDN w:val="0"/>
        <w:adjustRightInd w:val="0"/>
        <w:spacing w:before="0" w:after="0" w:line="240" w:lineRule="auto"/>
        <w:ind w:left="1440"/>
        <w:jc w:val="both"/>
        <w:rPr>
          <w:rFonts w:cstheme="minorHAnsi"/>
        </w:rPr>
        <w:pPrChange w:id="424" w:author="CYBAGE\gajananp" w:date="2018-09-26T17:36:00Z">
          <w:pPr>
            <w:pStyle w:val="ListParagraph"/>
            <w:autoSpaceDE w:val="0"/>
            <w:autoSpaceDN w:val="0"/>
            <w:adjustRightInd w:val="0"/>
            <w:spacing w:before="0" w:after="0" w:line="240" w:lineRule="auto"/>
            <w:ind w:left="1440"/>
          </w:pPr>
        </w:pPrChange>
      </w:pPr>
    </w:p>
    <w:p w14:paraId="74ED5D76" w14:textId="77777777" w:rsidR="004E52D7" w:rsidRDefault="004E52D7" w:rsidP="004E52D7">
      <w:pPr>
        <w:pStyle w:val="ListParagraph"/>
        <w:numPr>
          <w:ilvl w:val="1"/>
          <w:numId w:val="40"/>
        </w:numPr>
        <w:autoSpaceDE w:val="0"/>
        <w:autoSpaceDN w:val="0"/>
        <w:adjustRightInd w:val="0"/>
        <w:spacing w:after="0" w:line="240" w:lineRule="auto"/>
        <w:jc w:val="both"/>
        <w:rPr>
          <w:rFonts w:cstheme="minorHAnsi"/>
        </w:rPr>
        <w:pPrChange w:id="425" w:author="CYBAGE\gajananp" w:date="2018-09-26T17:36:00Z">
          <w:pPr>
            <w:pStyle w:val="ListParagraph"/>
            <w:numPr>
              <w:ilvl w:val="1"/>
              <w:numId w:val="40"/>
            </w:numPr>
            <w:autoSpaceDE w:val="0"/>
            <w:autoSpaceDN w:val="0"/>
            <w:adjustRightInd w:val="0"/>
            <w:spacing w:after="0" w:line="240" w:lineRule="auto"/>
            <w:ind w:left="1440" w:hanging="360"/>
          </w:pPr>
        </w:pPrChange>
      </w:pPr>
      <w:r w:rsidRPr="00ED378B">
        <w:rPr>
          <w:rFonts w:cstheme="minorHAnsi"/>
          <w:b/>
        </w:rPr>
        <w:t>FRAMEWORK.log</w:t>
      </w:r>
      <w:r w:rsidRPr="00ED378B">
        <w:rPr>
          <w:rFonts w:cstheme="minorHAnsi"/>
        </w:rPr>
        <w:t xml:space="preserve"> will be having log statements to common framework operations which are required for each test type but not directly associated with the tests.For e.g. log statements present in DriverBase (BeforeMethod/AfterMethod, BeforeTest/AfterTest, BeforeSuite/AfterSuite) and other common framework operations present in frameworkutility like TestNGOperations, GridOperations, EmailSending, IniFileOperations and Reports will be added in FRAMEWORK.log file.</w:t>
      </w:r>
    </w:p>
    <w:p w14:paraId="51276E67" w14:textId="77777777" w:rsidR="004E52D7" w:rsidRPr="00ED378B" w:rsidRDefault="004E52D7" w:rsidP="004E52D7">
      <w:pPr>
        <w:pStyle w:val="ListParagraph"/>
        <w:autoSpaceDE w:val="0"/>
        <w:autoSpaceDN w:val="0"/>
        <w:adjustRightInd w:val="0"/>
        <w:spacing w:after="0" w:line="240" w:lineRule="auto"/>
        <w:ind w:left="1440"/>
        <w:jc w:val="both"/>
        <w:rPr>
          <w:rFonts w:cstheme="minorHAnsi"/>
        </w:rPr>
        <w:pPrChange w:id="426" w:author="CYBAGE\gajananp" w:date="2018-09-26T17:36:00Z">
          <w:pPr>
            <w:pStyle w:val="ListParagraph"/>
            <w:autoSpaceDE w:val="0"/>
            <w:autoSpaceDN w:val="0"/>
            <w:adjustRightInd w:val="0"/>
            <w:spacing w:after="0" w:line="240" w:lineRule="auto"/>
            <w:ind w:left="1440"/>
          </w:pPr>
        </w:pPrChange>
      </w:pPr>
    </w:p>
    <w:p w14:paraId="70C34D0B" w14:textId="77777777" w:rsidR="004E52D7" w:rsidRDefault="004E52D7" w:rsidP="004E52D7">
      <w:pPr>
        <w:pStyle w:val="ListParagraph"/>
        <w:numPr>
          <w:ilvl w:val="1"/>
          <w:numId w:val="40"/>
        </w:numPr>
        <w:autoSpaceDE w:val="0"/>
        <w:autoSpaceDN w:val="0"/>
        <w:adjustRightInd w:val="0"/>
        <w:spacing w:after="0" w:line="240" w:lineRule="auto"/>
        <w:jc w:val="both"/>
        <w:rPr>
          <w:rFonts w:cstheme="minorHAnsi"/>
        </w:rPr>
        <w:pPrChange w:id="427" w:author="CYBAGE\gajananp" w:date="2018-09-26T17:36:00Z">
          <w:pPr>
            <w:pStyle w:val="ListParagraph"/>
            <w:numPr>
              <w:ilvl w:val="1"/>
              <w:numId w:val="40"/>
            </w:numPr>
            <w:autoSpaceDE w:val="0"/>
            <w:autoSpaceDN w:val="0"/>
            <w:adjustRightInd w:val="0"/>
            <w:spacing w:after="0" w:line="240" w:lineRule="auto"/>
            <w:ind w:left="1440" w:hanging="360"/>
          </w:pPr>
        </w:pPrChange>
      </w:pPr>
      <w:r w:rsidRPr="00ED378B">
        <w:rPr>
          <w:rFonts w:cstheme="minorHAnsi"/>
          <w:b/>
        </w:rPr>
        <w:t>Combined.log</w:t>
      </w:r>
      <w:r w:rsidRPr="00ED378B">
        <w:rPr>
          <w:rFonts w:cstheme="minorHAnsi"/>
        </w:rPr>
        <w:t xml:space="preserve"> is the log file which will be combined logs present in all other log files WEBUI.log, DATABASE.log, API.log, MOBILE.log, FUSION.log and FRAMEWORK.log for one test case execution.  </w:t>
      </w:r>
    </w:p>
    <w:p w14:paraId="0F6F80DB" w14:textId="77777777" w:rsidR="004E52D7" w:rsidRPr="00ED378B" w:rsidRDefault="004E52D7" w:rsidP="004E52D7">
      <w:pPr>
        <w:pStyle w:val="ListParagraph"/>
        <w:jc w:val="both"/>
        <w:rPr>
          <w:rFonts w:cstheme="minorHAnsi"/>
        </w:rPr>
        <w:pPrChange w:id="428" w:author="CYBAGE\gajananp" w:date="2018-09-26T17:36:00Z">
          <w:pPr>
            <w:pStyle w:val="ListParagraph"/>
          </w:pPr>
        </w:pPrChange>
      </w:pPr>
    </w:p>
    <w:p w14:paraId="43AF0DBA" w14:textId="77777777" w:rsidR="004E52D7" w:rsidRPr="00ED378B" w:rsidRDefault="004E52D7" w:rsidP="004E52D7">
      <w:pPr>
        <w:pStyle w:val="ListParagraph"/>
        <w:numPr>
          <w:ilvl w:val="0"/>
          <w:numId w:val="40"/>
        </w:numPr>
        <w:autoSpaceDE w:val="0"/>
        <w:autoSpaceDN w:val="0"/>
        <w:adjustRightInd w:val="0"/>
        <w:spacing w:after="0" w:line="240" w:lineRule="auto"/>
        <w:jc w:val="both"/>
        <w:rPr>
          <w:rFonts w:cstheme="minorHAnsi"/>
        </w:rPr>
        <w:pPrChange w:id="429" w:author="CYBAGE\gajananp" w:date="2018-09-26T17:36:00Z">
          <w:pPr>
            <w:pStyle w:val="ListParagraph"/>
            <w:numPr>
              <w:numId w:val="40"/>
            </w:numPr>
            <w:autoSpaceDE w:val="0"/>
            <w:autoSpaceDN w:val="0"/>
            <w:adjustRightInd w:val="0"/>
            <w:spacing w:after="0" w:line="240" w:lineRule="auto"/>
            <w:ind w:hanging="360"/>
          </w:pPr>
        </w:pPrChange>
      </w:pPr>
      <w:r w:rsidRPr="00ED378B">
        <w:rPr>
          <w:rFonts w:cstheme="minorHAnsi"/>
        </w:rPr>
        <w:lastRenderedPageBreak/>
        <w:t xml:space="preserve">Configurations related to log statements and files is mentioned in </w:t>
      </w:r>
      <w:r w:rsidRPr="00ED378B">
        <w:rPr>
          <w:rFonts w:cstheme="minorHAnsi"/>
          <w:b/>
        </w:rPr>
        <w:t xml:space="preserve">log4j.properties </w:t>
      </w:r>
      <w:r w:rsidRPr="00ED378B">
        <w:rPr>
          <w:rFonts w:cstheme="minorHAnsi"/>
        </w:rPr>
        <w:t>which is present under the path “\src\main\resources” of the AutomationTestProject.</w:t>
      </w:r>
    </w:p>
    <w:p w14:paraId="2DAE6CF1" w14:textId="77777777" w:rsidR="004E52D7" w:rsidRPr="00ED378B" w:rsidRDefault="004E52D7" w:rsidP="004E52D7">
      <w:pPr>
        <w:pStyle w:val="ListParagraph"/>
        <w:autoSpaceDE w:val="0"/>
        <w:autoSpaceDN w:val="0"/>
        <w:adjustRightInd w:val="0"/>
        <w:spacing w:after="0" w:line="240" w:lineRule="auto"/>
        <w:rPr>
          <w:rFonts w:cstheme="minorHAnsi"/>
        </w:rPr>
      </w:pPr>
    </w:p>
    <w:p w14:paraId="17962143" w14:textId="77777777" w:rsidR="004E52D7" w:rsidRPr="00ED378B" w:rsidRDefault="004E52D7" w:rsidP="004E52D7">
      <w:pPr>
        <w:autoSpaceDE w:val="0"/>
        <w:autoSpaceDN w:val="0"/>
        <w:adjustRightInd w:val="0"/>
        <w:spacing w:after="0" w:line="240" w:lineRule="auto"/>
        <w:rPr>
          <w:rFonts w:cstheme="minorHAnsi"/>
          <w:b/>
        </w:rPr>
      </w:pPr>
      <w:r w:rsidRPr="00ED378B">
        <w:rPr>
          <w:rFonts w:cstheme="minorHAnsi"/>
          <w:b/>
        </w:rPr>
        <w:t>How to use Logger in Test:</w:t>
      </w:r>
    </w:p>
    <w:p w14:paraId="7586B44B" w14:textId="77777777" w:rsidR="004E52D7" w:rsidRPr="00ED378B" w:rsidRDefault="004E52D7" w:rsidP="004E52D7">
      <w:pPr>
        <w:pStyle w:val="ListParagraph"/>
        <w:numPr>
          <w:ilvl w:val="0"/>
          <w:numId w:val="40"/>
        </w:numPr>
        <w:autoSpaceDE w:val="0"/>
        <w:autoSpaceDN w:val="0"/>
        <w:adjustRightInd w:val="0"/>
        <w:spacing w:after="0" w:line="240" w:lineRule="auto"/>
        <w:rPr>
          <w:rFonts w:cstheme="minorHAnsi"/>
        </w:rPr>
      </w:pPr>
      <w:r w:rsidRPr="00ED378B">
        <w:rPr>
          <w:rFonts w:cstheme="minorHAnsi"/>
        </w:rPr>
        <w:t xml:space="preserve">User can add log statement in automation tests or in plugin method of respective test type using below Log method having two parameters. </w:t>
      </w:r>
    </w:p>
    <w:bookmarkStart w:id="430" w:name="_MON_1566323134"/>
    <w:bookmarkEnd w:id="430"/>
    <w:p w14:paraId="4BBFA0D9" w14:textId="77777777" w:rsidR="004E52D7" w:rsidRPr="00AF7E16" w:rsidRDefault="004E52D7" w:rsidP="004E52D7">
      <w:pPr>
        <w:autoSpaceDE w:val="0"/>
        <w:autoSpaceDN w:val="0"/>
        <w:adjustRightInd w:val="0"/>
        <w:spacing w:after="0" w:line="240" w:lineRule="auto"/>
        <w:rPr>
          <w:rFonts w:cstheme="minorHAnsi"/>
        </w:rPr>
      </w:pPr>
      <w:r>
        <w:rPr>
          <w:rFonts w:cstheme="minorHAnsi"/>
        </w:rPr>
        <w:object w:dxaOrig="9360" w:dyaOrig="493" w14:anchorId="0E97A876">
          <v:shape id="_x0000_i1083" type="#_x0000_t75" style="width:469.15pt;height:21.5pt" o:ole="" filled="t" fillcolor="#d8d8d8 [2732]">
            <v:imagedata r:id="rId66" o:title=""/>
          </v:shape>
          <o:OLEObject Type="Embed" ProgID="Word.OpenDocumentText.12" ShapeID="_x0000_i1083" DrawAspect="Content" ObjectID="_1627825800" r:id="rId67"/>
        </w:object>
      </w:r>
    </w:p>
    <w:p w14:paraId="118A8B90" w14:textId="77777777" w:rsidR="004E52D7" w:rsidRPr="00177A67" w:rsidRDefault="004E52D7" w:rsidP="004E52D7">
      <w:pPr>
        <w:autoSpaceDE w:val="0"/>
        <w:autoSpaceDN w:val="0"/>
        <w:adjustRightInd w:val="0"/>
        <w:spacing w:after="0" w:line="240" w:lineRule="auto"/>
        <w:rPr>
          <w:rFonts w:cstheme="minorHAnsi"/>
          <w:b/>
          <w:i/>
          <w:iCs/>
        </w:rPr>
      </w:pPr>
      <w:r w:rsidRPr="00177A67">
        <w:rPr>
          <w:rFonts w:cstheme="minorHAnsi"/>
          <w:b/>
          <w:i/>
          <w:iCs/>
        </w:rPr>
        <w:t>For e.g.:</w:t>
      </w:r>
      <w:bookmarkStart w:id="431" w:name="_MON_1566322571"/>
      <w:bookmarkEnd w:id="431"/>
      <w:r>
        <w:rPr>
          <w:rFonts w:cstheme="minorHAnsi"/>
          <w:b/>
          <w:i/>
          <w:iCs/>
        </w:rPr>
        <w:object w:dxaOrig="9360" w:dyaOrig="786" w14:anchorId="6B265EF4">
          <v:shape id="_x0000_i1084" type="#_x0000_t75" style="width:469.15pt;height:34.85pt" o:ole="" filled="t" fillcolor="#d8d8d8 [2732]">
            <v:imagedata r:id="rId68" o:title=""/>
          </v:shape>
          <o:OLEObject Type="Embed" ProgID="Word.OpenDocumentText.12" ShapeID="_x0000_i1084" DrawAspect="Content" ObjectID="_1627825801" r:id="rId69"/>
        </w:object>
      </w:r>
    </w:p>
    <w:p w14:paraId="0B18C7EA" w14:textId="77777777" w:rsidR="004E52D7" w:rsidRDefault="004E52D7" w:rsidP="004E52D7">
      <w:pPr>
        <w:pStyle w:val="ListParagraph"/>
        <w:numPr>
          <w:ilvl w:val="0"/>
          <w:numId w:val="40"/>
        </w:numPr>
        <w:autoSpaceDE w:val="0"/>
        <w:autoSpaceDN w:val="0"/>
        <w:adjustRightInd w:val="0"/>
        <w:spacing w:after="0" w:line="240" w:lineRule="auto"/>
        <w:rPr>
          <w:rFonts w:cstheme="minorHAnsi"/>
        </w:rPr>
      </w:pPr>
      <w:r>
        <w:rPr>
          <w:rFonts w:cstheme="minorHAnsi"/>
          <w:b/>
        </w:rPr>
        <w:t>C</w:t>
      </w:r>
      <w:r w:rsidRPr="00ED378B">
        <w:rPr>
          <w:rFonts w:cstheme="minorHAnsi"/>
          <w:b/>
        </w:rPr>
        <w:t xml:space="preserve">hange LogType to either </w:t>
      </w:r>
      <w:r w:rsidRPr="00ED378B">
        <w:rPr>
          <w:rFonts w:cstheme="minorHAnsi"/>
        </w:rPr>
        <w:t>DEBUG/WARN/INFO/ERROR/FATAL based on the need.</w:t>
      </w:r>
    </w:p>
    <w:p w14:paraId="50BA231D" w14:textId="77777777" w:rsidR="004E52D7" w:rsidRPr="005F568D" w:rsidRDefault="004E52D7" w:rsidP="004E52D7">
      <w:pPr>
        <w:autoSpaceDE w:val="0"/>
        <w:autoSpaceDN w:val="0"/>
        <w:adjustRightInd w:val="0"/>
        <w:spacing w:after="0" w:line="240" w:lineRule="auto"/>
        <w:rPr>
          <w:rFonts w:cstheme="minorHAnsi"/>
          <w:b/>
          <w:u w:val="single"/>
        </w:rPr>
      </w:pPr>
      <w:r>
        <w:rPr>
          <w:rFonts w:cstheme="minorHAnsi"/>
          <w:b/>
          <w:u w:val="single"/>
        </w:rPr>
        <w:br/>
      </w:r>
      <w:r w:rsidRPr="005F568D">
        <w:rPr>
          <w:rFonts w:cstheme="minorHAnsi"/>
          <w:b/>
          <w:u w:val="single"/>
        </w:rPr>
        <w:t>How to Configure Log4J.properties file:</w:t>
      </w:r>
    </w:p>
    <w:p w14:paraId="0FE1F7D7" w14:textId="77777777" w:rsidR="004E52D7" w:rsidRDefault="004E52D7" w:rsidP="004E52D7">
      <w:pPr>
        <w:autoSpaceDE w:val="0"/>
        <w:autoSpaceDN w:val="0"/>
        <w:adjustRightInd w:val="0"/>
        <w:spacing w:after="0" w:line="240" w:lineRule="auto"/>
        <w:jc w:val="both"/>
        <w:rPr>
          <w:rFonts w:cstheme="minorHAnsi"/>
        </w:rPr>
        <w:pPrChange w:id="432" w:author="CYBAGE\gajananp" w:date="2018-09-26T17:36:00Z">
          <w:pPr>
            <w:autoSpaceDE w:val="0"/>
            <w:autoSpaceDN w:val="0"/>
            <w:adjustRightInd w:val="0"/>
            <w:spacing w:after="0" w:line="240" w:lineRule="auto"/>
          </w:pPr>
        </w:pPrChange>
      </w:pPr>
      <w:r w:rsidRPr="005F568D">
        <w:rPr>
          <w:rFonts w:cstheme="minorHAnsi"/>
          <w:b/>
        </w:rPr>
        <w:t xml:space="preserve">Note </w:t>
      </w:r>
      <w:r w:rsidRPr="005F568D">
        <w:rPr>
          <w:rFonts w:cstheme="minorHAnsi"/>
        </w:rPr>
        <w:t>– This would be required in case you need to change the default log level</w:t>
      </w:r>
    </w:p>
    <w:p w14:paraId="6AEDA096" w14:textId="77777777" w:rsidR="004E52D7" w:rsidDel="00D64066" w:rsidRDefault="004E52D7" w:rsidP="004E52D7">
      <w:pPr>
        <w:autoSpaceDE w:val="0"/>
        <w:autoSpaceDN w:val="0"/>
        <w:adjustRightInd w:val="0"/>
        <w:spacing w:after="0" w:line="240" w:lineRule="auto"/>
        <w:jc w:val="both"/>
        <w:rPr>
          <w:del w:id="433" w:author="CYBAGE\gajananp" w:date="2018-09-26T17:35:00Z"/>
          <w:rFonts w:cstheme="minorHAnsi"/>
        </w:rPr>
        <w:pPrChange w:id="434" w:author="CYBAGE\gajananp" w:date="2018-09-26T17:36:00Z">
          <w:pPr>
            <w:autoSpaceDE w:val="0"/>
            <w:autoSpaceDN w:val="0"/>
            <w:adjustRightInd w:val="0"/>
            <w:spacing w:after="0" w:line="240" w:lineRule="auto"/>
          </w:pPr>
        </w:pPrChange>
      </w:pPr>
    </w:p>
    <w:p w14:paraId="39367E26" w14:textId="77777777" w:rsidR="004E52D7" w:rsidRPr="00AF7E16" w:rsidRDefault="004E52D7" w:rsidP="004E52D7">
      <w:pPr>
        <w:autoSpaceDE w:val="0"/>
        <w:autoSpaceDN w:val="0"/>
        <w:adjustRightInd w:val="0"/>
        <w:spacing w:after="0" w:line="240" w:lineRule="auto"/>
        <w:jc w:val="both"/>
        <w:rPr>
          <w:rFonts w:cstheme="minorHAnsi"/>
        </w:rPr>
        <w:pPrChange w:id="435" w:author="CYBAGE\gajananp" w:date="2018-09-26T17:36:00Z">
          <w:pPr>
            <w:autoSpaceDE w:val="0"/>
            <w:autoSpaceDN w:val="0"/>
            <w:adjustRightInd w:val="0"/>
            <w:spacing w:after="0" w:line="240" w:lineRule="auto"/>
          </w:pPr>
        </w:pPrChange>
      </w:pPr>
      <w:r w:rsidRPr="00AF7E16">
        <w:rPr>
          <w:rFonts w:cstheme="minorHAnsi"/>
        </w:rPr>
        <w:t>We have defined logger for each test type with its appender as below:</w:t>
      </w:r>
    </w:p>
    <w:p w14:paraId="7A9241C1" w14:textId="77777777" w:rsidR="004E52D7" w:rsidRPr="00AF7E16" w:rsidRDefault="004E52D7" w:rsidP="004E52D7">
      <w:pPr>
        <w:autoSpaceDE w:val="0"/>
        <w:autoSpaceDN w:val="0"/>
        <w:adjustRightInd w:val="0"/>
        <w:spacing w:after="0" w:line="240" w:lineRule="auto"/>
        <w:ind w:left="720"/>
        <w:jc w:val="both"/>
        <w:rPr>
          <w:rFonts w:cstheme="minorHAnsi"/>
        </w:rPr>
        <w:pPrChange w:id="436" w:author="CYBAGE\gajananp" w:date="2018-09-26T17:36:00Z">
          <w:pPr>
            <w:autoSpaceDE w:val="0"/>
            <w:autoSpaceDN w:val="0"/>
            <w:adjustRightInd w:val="0"/>
            <w:spacing w:after="0" w:line="240" w:lineRule="auto"/>
            <w:ind w:left="720"/>
          </w:pPr>
        </w:pPrChange>
      </w:pPr>
      <w:r w:rsidRPr="00AF7E16">
        <w:rPr>
          <w:rFonts w:cstheme="minorHAnsi"/>
        </w:rPr>
        <w:t>#log4j.rootLogger=ERROR, console</w:t>
      </w:r>
    </w:p>
    <w:p w14:paraId="57F19407" w14:textId="77777777" w:rsidR="004E52D7" w:rsidRPr="00AF7E16" w:rsidRDefault="004E52D7" w:rsidP="004E52D7">
      <w:pPr>
        <w:autoSpaceDE w:val="0"/>
        <w:autoSpaceDN w:val="0"/>
        <w:adjustRightInd w:val="0"/>
        <w:spacing w:after="0" w:line="240" w:lineRule="auto"/>
        <w:ind w:left="720"/>
        <w:jc w:val="both"/>
        <w:rPr>
          <w:rFonts w:cstheme="minorHAnsi"/>
        </w:rPr>
        <w:pPrChange w:id="437" w:author="CYBAGE\gajananp" w:date="2018-09-26T17:36:00Z">
          <w:pPr>
            <w:autoSpaceDE w:val="0"/>
            <w:autoSpaceDN w:val="0"/>
            <w:adjustRightInd w:val="0"/>
            <w:spacing w:after="0" w:line="240" w:lineRule="auto"/>
            <w:ind w:left="720"/>
          </w:pPr>
        </w:pPrChange>
      </w:pPr>
      <w:r w:rsidRPr="00AF7E16">
        <w:rPr>
          <w:rFonts w:cstheme="minorHAnsi"/>
        </w:rPr>
        <w:t>log4j.rootLogger=INFO, Combined</w:t>
      </w:r>
    </w:p>
    <w:p w14:paraId="69C8C7C0" w14:textId="77777777" w:rsidR="004E52D7" w:rsidRPr="00AF7E16" w:rsidRDefault="004E52D7" w:rsidP="004E52D7">
      <w:pPr>
        <w:autoSpaceDE w:val="0"/>
        <w:autoSpaceDN w:val="0"/>
        <w:adjustRightInd w:val="0"/>
        <w:spacing w:after="0" w:line="240" w:lineRule="auto"/>
        <w:ind w:left="720"/>
        <w:jc w:val="both"/>
        <w:rPr>
          <w:rFonts w:cstheme="minorHAnsi"/>
        </w:rPr>
        <w:pPrChange w:id="438" w:author="CYBAGE\gajananp" w:date="2018-09-26T17:35:00Z">
          <w:pPr>
            <w:autoSpaceDE w:val="0"/>
            <w:autoSpaceDN w:val="0"/>
            <w:adjustRightInd w:val="0"/>
            <w:spacing w:after="0" w:line="240" w:lineRule="auto"/>
            <w:ind w:left="720"/>
          </w:pPr>
        </w:pPrChange>
      </w:pPr>
      <w:r w:rsidRPr="00AF7E16">
        <w:rPr>
          <w:rFonts w:cstheme="minorHAnsi"/>
        </w:rPr>
        <w:t>log4j.logger.WEBUI=INFO, WebUI</w:t>
      </w:r>
    </w:p>
    <w:p w14:paraId="56A41094" w14:textId="77777777" w:rsidR="004E52D7" w:rsidRPr="00AF7E16" w:rsidRDefault="004E52D7" w:rsidP="004E52D7">
      <w:pPr>
        <w:autoSpaceDE w:val="0"/>
        <w:autoSpaceDN w:val="0"/>
        <w:adjustRightInd w:val="0"/>
        <w:spacing w:after="0" w:line="240" w:lineRule="auto"/>
        <w:ind w:left="720"/>
        <w:jc w:val="both"/>
        <w:rPr>
          <w:rFonts w:cstheme="minorHAnsi"/>
        </w:rPr>
        <w:pPrChange w:id="439" w:author="CYBAGE\gajananp" w:date="2018-09-26T17:35:00Z">
          <w:pPr>
            <w:autoSpaceDE w:val="0"/>
            <w:autoSpaceDN w:val="0"/>
            <w:adjustRightInd w:val="0"/>
            <w:spacing w:after="0" w:line="240" w:lineRule="auto"/>
            <w:ind w:left="720"/>
          </w:pPr>
        </w:pPrChange>
      </w:pPr>
      <w:r w:rsidRPr="00AF7E16">
        <w:rPr>
          <w:rFonts w:cstheme="minorHAnsi"/>
        </w:rPr>
        <w:t xml:space="preserve">log4j.logger.API=INFO, </w:t>
      </w:r>
      <w:r w:rsidRPr="00AF7E16">
        <w:rPr>
          <w:rFonts w:cstheme="minorHAnsi"/>
          <w:u w:val="single"/>
        </w:rPr>
        <w:t>Api</w:t>
      </w:r>
    </w:p>
    <w:p w14:paraId="6F1CD2F5" w14:textId="77777777" w:rsidR="004E52D7" w:rsidRPr="00AF7E16" w:rsidRDefault="004E52D7" w:rsidP="004E52D7">
      <w:pPr>
        <w:autoSpaceDE w:val="0"/>
        <w:autoSpaceDN w:val="0"/>
        <w:adjustRightInd w:val="0"/>
        <w:spacing w:after="0" w:line="240" w:lineRule="auto"/>
        <w:ind w:left="720"/>
        <w:jc w:val="both"/>
        <w:rPr>
          <w:rFonts w:cstheme="minorHAnsi"/>
        </w:rPr>
        <w:pPrChange w:id="440" w:author="CYBAGE\gajananp" w:date="2018-09-26T17:35:00Z">
          <w:pPr>
            <w:autoSpaceDE w:val="0"/>
            <w:autoSpaceDN w:val="0"/>
            <w:adjustRightInd w:val="0"/>
            <w:spacing w:after="0" w:line="240" w:lineRule="auto"/>
            <w:ind w:left="720"/>
          </w:pPr>
        </w:pPrChange>
      </w:pPr>
      <w:r w:rsidRPr="00AF7E16">
        <w:rPr>
          <w:rFonts w:cstheme="minorHAnsi"/>
        </w:rPr>
        <w:t>log4j.logger.DATABASE=INFO, Database</w:t>
      </w:r>
    </w:p>
    <w:p w14:paraId="3FD5EF00" w14:textId="77777777" w:rsidR="004E52D7" w:rsidRPr="00AF7E16" w:rsidRDefault="004E52D7" w:rsidP="004E52D7">
      <w:pPr>
        <w:autoSpaceDE w:val="0"/>
        <w:autoSpaceDN w:val="0"/>
        <w:adjustRightInd w:val="0"/>
        <w:spacing w:after="0" w:line="240" w:lineRule="auto"/>
        <w:ind w:left="720"/>
        <w:jc w:val="both"/>
        <w:rPr>
          <w:rFonts w:cstheme="minorHAnsi"/>
        </w:rPr>
        <w:pPrChange w:id="441" w:author="CYBAGE\gajananp" w:date="2018-09-26T17:35:00Z">
          <w:pPr>
            <w:autoSpaceDE w:val="0"/>
            <w:autoSpaceDN w:val="0"/>
            <w:adjustRightInd w:val="0"/>
            <w:spacing w:after="0" w:line="240" w:lineRule="auto"/>
            <w:ind w:left="720"/>
          </w:pPr>
        </w:pPrChange>
      </w:pPr>
      <w:r w:rsidRPr="00AF7E16">
        <w:rPr>
          <w:rFonts w:cstheme="minorHAnsi"/>
        </w:rPr>
        <w:t>log4j.logger.MOBILE=INFO, Mobile</w:t>
      </w:r>
    </w:p>
    <w:p w14:paraId="0D3E9F5B" w14:textId="77777777" w:rsidR="004E52D7" w:rsidRPr="00AF7E16" w:rsidRDefault="004E52D7" w:rsidP="004E52D7">
      <w:pPr>
        <w:autoSpaceDE w:val="0"/>
        <w:autoSpaceDN w:val="0"/>
        <w:adjustRightInd w:val="0"/>
        <w:spacing w:after="0" w:line="240" w:lineRule="auto"/>
        <w:ind w:left="720"/>
        <w:jc w:val="both"/>
        <w:rPr>
          <w:rFonts w:cstheme="minorHAnsi"/>
        </w:rPr>
        <w:pPrChange w:id="442" w:author="CYBAGE\gajananp" w:date="2018-09-26T17:35:00Z">
          <w:pPr>
            <w:autoSpaceDE w:val="0"/>
            <w:autoSpaceDN w:val="0"/>
            <w:adjustRightInd w:val="0"/>
            <w:spacing w:after="0" w:line="240" w:lineRule="auto"/>
            <w:ind w:left="720"/>
          </w:pPr>
        </w:pPrChange>
      </w:pPr>
      <w:r w:rsidRPr="00AF7E16">
        <w:rPr>
          <w:rFonts w:cstheme="minorHAnsi"/>
        </w:rPr>
        <w:t>log4j.logger.FUSION=INFO, Fusion</w:t>
      </w:r>
    </w:p>
    <w:p w14:paraId="36741D0F" w14:textId="77777777" w:rsidR="004E52D7" w:rsidRPr="00AF7E16" w:rsidRDefault="004E52D7" w:rsidP="004E52D7">
      <w:pPr>
        <w:autoSpaceDE w:val="0"/>
        <w:autoSpaceDN w:val="0"/>
        <w:adjustRightInd w:val="0"/>
        <w:spacing w:after="0" w:line="240" w:lineRule="auto"/>
        <w:ind w:left="720"/>
        <w:jc w:val="both"/>
        <w:rPr>
          <w:rFonts w:cstheme="minorHAnsi"/>
          <w:b/>
        </w:rPr>
        <w:pPrChange w:id="443" w:author="CYBAGE\gajananp" w:date="2018-09-26T17:35:00Z">
          <w:pPr>
            <w:autoSpaceDE w:val="0"/>
            <w:autoSpaceDN w:val="0"/>
            <w:adjustRightInd w:val="0"/>
            <w:spacing w:after="0" w:line="240" w:lineRule="auto"/>
            <w:ind w:left="720"/>
          </w:pPr>
        </w:pPrChange>
      </w:pPr>
      <w:r w:rsidRPr="00AF7E16">
        <w:rPr>
          <w:rFonts w:cstheme="minorHAnsi"/>
        </w:rPr>
        <w:t>log4j.logger.FRAMEWORK=INFO, Framework</w:t>
      </w:r>
    </w:p>
    <w:p w14:paraId="1F8B885E" w14:textId="77777777" w:rsidR="004E52D7" w:rsidRPr="00AF7E16" w:rsidRDefault="004E52D7" w:rsidP="004E52D7">
      <w:pPr>
        <w:autoSpaceDE w:val="0"/>
        <w:autoSpaceDN w:val="0"/>
        <w:adjustRightInd w:val="0"/>
        <w:spacing w:after="0" w:line="240" w:lineRule="auto"/>
        <w:jc w:val="both"/>
        <w:rPr>
          <w:rFonts w:cstheme="minorHAnsi"/>
        </w:rPr>
        <w:pPrChange w:id="444" w:author="CYBAGE\gajananp" w:date="2018-09-26T17:35:00Z">
          <w:pPr>
            <w:autoSpaceDE w:val="0"/>
            <w:autoSpaceDN w:val="0"/>
            <w:adjustRightInd w:val="0"/>
            <w:spacing w:after="0" w:line="240" w:lineRule="auto"/>
          </w:pPr>
        </w:pPrChange>
      </w:pPr>
      <w:r w:rsidRPr="00AF7E16">
        <w:rPr>
          <w:rFonts w:cstheme="minorHAnsi"/>
          <w:b/>
        </w:rPr>
        <w:t>For e.g. In “</w:t>
      </w:r>
      <w:r w:rsidRPr="00AF7E16">
        <w:rPr>
          <w:rFonts w:cstheme="minorHAnsi"/>
        </w:rPr>
        <w:t xml:space="preserve">log4j.logger.WEBUI=INFO, WebUI”, </w:t>
      </w:r>
      <w:r w:rsidRPr="00AF7E16">
        <w:rPr>
          <w:rFonts w:cstheme="minorHAnsi"/>
          <w:b/>
        </w:rPr>
        <w:t>WEBUI</w:t>
      </w:r>
      <w:r w:rsidRPr="00AF7E16">
        <w:rPr>
          <w:rFonts w:cstheme="minorHAnsi"/>
        </w:rPr>
        <w:t xml:space="preserve"> is the logger, </w:t>
      </w:r>
      <w:r w:rsidRPr="00AF7E16">
        <w:rPr>
          <w:rFonts w:cstheme="minorHAnsi"/>
          <w:b/>
        </w:rPr>
        <w:t>WebUI</w:t>
      </w:r>
      <w:r w:rsidRPr="00AF7E16">
        <w:rPr>
          <w:rFonts w:cstheme="minorHAnsi"/>
        </w:rPr>
        <w:t xml:space="preserve"> is the appender and INFO is set as default logging level for test type “Web”.   </w:t>
      </w:r>
    </w:p>
    <w:p w14:paraId="46FB2F4D" w14:textId="77777777" w:rsidR="004E52D7" w:rsidRPr="00AF7E16" w:rsidRDefault="004E52D7" w:rsidP="004E52D7">
      <w:pPr>
        <w:autoSpaceDE w:val="0"/>
        <w:autoSpaceDN w:val="0"/>
        <w:adjustRightInd w:val="0"/>
        <w:spacing w:after="0" w:line="240" w:lineRule="auto"/>
        <w:jc w:val="both"/>
        <w:rPr>
          <w:rFonts w:cstheme="minorHAnsi"/>
        </w:rPr>
        <w:pPrChange w:id="445" w:author="CYBAGE\gajananp" w:date="2018-09-26T17:35:00Z">
          <w:pPr>
            <w:autoSpaceDE w:val="0"/>
            <w:autoSpaceDN w:val="0"/>
            <w:adjustRightInd w:val="0"/>
            <w:spacing w:after="0" w:line="240" w:lineRule="auto"/>
          </w:pPr>
        </w:pPrChange>
      </w:pPr>
      <w:r w:rsidRPr="00AF7E16">
        <w:rPr>
          <w:rFonts w:cstheme="minorHAnsi"/>
        </w:rPr>
        <w:t>We have set</w:t>
      </w:r>
      <w:r w:rsidRPr="00AF7E16">
        <w:rPr>
          <w:rFonts w:cstheme="minorHAnsi"/>
          <w:b/>
        </w:rPr>
        <w:t xml:space="preserve"> default log level as </w:t>
      </w:r>
      <w:r w:rsidRPr="00AF7E16">
        <w:rPr>
          <w:rFonts w:cstheme="minorHAnsi"/>
        </w:rPr>
        <w:t>“INFO” for all test types for one test case execution.</w:t>
      </w:r>
    </w:p>
    <w:p w14:paraId="2D527CCF" w14:textId="77777777" w:rsidR="004E52D7" w:rsidRPr="00AF7E16" w:rsidRDefault="004E52D7" w:rsidP="004E52D7">
      <w:pPr>
        <w:autoSpaceDE w:val="0"/>
        <w:autoSpaceDN w:val="0"/>
        <w:adjustRightInd w:val="0"/>
        <w:spacing w:after="0" w:line="240" w:lineRule="auto"/>
        <w:jc w:val="both"/>
        <w:rPr>
          <w:rFonts w:cstheme="minorHAnsi"/>
        </w:rPr>
        <w:pPrChange w:id="446" w:author="CYBAGE\gajananp" w:date="2018-09-26T17:35:00Z">
          <w:pPr>
            <w:autoSpaceDE w:val="0"/>
            <w:autoSpaceDN w:val="0"/>
            <w:adjustRightInd w:val="0"/>
            <w:spacing w:after="0" w:line="240" w:lineRule="auto"/>
          </w:pPr>
        </w:pPrChange>
      </w:pPr>
      <w:r w:rsidRPr="00AF7E16">
        <w:rPr>
          <w:rFonts w:cstheme="minorHAnsi"/>
        </w:rPr>
        <w:t xml:space="preserve">You can change the </w:t>
      </w:r>
      <w:r w:rsidRPr="00AF7E16">
        <w:rPr>
          <w:rFonts w:cstheme="minorHAnsi"/>
          <w:b/>
        </w:rPr>
        <w:t>default log level</w:t>
      </w:r>
      <w:r w:rsidRPr="00AF7E16">
        <w:rPr>
          <w:rFonts w:cstheme="minorHAnsi"/>
        </w:rPr>
        <w:t xml:space="preserve"> to DEBUG/WARN/INFO/ERROR/FATAL but it is recommended to have INFO as a default log level for Fusion Framework.</w:t>
      </w:r>
    </w:p>
    <w:p w14:paraId="508AD0E3" w14:textId="77777777" w:rsidR="004E52D7" w:rsidRPr="00AF7E16" w:rsidRDefault="004E52D7" w:rsidP="004E52D7">
      <w:pPr>
        <w:autoSpaceDE w:val="0"/>
        <w:autoSpaceDN w:val="0"/>
        <w:adjustRightInd w:val="0"/>
        <w:spacing w:after="0" w:line="240" w:lineRule="auto"/>
        <w:jc w:val="both"/>
        <w:rPr>
          <w:rFonts w:cstheme="minorHAnsi"/>
        </w:rPr>
        <w:pPrChange w:id="447" w:author="CYBAGE\gajananp" w:date="2018-09-26T17:35:00Z">
          <w:pPr>
            <w:autoSpaceDE w:val="0"/>
            <w:autoSpaceDN w:val="0"/>
            <w:adjustRightInd w:val="0"/>
            <w:spacing w:after="0" w:line="240" w:lineRule="auto"/>
          </w:pPr>
        </w:pPrChange>
      </w:pPr>
      <w:r w:rsidRPr="00AF7E16">
        <w:rPr>
          <w:rFonts w:cstheme="minorHAnsi"/>
        </w:rPr>
        <w:t>Please refer below link to know more about logging levels supported by log4j:</w:t>
      </w:r>
    </w:p>
    <w:p w14:paraId="787C7D70" w14:textId="77777777" w:rsidR="004E52D7" w:rsidRPr="00AF7E16" w:rsidRDefault="004E52D7" w:rsidP="004E52D7">
      <w:pPr>
        <w:autoSpaceDE w:val="0"/>
        <w:autoSpaceDN w:val="0"/>
        <w:adjustRightInd w:val="0"/>
        <w:spacing w:after="0" w:line="240" w:lineRule="auto"/>
        <w:rPr>
          <w:rFonts w:cstheme="minorHAnsi"/>
        </w:rPr>
      </w:pPr>
      <w:hyperlink r:id="rId70" w:history="1">
        <w:r w:rsidRPr="00AF7E16">
          <w:rPr>
            <w:rStyle w:val="Hyperlink"/>
            <w:rFonts w:cstheme="minorHAnsi"/>
          </w:rPr>
          <w:t>https://logging.apache.org/log4j/2.0/manual/customloglevels.html</w:t>
        </w:r>
      </w:hyperlink>
    </w:p>
    <w:p w14:paraId="5AE51DE2" w14:textId="77777777" w:rsidR="004E52D7" w:rsidRDefault="004E52D7" w:rsidP="004E52D7">
      <w:pPr>
        <w:autoSpaceDE w:val="0"/>
        <w:autoSpaceDN w:val="0"/>
        <w:adjustRightInd w:val="0"/>
        <w:spacing w:after="0" w:line="240" w:lineRule="auto"/>
        <w:rPr>
          <w:rFonts w:cstheme="minorHAnsi"/>
        </w:rPr>
      </w:pPr>
      <w:r w:rsidRPr="00AF7E16">
        <w:rPr>
          <w:rFonts w:cstheme="minorHAnsi"/>
        </w:rPr>
        <w:lastRenderedPageBreak/>
        <w:t>We have set</w:t>
      </w:r>
      <w:r w:rsidRPr="00AF7E16">
        <w:rPr>
          <w:rFonts w:cstheme="minorHAnsi"/>
          <w:b/>
        </w:rPr>
        <w:t xml:space="preserve"> rootLogger</w:t>
      </w:r>
      <w:r w:rsidRPr="00AF7E16">
        <w:rPr>
          <w:rFonts w:cstheme="minorHAnsi"/>
        </w:rPr>
        <w:t xml:space="preserve"> as “Combined” to combine logs of all test types for one test case execution.</w:t>
      </w:r>
    </w:p>
    <w:p w14:paraId="22B84C08" w14:textId="77777777" w:rsidR="004E52D7" w:rsidRDefault="004E52D7" w:rsidP="004E52D7">
      <w:pPr>
        <w:autoSpaceDE w:val="0"/>
        <w:autoSpaceDN w:val="0"/>
        <w:adjustRightInd w:val="0"/>
        <w:spacing w:after="0" w:line="240" w:lineRule="auto"/>
        <w:rPr>
          <w:rFonts w:cstheme="minorHAnsi"/>
          <w:b/>
          <w:u w:val="single"/>
        </w:rPr>
      </w:pPr>
      <w:r w:rsidRPr="005F568D">
        <w:rPr>
          <w:rFonts w:cstheme="minorHAnsi"/>
          <w:b/>
          <w:u w:val="single"/>
        </w:rPr>
        <w:t xml:space="preserve">How to </w:t>
      </w:r>
      <w:r>
        <w:rPr>
          <w:rFonts w:cstheme="minorHAnsi"/>
          <w:b/>
          <w:u w:val="single"/>
        </w:rPr>
        <w:t>read the Log statement</w:t>
      </w:r>
      <w:r w:rsidRPr="005F568D">
        <w:rPr>
          <w:rFonts w:cstheme="minorHAnsi"/>
          <w:b/>
          <w:u w:val="single"/>
        </w:rPr>
        <w:t>:</w:t>
      </w:r>
    </w:p>
    <w:p w14:paraId="13499C16" w14:textId="77777777" w:rsidR="004E52D7" w:rsidRPr="00331CCC" w:rsidRDefault="004E52D7" w:rsidP="004E52D7">
      <w:pPr>
        <w:autoSpaceDE w:val="0"/>
        <w:autoSpaceDN w:val="0"/>
        <w:adjustRightInd w:val="0"/>
        <w:spacing w:after="0" w:line="240" w:lineRule="auto"/>
        <w:jc w:val="both"/>
        <w:pPrChange w:id="448" w:author="CYBAGE\gajananp" w:date="2018-09-26T17:35:00Z">
          <w:pPr>
            <w:autoSpaceDE w:val="0"/>
            <w:autoSpaceDN w:val="0"/>
            <w:adjustRightInd w:val="0"/>
            <w:spacing w:after="0" w:line="240" w:lineRule="auto"/>
          </w:pPr>
        </w:pPrChange>
      </w:pPr>
      <w:r w:rsidRPr="00331CCC">
        <w:t xml:space="preserve">For each log statement in respective log file, we have appended </w:t>
      </w:r>
      <w:r>
        <w:t>(</w:t>
      </w:r>
      <w:r w:rsidRPr="00331CCC">
        <w:t xml:space="preserve">TEST_NAME </w:t>
      </w:r>
      <w:r>
        <w:t>) and (C</w:t>
      </w:r>
      <w:r w:rsidRPr="00331CCC">
        <w:t xml:space="preserve">alling </w:t>
      </w:r>
      <w:r>
        <w:t>P</w:t>
      </w:r>
      <w:r w:rsidRPr="00331CCC">
        <w:t xml:space="preserve">ackage, </w:t>
      </w:r>
      <w:r>
        <w:t>C</w:t>
      </w:r>
      <w:r w:rsidRPr="00331CCC">
        <w:t xml:space="preserve">lass and </w:t>
      </w:r>
      <w:r>
        <w:t>M</w:t>
      </w:r>
      <w:r w:rsidRPr="00331CCC">
        <w:t>ethod name</w:t>
      </w:r>
      <w:r>
        <w:t>)</w:t>
      </w:r>
      <w:r w:rsidRPr="00331CCC">
        <w:t xml:space="preserve"> so that we can quickly identify for which tests corresponding </w:t>
      </w:r>
      <w:r>
        <w:t xml:space="preserve">log statement is </w:t>
      </w:r>
      <w:r w:rsidRPr="00331CCC">
        <w:t>appear</w:t>
      </w:r>
      <w:r>
        <w:t>ing</w:t>
      </w:r>
      <w:r w:rsidRPr="00331CCC">
        <w:t xml:space="preserve">. Also, this will help to identify which </w:t>
      </w:r>
      <w:r>
        <w:t xml:space="preserve">test method,  </w:t>
      </w:r>
      <w:r w:rsidRPr="00331CCC">
        <w:t>plugin method is throwing the ERROR. This will help debugging easy in case</w:t>
      </w:r>
      <w:r>
        <w:t xml:space="preserve"> of</w:t>
      </w:r>
      <w:r w:rsidRPr="00331CCC">
        <w:t xml:space="preserve"> any issue found.</w:t>
      </w:r>
    </w:p>
    <w:p w14:paraId="09F5AEEB" w14:textId="77777777" w:rsidR="004E52D7" w:rsidRPr="00331CCC" w:rsidRDefault="004E52D7" w:rsidP="004E52D7">
      <w:pPr>
        <w:autoSpaceDE w:val="0"/>
        <w:autoSpaceDN w:val="0"/>
        <w:adjustRightInd w:val="0"/>
        <w:spacing w:after="0" w:line="240" w:lineRule="auto"/>
        <w:jc w:val="both"/>
        <w:rPr>
          <w:b/>
        </w:rPr>
        <w:pPrChange w:id="449" w:author="CYBAGE\gajananp" w:date="2018-09-26T17:35:00Z">
          <w:pPr>
            <w:autoSpaceDE w:val="0"/>
            <w:autoSpaceDN w:val="0"/>
            <w:adjustRightInd w:val="0"/>
            <w:spacing w:after="0" w:line="240" w:lineRule="auto"/>
          </w:pPr>
        </w:pPrChange>
      </w:pPr>
      <w:r w:rsidRPr="00331CCC">
        <w:rPr>
          <w:b/>
        </w:rPr>
        <w:t>For e.g.</w:t>
      </w:r>
    </w:p>
    <w:p w14:paraId="31442651" w14:textId="77777777" w:rsidR="004E52D7" w:rsidRPr="00331CCC" w:rsidRDefault="004E52D7" w:rsidP="004E52D7">
      <w:pPr>
        <w:autoSpaceDE w:val="0"/>
        <w:autoSpaceDN w:val="0"/>
        <w:adjustRightInd w:val="0"/>
        <w:spacing w:after="0" w:line="240" w:lineRule="auto"/>
        <w:jc w:val="both"/>
        <w:pPrChange w:id="450" w:author="CYBAGE\gajananp" w:date="2018-09-26T17:35:00Z">
          <w:pPr>
            <w:autoSpaceDE w:val="0"/>
            <w:autoSpaceDN w:val="0"/>
            <w:adjustRightInd w:val="0"/>
            <w:spacing w:after="0" w:line="240" w:lineRule="auto"/>
          </w:pPr>
        </w:pPrChange>
      </w:pPr>
      <w:r w:rsidRPr="00331CCC">
        <w:t>ERROR   2017-08-17 17:16:14,307  - (TEST_NAME: com.api.tests.ibm.LCOBProductsTest - LCOBProducts), com.cybage.apiframework.restbasedriver &lt;&lt; getAPI &lt; MESSAGE: Application Exception occurred HTTP-Get:Request sending for resource 'https://lcboapi.com/products' has been failed.</w:t>
      </w:r>
    </w:p>
    <w:p w14:paraId="1E7ECD11" w14:textId="77777777" w:rsidR="004E52D7" w:rsidRPr="00331CCC" w:rsidRDefault="004E52D7" w:rsidP="004E52D7">
      <w:pPr>
        <w:autoSpaceDE w:val="0"/>
        <w:autoSpaceDN w:val="0"/>
        <w:adjustRightInd w:val="0"/>
        <w:spacing w:after="0" w:line="240" w:lineRule="auto"/>
        <w:jc w:val="both"/>
        <w:pPrChange w:id="451" w:author="CYBAGE\gajananp" w:date="2018-09-26T17:35:00Z">
          <w:pPr>
            <w:autoSpaceDE w:val="0"/>
            <w:autoSpaceDN w:val="0"/>
            <w:adjustRightInd w:val="0"/>
            <w:spacing w:after="0" w:line="240" w:lineRule="auto"/>
          </w:pPr>
        </w:pPrChange>
      </w:pPr>
      <w:r w:rsidRPr="00331CCC">
        <w:t xml:space="preserve">Here, the error message “Application Exception occurred HTTP-Get:Request…” is observed for </w:t>
      </w:r>
      <w:r w:rsidRPr="007F7240">
        <w:t>“TEST_NAME: com.api.tests.ibm.LCOBProductsTest – LCOBProducts”</w:t>
      </w:r>
      <w:r w:rsidRPr="00331CCC">
        <w:t xml:space="preserve"> and failed for the plugin method </w:t>
      </w:r>
      <w:r w:rsidRPr="00331CCC">
        <w:rPr>
          <w:b/>
        </w:rPr>
        <w:t>“com.cybage.apiframework.restbasedriver &lt;&lt; getAPI”</w:t>
      </w:r>
      <w:r w:rsidRPr="00331CCC">
        <w:t>.</w:t>
      </w:r>
    </w:p>
    <w:p w14:paraId="018DBE46" w14:textId="77777777" w:rsidR="004E52D7" w:rsidRPr="00762B1F" w:rsidRDefault="004E52D7" w:rsidP="004E52D7">
      <w:pPr>
        <w:pStyle w:val="Heading5"/>
        <w:numPr>
          <w:ilvl w:val="2"/>
          <w:numId w:val="1"/>
        </w:numPr>
        <w:ind w:left="720"/>
        <w:rPr>
          <w:rFonts w:asciiTheme="minorHAnsi" w:hAnsiTheme="minorHAnsi" w:cstheme="minorHAnsi"/>
          <w:b/>
          <w:noProof/>
        </w:rPr>
      </w:pPr>
      <w:r w:rsidRPr="00762B1F">
        <w:rPr>
          <w:rFonts w:asciiTheme="minorHAnsi" w:hAnsiTheme="minorHAnsi" w:cstheme="minorHAnsi"/>
          <w:b/>
          <w:noProof/>
        </w:rPr>
        <w:t>Exception Handling</w:t>
      </w:r>
    </w:p>
    <w:p w14:paraId="35C946A4" w14:textId="77777777" w:rsidR="004E52D7" w:rsidRDefault="004E52D7" w:rsidP="004E52D7">
      <w:pPr>
        <w:spacing w:before="0" w:after="0" w:line="240" w:lineRule="auto"/>
        <w:rPr>
          <w:rFonts w:asciiTheme="minorHAnsi" w:hAnsiTheme="minorHAnsi" w:cs="Calibri"/>
          <w:noProof/>
          <w:color w:val="000000"/>
          <w:spacing w:val="-2"/>
        </w:rPr>
      </w:pPr>
    </w:p>
    <w:p w14:paraId="05A7D8CD"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Fusion exception handling is categorized in the following sub categories</w:t>
      </w:r>
    </w:p>
    <w:p w14:paraId="1334D989" w14:textId="77777777" w:rsidR="004E52D7" w:rsidRDefault="004E52D7" w:rsidP="004E52D7">
      <w:pPr>
        <w:pStyle w:val="ListParagraph"/>
        <w:numPr>
          <w:ilvl w:val="0"/>
          <w:numId w:val="41"/>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Application exception</w:t>
      </w:r>
    </w:p>
    <w:p w14:paraId="6D8A24EC" w14:textId="77777777" w:rsidR="004E52D7" w:rsidRDefault="004E52D7" w:rsidP="004E52D7">
      <w:pPr>
        <w:pStyle w:val="ListParagraph"/>
        <w:numPr>
          <w:ilvl w:val="0"/>
          <w:numId w:val="41"/>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Framework exception</w:t>
      </w:r>
    </w:p>
    <w:p w14:paraId="67B76EDD" w14:textId="77777777" w:rsidR="004E52D7" w:rsidRDefault="004E52D7" w:rsidP="004E52D7">
      <w:pPr>
        <w:spacing w:before="0" w:after="0" w:line="240" w:lineRule="auto"/>
        <w:rPr>
          <w:rFonts w:asciiTheme="minorHAnsi" w:hAnsiTheme="minorHAnsi" w:cs="Calibri"/>
          <w:noProof/>
          <w:color w:val="000000"/>
          <w:spacing w:val="-2"/>
        </w:rPr>
      </w:pPr>
    </w:p>
    <w:p w14:paraId="0324FB51" w14:textId="77777777" w:rsidR="004E52D7" w:rsidRDefault="004E52D7" w:rsidP="004E52D7">
      <w:pPr>
        <w:spacing w:before="0" w:after="0" w:line="240" w:lineRule="auto"/>
        <w:rPr>
          <w:rFonts w:asciiTheme="minorHAnsi" w:hAnsiTheme="minorHAnsi" w:cs="Calibri"/>
          <w:noProof/>
          <w:color w:val="000000"/>
          <w:spacing w:val="-2"/>
        </w:rPr>
      </w:pPr>
    </w:p>
    <w:p w14:paraId="3CC9FC89" w14:textId="77777777" w:rsidR="004E52D7" w:rsidRPr="00762B1F" w:rsidRDefault="004E52D7" w:rsidP="004E52D7">
      <w:pPr>
        <w:pStyle w:val="Heading5"/>
        <w:numPr>
          <w:ilvl w:val="3"/>
          <w:numId w:val="1"/>
        </w:numPr>
        <w:rPr>
          <w:rFonts w:asciiTheme="minorHAnsi" w:hAnsiTheme="minorHAnsi" w:cstheme="minorHAnsi"/>
          <w:b/>
          <w:noProof/>
        </w:rPr>
      </w:pPr>
      <w:r w:rsidRPr="00762B1F">
        <w:rPr>
          <w:rFonts w:asciiTheme="minorHAnsi" w:hAnsiTheme="minorHAnsi" w:cstheme="minorHAnsi"/>
          <w:b/>
          <w:noProof/>
        </w:rPr>
        <w:t>Application Exception</w:t>
      </w:r>
    </w:p>
    <w:p w14:paraId="2BE9F0C2" w14:textId="77777777" w:rsidR="004E52D7" w:rsidRDefault="004E52D7" w:rsidP="004E52D7">
      <w:pPr>
        <w:spacing w:before="0" w:after="0" w:line="240" w:lineRule="auto"/>
        <w:rPr>
          <w:rFonts w:asciiTheme="minorHAnsi" w:hAnsiTheme="minorHAnsi" w:cs="Calibri"/>
          <w:noProof/>
          <w:color w:val="000000"/>
          <w:spacing w:val="-2"/>
        </w:rPr>
      </w:pPr>
    </w:p>
    <w:p w14:paraId="48C61CEA" w14:textId="77777777" w:rsidR="004E52D7" w:rsidRPr="00DA7ADB" w:rsidRDefault="004E52D7" w:rsidP="004E52D7">
      <w:pPr>
        <w:spacing w:before="0" w:after="0" w:line="240" w:lineRule="auto"/>
        <w:rPr>
          <w:rFonts w:asciiTheme="minorHAnsi" w:hAnsiTheme="minorHAnsi" w:cs="Calibri"/>
          <w:noProof/>
          <w:color w:val="000000"/>
          <w:spacing w:val="-2"/>
          <w:u w:val="single"/>
        </w:rPr>
      </w:pPr>
      <w:r>
        <w:rPr>
          <w:rFonts w:asciiTheme="minorHAnsi" w:hAnsiTheme="minorHAnsi" w:cs="Calibri"/>
          <w:noProof/>
          <w:color w:val="000000"/>
          <w:spacing w:val="-2"/>
        </w:rPr>
        <w:t>Any method related to an application must throw an application specific exception, that should be self explanatory in the report.</w:t>
      </w:r>
    </w:p>
    <w:p w14:paraId="7350200F" w14:textId="77777777" w:rsidR="004E52D7" w:rsidRDefault="004E52D7" w:rsidP="004E52D7">
      <w:pPr>
        <w:spacing w:before="0" w:after="0" w:line="240" w:lineRule="auto"/>
        <w:rPr>
          <w:rFonts w:asciiTheme="minorHAnsi" w:hAnsiTheme="minorHAnsi" w:cs="Calibri"/>
          <w:noProof/>
          <w:color w:val="000000"/>
          <w:spacing w:val="-2"/>
        </w:rPr>
      </w:pPr>
    </w:p>
    <w:p w14:paraId="63EAE498" w14:textId="77777777" w:rsidR="004E52D7" w:rsidRPr="00503747" w:rsidRDefault="004E52D7" w:rsidP="004E52D7">
      <w:pPr>
        <w:spacing w:before="0" w:after="0" w:line="240" w:lineRule="auto"/>
        <w:rPr>
          <w:rFonts w:asciiTheme="minorHAnsi" w:hAnsiTheme="minorHAnsi" w:cs="Calibri"/>
          <w:b/>
          <w:noProof/>
          <w:color w:val="000000"/>
          <w:spacing w:val="-2"/>
        </w:rPr>
      </w:pPr>
      <w:r>
        <w:rPr>
          <w:rFonts w:asciiTheme="minorHAnsi" w:hAnsiTheme="minorHAnsi" w:cs="Calibri"/>
          <w:b/>
          <w:noProof/>
          <w:color w:val="000000"/>
          <w:spacing w:val="-2"/>
        </w:rPr>
        <w:t>Application specific e</w:t>
      </w:r>
      <w:r w:rsidRPr="00503747">
        <w:rPr>
          <w:rFonts w:asciiTheme="minorHAnsi" w:hAnsiTheme="minorHAnsi" w:cs="Calibri"/>
          <w:b/>
          <w:noProof/>
          <w:color w:val="000000"/>
          <w:spacing w:val="-2"/>
        </w:rPr>
        <w:t xml:space="preserve">xception </w:t>
      </w:r>
      <w:r>
        <w:rPr>
          <w:rFonts w:asciiTheme="minorHAnsi" w:hAnsiTheme="minorHAnsi" w:cs="Calibri"/>
          <w:b/>
          <w:noProof/>
          <w:color w:val="000000"/>
          <w:spacing w:val="-2"/>
        </w:rPr>
        <w:t>report</w:t>
      </w:r>
      <w:r w:rsidRPr="00503747">
        <w:rPr>
          <w:rFonts w:asciiTheme="minorHAnsi" w:hAnsiTheme="minorHAnsi" w:cs="Calibri"/>
          <w:b/>
          <w:noProof/>
          <w:color w:val="000000"/>
          <w:spacing w:val="-2"/>
        </w:rPr>
        <w:t xml:space="preserve"> sample:</w:t>
      </w:r>
    </w:p>
    <w:p w14:paraId="455092E1" w14:textId="77777777" w:rsidR="004E52D7" w:rsidRDefault="004E52D7" w:rsidP="004E52D7">
      <w:pPr>
        <w:spacing w:before="0" w:after="0" w:line="240" w:lineRule="auto"/>
        <w:rPr>
          <w:rFonts w:asciiTheme="minorHAnsi" w:hAnsiTheme="minorHAnsi" w:cs="Calibri"/>
          <w:noProof/>
          <w:color w:val="000000"/>
          <w:spacing w:val="-2"/>
        </w:rPr>
      </w:pPr>
    </w:p>
    <w:p w14:paraId="3F1F9EA6"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tabs>
          <w:tab w:val="center" w:pos="5040"/>
        </w:tabs>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b/>
          <w:bCs/>
          <w:color w:val="7F0055"/>
          <w:sz w:val="22"/>
          <w:szCs w:val="22"/>
          <w:lang w:val="en-US" w:bidi="ar-SA"/>
        </w:rPr>
        <w:t>catch</w:t>
      </w:r>
      <w:r>
        <w:rPr>
          <w:rFonts w:ascii="Bookman Old Style" w:hAnsi="Bookman Old Style" w:cs="Bookman Old Style"/>
          <w:color w:val="000000"/>
          <w:sz w:val="22"/>
          <w:szCs w:val="22"/>
          <w:lang w:val="en-US" w:bidi="ar-SA"/>
        </w:rPr>
        <w:t xml:space="preserve"> (Exception </w:t>
      </w:r>
      <w:r>
        <w:rPr>
          <w:rFonts w:ascii="Bookman Old Style" w:hAnsi="Bookman Old Style" w:cs="Bookman Old Style"/>
          <w:color w:val="6A3E3E"/>
          <w:sz w:val="22"/>
          <w:szCs w:val="22"/>
          <w:lang w:val="en-US" w:bidi="ar-SA"/>
        </w:rPr>
        <w:t>ex</w:t>
      </w:r>
      <w:r>
        <w:rPr>
          <w:rFonts w:ascii="Bookman Old Style" w:hAnsi="Bookman Old Style" w:cs="Bookman Old Style"/>
          <w:color w:val="000000"/>
          <w:sz w:val="22"/>
          <w:szCs w:val="22"/>
          <w:lang w:val="en-US" w:bidi="ar-SA"/>
        </w:rPr>
        <w:t>) {</w:t>
      </w:r>
      <w:r>
        <w:rPr>
          <w:rFonts w:ascii="Bookman Old Style" w:hAnsi="Bookman Old Style" w:cs="Bookman Old Style"/>
          <w:color w:val="000000"/>
          <w:sz w:val="22"/>
          <w:szCs w:val="22"/>
          <w:lang w:val="en-US" w:bidi="ar-SA"/>
        </w:rPr>
        <w:tab/>
      </w:r>
    </w:p>
    <w:p w14:paraId="3B162923"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r>
      <w:r>
        <w:rPr>
          <w:rFonts w:ascii="Bookman Old Style" w:hAnsi="Bookman Old Style" w:cs="Bookman Old Style"/>
          <w:color w:val="0000C0"/>
          <w:sz w:val="22"/>
          <w:szCs w:val="22"/>
          <w:lang w:val="en-US" w:bidi="ar-SA"/>
        </w:rPr>
        <w:t>ReportLogger</w:t>
      </w:r>
      <w:r>
        <w:rPr>
          <w:rFonts w:ascii="Bookman Old Style" w:hAnsi="Bookman Old Style" w:cs="Bookman Old Style"/>
          <w:color w:val="000000"/>
          <w:sz w:val="22"/>
          <w:szCs w:val="22"/>
          <w:lang w:val="en-US" w:bidi="ar-SA"/>
        </w:rPr>
        <w:t>.LogFail(ExceptionType.</w:t>
      </w:r>
      <w:r>
        <w:rPr>
          <w:rFonts w:ascii="Bookman Old Style" w:hAnsi="Bookman Old Style" w:cs="Bookman Old Style"/>
          <w:b/>
          <w:bCs/>
          <w:i/>
          <w:iCs/>
          <w:color w:val="0000C0"/>
          <w:sz w:val="22"/>
          <w:szCs w:val="22"/>
          <w:lang w:val="en-US" w:bidi="ar-SA"/>
        </w:rPr>
        <w:t>Application</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6A3E3E"/>
          <w:sz w:val="22"/>
          <w:szCs w:val="22"/>
          <w:lang w:val="en-US" w:bidi="ar-SA"/>
        </w:rPr>
        <w:t>ex</w:t>
      </w:r>
      <w:r>
        <w:rPr>
          <w:rFonts w:ascii="Bookman Old Style" w:hAnsi="Bookman Old Style" w:cs="Bookman Old Style"/>
          <w:color w:val="000000"/>
          <w:sz w:val="22"/>
          <w:szCs w:val="22"/>
          <w:lang w:val="en-US" w:bidi="ar-SA"/>
        </w:rPr>
        <w:t>.getMessage());</w:t>
      </w:r>
    </w:p>
    <w:p w14:paraId="5C34ED98"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spacing w:before="0" w:after="0" w:line="240" w:lineRule="auto"/>
        <w:rPr>
          <w:rFonts w:asciiTheme="minorHAnsi" w:hAnsiTheme="minorHAnsi" w:cs="Calibri"/>
          <w:noProof/>
          <w:color w:val="000000"/>
          <w:spacing w:val="-2"/>
        </w:rPr>
      </w:pP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t>}</w:t>
      </w:r>
    </w:p>
    <w:p w14:paraId="758BBDCD" w14:textId="77777777" w:rsidR="004E52D7" w:rsidRDefault="004E52D7" w:rsidP="004E52D7">
      <w:pPr>
        <w:spacing w:before="0" w:after="0" w:line="240" w:lineRule="auto"/>
        <w:rPr>
          <w:rFonts w:asciiTheme="minorHAnsi" w:hAnsiTheme="minorHAnsi" w:cs="Calibri"/>
          <w:noProof/>
          <w:color w:val="000000"/>
          <w:spacing w:val="-2"/>
        </w:rPr>
      </w:pPr>
    </w:p>
    <w:p w14:paraId="0CFD5CA9" w14:textId="77777777" w:rsidR="004E52D7" w:rsidRPr="00762B1F" w:rsidRDefault="004E52D7" w:rsidP="004E52D7">
      <w:pPr>
        <w:pStyle w:val="Heading5"/>
        <w:numPr>
          <w:ilvl w:val="3"/>
          <w:numId w:val="1"/>
        </w:numPr>
        <w:rPr>
          <w:rFonts w:asciiTheme="minorHAnsi" w:hAnsiTheme="minorHAnsi" w:cstheme="minorHAnsi"/>
          <w:b/>
          <w:noProof/>
        </w:rPr>
      </w:pPr>
      <w:r w:rsidRPr="00762B1F">
        <w:rPr>
          <w:rFonts w:asciiTheme="minorHAnsi" w:hAnsiTheme="minorHAnsi" w:cstheme="minorHAnsi"/>
          <w:b/>
          <w:noProof/>
        </w:rPr>
        <w:t>Framework Specific Exception</w:t>
      </w:r>
    </w:p>
    <w:p w14:paraId="6ED8642F" w14:textId="77777777" w:rsidR="004E52D7" w:rsidRDefault="004E52D7" w:rsidP="004E52D7">
      <w:pPr>
        <w:spacing w:before="0" w:after="0" w:line="240" w:lineRule="auto"/>
        <w:rPr>
          <w:rFonts w:asciiTheme="minorHAnsi" w:hAnsiTheme="minorHAnsi" w:cs="Calibri"/>
          <w:noProof/>
          <w:color w:val="000000"/>
          <w:spacing w:val="-2"/>
        </w:rPr>
      </w:pPr>
    </w:p>
    <w:p w14:paraId="7E884007"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Any method related to framework or core logic of framework must throw framework specific exception, that should be self explanatory in the report.</w:t>
      </w:r>
    </w:p>
    <w:p w14:paraId="4C0D4E8B" w14:textId="77777777" w:rsidR="004E52D7" w:rsidRDefault="004E52D7" w:rsidP="004E52D7">
      <w:pPr>
        <w:spacing w:before="0" w:after="0" w:line="240" w:lineRule="auto"/>
        <w:rPr>
          <w:rFonts w:asciiTheme="minorHAnsi" w:hAnsiTheme="minorHAnsi" w:cs="Calibri"/>
          <w:noProof/>
          <w:color w:val="000000"/>
          <w:spacing w:val="-2"/>
        </w:rPr>
      </w:pPr>
    </w:p>
    <w:p w14:paraId="358B0A08" w14:textId="77777777" w:rsidR="004E52D7" w:rsidRPr="00503747" w:rsidRDefault="004E52D7" w:rsidP="004E52D7">
      <w:pPr>
        <w:spacing w:before="0" w:after="0" w:line="240" w:lineRule="auto"/>
        <w:rPr>
          <w:rFonts w:asciiTheme="minorHAnsi" w:hAnsiTheme="minorHAnsi" w:cs="Calibri"/>
          <w:b/>
          <w:noProof/>
          <w:color w:val="000000"/>
          <w:spacing w:val="-2"/>
        </w:rPr>
      </w:pPr>
      <w:r>
        <w:rPr>
          <w:rFonts w:asciiTheme="minorHAnsi" w:hAnsiTheme="minorHAnsi" w:cs="Calibri"/>
          <w:b/>
          <w:noProof/>
          <w:color w:val="000000"/>
          <w:spacing w:val="-2"/>
        </w:rPr>
        <w:t>Framework specific e</w:t>
      </w:r>
      <w:r w:rsidRPr="00503747">
        <w:rPr>
          <w:rFonts w:asciiTheme="minorHAnsi" w:hAnsiTheme="minorHAnsi" w:cs="Calibri"/>
          <w:b/>
          <w:noProof/>
          <w:color w:val="000000"/>
          <w:spacing w:val="-2"/>
        </w:rPr>
        <w:t xml:space="preserve">xception </w:t>
      </w:r>
      <w:r>
        <w:rPr>
          <w:rFonts w:asciiTheme="minorHAnsi" w:hAnsiTheme="minorHAnsi" w:cs="Calibri"/>
          <w:b/>
          <w:noProof/>
          <w:color w:val="000000"/>
          <w:spacing w:val="-2"/>
        </w:rPr>
        <w:t>report</w:t>
      </w:r>
      <w:r w:rsidRPr="00503747">
        <w:rPr>
          <w:rFonts w:asciiTheme="minorHAnsi" w:hAnsiTheme="minorHAnsi" w:cs="Calibri"/>
          <w:b/>
          <w:noProof/>
          <w:color w:val="000000"/>
          <w:spacing w:val="-2"/>
        </w:rPr>
        <w:t xml:space="preserve"> sample:</w:t>
      </w:r>
    </w:p>
    <w:p w14:paraId="320C9F16" w14:textId="77777777" w:rsidR="004E52D7" w:rsidRDefault="004E52D7" w:rsidP="004E52D7">
      <w:pPr>
        <w:spacing w:before="0" w:after="0" w:line="240" w:lineRule="auto"/>
        <w:rPr>
          <w:rFonts w:asciiTheme="minorHAnsi" w:hAnsiTheme="minorHAnsi" w:cs="Calibri"/>
          <w:noProof/>
          <w:color w:val="000000"/>
          <w:spacing w:val="-2"/>
        </w:rPr>
      </w:pPr>
    </w:p>
    <w:p w14:paraId="293FE217"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tabs>
          <w:tab w:val="center" w:pos="5040"/>
        </w:tabs>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b/>
          <w:bCs/>
          <w:color w:val="7F0055"/>
          <w:sz w:val="22"/>
          <w:szCs w:val="22"/>
          <w:lang w:val="en-US" w:bidi="ar-SA"/>
        </w:rPr>
        <w:lastRenderedPageBreak/>
        <w:t>catch</w:t>
      </w:r>
      <w:r>
        <w:rPr>
          <w:rFonts w:ascii="Bookman Old Style" w:hAnsi="Bookman Old Style" w:cs="Bookman Old Style"/>
          <w:color w:val="000000"/>
          <w:sz w:val="22"/>
          <w:szCs w:val="22"/>
          <w:lang w:val="en-US" w:bidi="ar-SA"/>
        </w:rPr>
        <w:t xml:space="preserve"> (Exception </w:t>
      </w:r>
      <w:r>
        <w:rPr>
          <w:rFonts w:ascii="Bookman Old Style" w:hAnsi="Bookman Old Style" w:cs="Bookman Old Style"/>
          <w:color w:val="6A3E3E"/>
          <w:sz w:val="22"/>
          <w:szCs w:val="22"/>
          <w:lang w:val="en-US" w:bidi="ar-SA"/>
        </w:rPr>
        <w:t>ex</w:t>
      </w:r>
      <w:r>
        <w:rPr>
          <w:rFonts w:ascii="Bookman Old Style" w:hAnsi="Bookman Old Style" w:cs="Bookman Old Style"/>
          <w:color w:val="000000"/>
          <w:sz w:val="22"/>
          <w:szCs w:val="22"/>
          <w:lang w:val="en-US" w:bidi="ar-SA"/>
        </w:rPr>
        <w:t>) {</w:t>
      </w:r>
      <w:r>
        <w:rPr>
          <w:rFonts w:ascii="Bookman Old Style" w:hAnsi="Bookman Old Style" w:cs="Bookman Old Style"/>
          <w:color w:val="000000"/>
          <w:sz w:val="22"/>
          <w:szCs w:val="22"/>
          <w:lang w:val="en-US" w:bidi="ar-SA"/>
        </w:rPr>
        <w:tab/>
      </w:r>
    </w:p>
    <w:p w14:paraId="12D150B1"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r>
      <w:r>
        <w:rPr>
          <w:rFonts w:ascii="Bookman Old Style" w:hAnsi="Bookman Old Style" w:cs="Bookman Old Style"/>
          <w:color w:val="0000C0"/>
          <w:sz w:val="22"/>
          <w:szCs w:val="22"/>
          <w:lang w:val="en-US" w:bidi="ar-SA"/>
        </w:rPr>
        <w:t>ReportLogger</w:t>
      </w:r>
      <w:r>
        <w:rPr>
          <w:rFonts w:ascii="Bookman Old Style" w:hAnsi="Bookman Old Style" w:cs="Bookman Old Style"/>
          <w:color w:val="000000"/>
          <w:sz w:val="22"/>
          <w:szCs w:val="22"/>
          <w:lang w:val="en-US" w:bidi="ar-SA"/>
        </w:rPr>
        <w:t>.LogFail(ExceptionType.</w:t>
      </w:r>
      <w:r>
        <w:rPr>
          <w:rFonts w:ascii="Bookman Old Style" w:hAnsi="Bookman Old Style" w:cs="Bookman Old Style"/>
          <w:b/>
          <w:bCs/>
          <w:i/>
          <w:iCs/>
          <w:color w:val="0000C0"/>
          <w:sz w:val="22"/>
          <w:szCs w:val="22"/>
          <w:highlight w:val="lightGray"/>
          <w:lang w:val="en-US" w:bidi="ar-SA"/>
        </w:rPr>
        <w:t>Framework</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6A3E3E"/>
          <w:sz w:val="22"/>
          <w:szCs w:val="22"/>
          <w:lang w:val="en-US" w:bidi="ar-SA"/>
        </w:rPr>
        <w:t>ex</w:t>
      </w:r>
      <w:r>
        <w:rPr>
          <w:rFonts w:ascii="Bookman Old Style" w:hAnsi="Bookman Old Style" w:cs="Bookman Old Style"/>
          <w:color w:val="000000"/>
          <w:sz w:val="22"/>
          <w:szCs w:val="22"/>
          <w:lang w:val="en-US" w:bidi="ar-SA"/>
        </w:rPr>
        <w:t>.getMessage());</w:t>
      </w:r>
    </w:p>
    <w:p w14:paraId="031162F5"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DD9C3" w:themeFill="background2" w:themeFillShade="E6"/>
        <w:spacing w:before="0" w:after="0" w:line="240" w:lineRule="auto"/>
        <w:rPr>
          <w:rFonts w:asciiTheme="minorHAnsi" w:hAnsiTheme="minorHAnsi" w:cs="Calibri"/>
          <w:noProof/>
          <w:color w:val="000000"/>
          <w:spacing w:val="-2"/>
        </w:rPr>
      </w:pPr>
      <w:r>
        <w:rPr>
          <w:rFonts w:ascii="Bookman Old Style" w:hAnsi="Bookman Old Style" w:cs="Bookman Old Style"/>
          <w:color w:val="000000"/>
          <w:sz w:val="22"/>
          <w:szCs w:val="22"/>
          <w:lang w:val="en-US" w:bidi="ar-SA"/>
        </w:rPr>
        <w:tab/>
      </w:r>
      <w:r>
        <w:rPr>
          <w:rFonts w:ascii="Bookman Old Style" w:hAnsi="Bookman Old Style" w:cs="Bookman Old Style"/>
          <w:color w:val="000000"/>
          <w:sz w:val="22"/>
          <w:szCs w:val="22"/>
          <w:lang w:val="en-US" w:bidi="ar-SA"/>
        </w:rPr>
        <w:tab/>
        <w:t>}</w:t>
      </w:r>
    </w:p>
    <w:p w14:paraId="4D0DFD83" w14:textId="77777777" w:rsidR="004E52D7" w:rsidRDefault="004E52D7" w:rsidP="004E52D7">
      <w:pPr>
        <w:spacing w:before="0" w:after="0" w:line="240" w:lineRule="auto"/>
        <w:rPr>
          <w:rFonts w:asciiTheme="minorHAnsi" w:hAnsiTheme="minorHAnsi" w:cs="Calibri"/>
          <w:noProof/>
          <w:color w:val="000000"/>
          <w:spacing w:val="-2"/>
        </w:rPr>
      </w:pPr>
    </w:p>
    <w:p w14:paraId="2CC36063" w14:textId="77777777" w:rsidR="004E52D7" w:rsidRPr="00750D8A" w:rsidRDefault="004E52D7" w:rsidP="004E52D7">
      <w:pPr>
        <w:pStyle w:val="Heading5"/>
        <w:numPr>
          <w:ilvl w:val="2"/>
          <w:numId w:val="1"/>
        </w:numPr>
        <w:ind w:left="720"/>
        <w:rPr>
          <w:rFonts w:asciiTheme="minorHAnsi" w:hAnsiTheme="minorHAnsi" w:cstheme="minorHAnsi"/>
          <w:b/>
          <w:noProof/>
        </w:rPr>
      </w:pPr>
      <w:r w:rsidRPr="00750D8A">
        <w:rPr>
          <w:rFonts w:asciiTheme="minorHAnsi" w:hAnsiTheme="minorHAnsi" w:cstheme="minorHAnsi"/>
          <w:b/>
          <w:noProof/>
        </w:rPr>
        <w:t>Folder Structure Test Case</w:t>
      </w:r>
      <w:ins w:id="452" w:author="Vrushali Karla" w:date="2018-11-20T13:26:00Z">
        <w:r>
          <w:rPr>
            <w:rFonts w:asciiTheme="minorHAnsi" w:hAnsiTheme="minorHAnsi" w:cstheme="minorHAnsi"/>
            <w:b/>
            <w:noProof/>
          </w:rPr>
          <w:t xml:space="preserve"> AND EXTENDED PACKAGES</w:t>
        </w:r>
      </w:ins>
    </w:p>
    <w:p w14:paraId="5E557F9E" w14:textId="77777777" w:rsidR="004E52D7" w:rsidRDefault="004E52D7" w:rsidP="004E52D7">
      <w:pPr>
        <w:spacing w:before="0" w:after="0" w:line="240" w:lineRule="auto"/>
        <w:rPr>
          <w:rFonts w:asciiTheme="minorHAnsi" w:hAnsiTheme="minorHAnsi" w:cs="Calibri"/>
          <w:noProof/>
          <w:color w:val="000000"/>
          <w:spacing w:val="-2"/>
        </w:rPr>
      </w:pPr>
    </w:p>
    <w:p w14:paraId="110DBF72" w14:textId="77777777" w:rsidR="004E52D7" w:rsidRDefault="004E52D7" w:rsidP="004E52D7">
      <w:pPr>
        <w:spacing w:before="0" w:after="0" w:line="240" w:lineRule="auto"/>
        <w:jc w:val="both"/>
        <w:rPr>
          <w:rFonts w:asciiTheme="minorHAnsi" w:hAnsiTheme="minorHAnsi" w:cs="Calibri"/>
          <w:noProof/>
          <w:color w:val="000000"/>
          <w:spacing w:val="-2"/>
        </w:rPr>
        <w:pPrChange w:id="453" w:author="CYBAGE\gajananp" w:date="2018-09-26T17:35:00Z">
          <w:pPr>
            <w:spacing w:before="0" w:after="0" w:line="240" w:lineRule="auto"/>
          </w:pPr>
        </w:pPrChange>
      </w:pPr>
      <w:r>
        <w:rPr>
          <w:rFonts w:asciiTheme="minorHAnsi" w:hAnsiTheme="minorHAnsi" w:cs="Calibri"/>
          <w:noProof/>
          <w:color w:val="000000"/>
          <w:spacing w:val="-2"/>
        </w:rPr>
        <w:t xml:space="preserve">In AutomationTestProject, test packages are maintained under </w:t>
      </w:r>
      <w:r w:rsidRPr="002303E8">
        <w:rPr>
          <w:rFonts w:asciiTheme="minorHAnsi" w:hAnsiTheme="minorHAnsi" w:cs="Calibri"/>
          <w:i/>
          <w:noProof/>
          <w:color w:val="000000"/>
          <w:spacing w:val="-2"/>
        </w:rPr>
        <w:t>src/test/java</w:t>
      </w:r>
      <w:r>
        <w:rPr>
          <w:rFonts w:asciiTheme="minorHAnsi" w:hAnsiTheme="minorHAnsi" w:cs="Calibri"/>
          <w:noProof/>
          <w:color w:val="000000"/>
          <w:spacing w:val="-2"/>
        </w:rPr>
        <w:t xml:space="preserve"> folder. And for each test type there can be multiple packages created based on the need or to segregate as appropriate. Test package name must be started with the prefixes as mentioned in table below:</w:t>
      </w:r>
    </w:p>
    <w:p w14:paraId="5776333B" w14:textId="77777777" w:rsidR="004E52D7" w:rsidRDefault="004E52D7" w:rsidP="004E52D7">
      <w:pPr>
        <w:spacing w:before="0" w:after="0" w:line="240" w:lineRule="auto"/>
        <w:rPr>
          <w:rFonts w:asciiTheme="minorHAnsi" w:hAnsiTheme="minorHAnsi" w:cs="Calibri"/>
          <w:noProof/>
          <w:color w:val="000000"/>
          <w:spacing w:val="-2"/>
        </w:rPr>
      </w:pPr>
    </w:p>
    <w:p w14:paraId="6C984ED3"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Also, given exampl</w:t>
      </w:r>
    </w:p>
    <w:tbl>
      <w:tblPr>
        <w:tblW w:w="8295" w:type="dxa"/>
        <w:tblInd w:w="93" w:type="dxa"/>
        <w:tblLook w:val="04A0" w:firstRow="1" w:lastRow="0" w:firstColumn="1" w:lastColumn="0" w:noHBand="0" w:noVBand="1"/>
      </w:tblPr>
      <w:tblGrid>
        <w:gridCol w:w="1280"/>
        <w:gridCol w:w="3415"/>
        <w:gridCol w:w="3600"/>
      </w:tblGrid>
      <w:tr w:rsidR="004E52D7" w:rsidRPr="0044762B" w14:paraId="7C620DF3" w14:textId="77777777" w:rsidTr="00B645C2">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4E02D" w14:textId="77777777" w:rsidR="004E52D7" w:rsidRPr="0044762B" w:rsidRDefault="004E52D7" w:rsidP="00B645C2">
            <w:pPr>
              <w:spacing w:before="0" w:after="0" w:line="240" w:lineRule="auto"/>
              <w:rPr>
                <w:rFonts w:cs="Calibri"/>
                <w:b/>
                <w:bCs/>
                <w:color w:val="000000"/>
                <w:sz w:val="22"/>
                <w:szCs w:val="22"/>
                <w:lang w:val="en-IN" w:eastAsia="en-IN" w:bidi="ar-SA"/>
              </w:rPr>
            </w:pPr>
            <w:r w:rsidRPr="0044762B">
              <w:rPr>
                <w:rFonts w:cs="Calibri"/>
                <w:b/>
                <w:bCs/>
                <w:color w:val="000000"/>
                <w:sz w:val="22"/>
                <w:szCs w:val="22"/>
                <w:lang w:val="en-IN" w:eastAsia="en-IN" w:bidi="ar-SA"/>
              </w:rPr>
              <w:t>TEST TYPE</w:t>
            </w:r>
          </w:p>
        </w:tc>
        <w:tc>
          <w:tcPr>
            <w:tcW w:w="3415" w:type="dxa"/>
            <w:tcBorders>
              <w:top w:val="single" w:sz="4" w:space="0" w:color="auto"/>
              <w:left w:val="nil"/>
              <w:bottom w:val="single" w:sz="4" w:space="0" w:color="auto"/>
              <w:right w:val="single" w:sz="4" w:space="0" w:color="auto"/>
            </w:tcBorders>
            <w:vAlign w:val="bottom"/>
          </w:tcPr>
          <w:p w14:paraId="7DE8EAFF" w14:textId="77777777" w:rsidR="004E52D7" w:rsidRPr="0044762B" w:rsidRDefault="004E52D7" w:rsidP="00B645C2">
            <w:pPr>
              <w:spacing w:before="0" w:after="0" w:line="240" w:lineRule="auto"/>
              <w:rPr>
                <w:rFonts w:cs="Calibri"/>
                <w:b/>
                <w:bCs/>
                <w:color w:val="000000"/>
                <w:sz w:val="22"/>
                <w:szCs w:val="22"/>
                <w:lang w:val="en-IN" w:eastAsia="en-IN" w:bidi="ar-SA"/>
              </w:rPr>
            </w:pPr>
            <w:r w:rsidRPr="0044762B">
              <w:rPr>
                <w:rFonts w:cs="Calibri"/>
                <w:b/>
                <w:bCs/>
                <w:color w:val="000000"/>
                <w:sz w:val="22"/>
                <w:szCs w:val="22"/>
                <w:lang w:val="en-IN" w:eastAsia="en-IN" w:bidi="ar-SA"/>
              </w:rPr>
              <w:t>TEST PACKAGES (src/test/java)</w:t>
            </w:r>
          </w:p>
        </w:tc>
        <w:tc>
          <w:tcPr>
            <w:tcW w:w="3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31DE" w14:textId="77777777" w:rsidR="004E52D7" w:rsidRPr="0044762B" w:rsidRDefault="004E52D7" w:rsidP="00B645C2">
            <w:pPr>
              <w:spacing w:before="0" w:after="0" w:line="240" w:lineRule="auto"/>
              <w:rPr>
                <w:rFonts w:cs="Calibri"/>
                <w:b/>
                <w:bCs/>
                <w:color w:val="000000"/>
                <w:sz w:val="22"/>
                <w:szCs w:val="22"/>
                <w:lang w:val="en-IN" w:eastAsia="en-IN" w:bidi="ar-SA"/>
              </w:rPr>
            </w:pPr>
            <w:r>
              <w:rPr>
                <w:rFonts w:cs="Calibri"/>
                <w:b/>
                <w:bCs/>
                <w:color w:val="000000"/>
                <w:sz w:val="22"/>
                <w:szCs w:val="22"/>
                <w:lang w:val="en-IN" w:eastAsia="en-IN" w:bidi="ar-SA"/>
              </w:rPr>
              <w:t>Example (with further segregation)</w:t>
            </w:r>
          </w:p>
        </w:tc>
      </w:tr>
      <w:tr w:rsidR="004E52D7" w:rsidRPr="0044762B" w14:paraId="5A962443" w14:textId="77777777" w:rsidTr="00B645C2">
        <w:trPr>
          <w:trHeight w:val="576"/>
        </w:trPr>
        <w:tc>
          <w:tcPr>
            <w:tcW w:w="1280" w:type="dxa"/>
            <w:tcBorders>
              <w:top w:val="nil"/>
              <w:left w:val="single" w:sz="4" w:space="0" w:color="auto"/>
              <w:bottom w:val="single" w:sz="4" w:space="0" w:color="auto"/>
              <w:right w:val="single" w:sz="4" w:space="0" w:color="auto"/>
            </w:tcBorders>
            <w:shd w:val="clear" w:color="auto" w:fill="auto"/>
            <w:noWrap/>
            <w:hideMark/>
          </w:tcPr>
          <w:p w14:paraId="58BE30AA"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API</w:t>
            </w:r>
          </w:p>
        </w:tc>
        <w:tc>
          <w:tcPr>
            <w:tcW w:w="3415" w:type="dxa"/>
            <w:tcBorders>
              <w:top w:val="single" w:sz="4" w:space="0" w:color="auto"/>
              <w:left w:val="nil"/>
              <w:bottom w:val="single" w:sz="4" w:space="0" w:color="auto"/>
              <w:right w:val="single" w:sz="4" w:space="0" w:color="auto"/>
            </w:tcBorders>
          </w:tcPr>
          <w:p w14:paraId="135DE0AC" w14:textId="77777777" w:rsidR="004E52D7" w:rsidRPr="0044762B" w:rsidRDefault="004E52D7" w:rsidP="00B645C2">
            <w:pPr>
              <w:spacing w:before="0" w:after="0" w:line="240" w:lineRule="auto"/>
              <w:jc w:val="center"/>
              <w:rPr>
                <w:rFonts w:cs="Calibri"/>
                <w:color w:val="000000"/>
                <w:sz w:val="22"/>
                <w:szCs w:val="22"/>
                <w:lang w:val="en-IN" w:eastAsia="en-IN" w:bidi="ar-SA"/>
              </w:rPr>
            </w:pPr>
            <w:r w:rsidRPr="0044762B">
              <w:rPr>
                <w:rFonts w:cs="Calibri"/>
                <w:color w:val="000000"/>
                <w:sz w:val="22"/>
                <w:szCs w:val="22"/>
                <w:lang w:val="en-IN" w:eastAsia="en-IN" w:bidi="ar-SA"/>
              </w:rPr>
              <w:t>com.api.tests</w:t>
            </w:r>
          </w:p>
        </w:tc>
        <w:tc>
          <w:tcPr>
            <w:tcW w:w="3600" w:type="dxa"/>
            <w:tcBorders>
              <w:top w:val="nil"/>
              <w:left w:val="single" w:sz="4" w:space="0" w:color="auto"/>
              <w:bottom w:val="single" w:sz="4" w:space="0" w:color="auto"/>
              <w:right w:val="single" w:sz="4" w:space="0" w:color="auto"/>
            </w:tcBorders>
            <w:shd w:val="clear" w:color="auto" w:fill="auto"/>
            <w:hideMark/>
          </w:tcPr>
          <w:p w14:paraId="1380E414" w14:textId="77777777" w:rsidR="004E52D7"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com.api.tests</w:t>
            </w:r>
            <w:r>
              <w:rPr>
                <w:rFonts w:cs="Calibri"/>
                <w:color w:val="000000"/>
                <w:sz w:val="22"/>
                <w:szCs w:val="22"/>
                <w:lang w:val="en-IN" w:eastAsia="en-IN" w:bidi="ar-SA"/>
              </w:rPr>
              <w:t>.webservices</w:t>
            </w:r>
          </w:p>
          <w:p w14:paraId="52BA9294"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com.api.tests</w:t>
            </w:r>
            <w:r>
              <w:rPr>
                <w:rFonts w:cs="Calibri"/>
                <w:color w:val="000000"/>
                <w:sz w:val="22"/>
                <w:szCs w:val="22"/>
                <w:lang w:val="en-IN" w:eastAsia="en-IN" w:bidi="ar-SA"/>
              </w:rPr>
              <w:t>.restservices</w:t>
            </w:r>
          </w:p>
        </w:tc>
      </w:tr>
      <w:tr w:rsidR="004E52D7" w:rsidRPr="0044762B" w14:paraId="2D092935" w14:textId="77777777" w:rsidTr="00B645C2">
        <w:trPr>
          <w:trHeight w:val="576"/>
        </w:trPr>
        <w:tc>
          <w:tcPr>
            <w:tcW w:w="1280" w:type="dxa"/>
            <w:tcBorders>
              <w:top w:val="nil"/>
              <w:left w:val="single" w:sz="4" w:space="0" w:color="auto"/>
              <w:bottom w:val="single" w:sz="4" w:space="0" w:color="auto"/>
              <w:right w:val="single" w:sz="4" w:space="0" w:color="auto"/>
            </w:tcBorders>
            <w:shd w:val="clear" w:color="auto" w:fill="auto"/>
            <w:noWrap/>
            <w:hideMark/>
          </w:tcPr>
          <w:p w14:paraId="4CF9F8C7"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DATABASE</w:t>
            </w:r>
          </w:p>
        </w:tc>
        <w:tc>
          <w:tcPr>
            <w:tcW w:w="3415" w:type="dxa"/>
            <w:tcBorders>
              <w:top w:val="single" w:sz="4" w:space="0" w:color="auto"/>
              <w:left w:val="nil"/>
              <w:bottom w:val="single" w:sz="4" w:space="0" w:color="auto"/>
              <w:right w:val="single" w:sz="4" w:space="0" w:color="auto"/>
            </w:tcBorders>
          </w:tcPr>
          <w:p w14:paraId="2CC9CD5A" w14:textId="77777777" w:rsidR="004E52D7" w:rsidRPr="0044762B" w:rsidRDefault="004E52D7" w:rsidP="00B645C2">
            <w:pPr>
              <w:spacing w:before="0" w:after="0" w:line="240" w:lineRule="auto"/>
              <w:jc w:val="center"/>
              <w:rPr>
                <w:rFonts w:cs="Calibri"/>
                <w:color w:val="000000"/>
                <w:sz w:val="22"/>
                <w:szCs w:val="22"/>
                <w:lang w:val="en-IN" w:eastAsia="en-IN" w:bidi="ar-SA"/>
              </w:rPr>
            </w:pPr>
            <w:r>
              <w:rPr>
                <w:rFonts w:cs="Calibri"/>
                <w:color w:val="000000"/>
                <w:sz w:val="22"/>
                <w:szCs w:val="22"/>
                <w:lang w:val="en-IN" w:eastAsia="en-IN" w:bidi="ar-SA"/>
              </w:rPr>
              <w:t>com.database.tests</w:t>
            </w:r>
          </w:p>
        </w:tc>
        <w:tc>
          <w:tcPr>
            <w:tcW w:w="3600" w:type="dxa"/>
            <w:tcBorders>
              <w:top w:val="nil"/>
              <w:left w:val="single" w:sz="4" w:space="0" w:color="auto"/>
              <w:bottom w:val="single" w:sz="4" w:space="0" w:color="auto"/>
              <w:right w:val="single" w:sz="4" w:space="0" w:color="auto"/>
            </w:tcBorders>
            <w:shd w:val="clear" w:color="auto" w:fill="auto"/>
            <w:hideMark/>
          </w:tcPr>
          <w:p w14:paraId="54D7AE1E" w14:textId="77777777" w:rsidR="004E52D7" w:rsidRDefault="004E52D7" w:rsidP="00B645C2">
            <w:pPr>
              <w:spacing w:before="0" w:after="0" w:line="240" w:lineRule="auto"/>
              <w:rPr>
                <w:rFonts w:cs="Calibri"/>
                <w:color w:val="000000"/>
                <w:sz w:val="22"/>
                <w:szCs w:val="22"/>
                <w:lang w:val="en-IN" w:eastAsia="en-IN" w:bidi="ar-SA"/>
              </w:rPr>
            </w:pPr>
            <w:r>
              <w:rPr>
                <w:rFonts w:cs="Calibri"/>
                <w:color w:val="000000"/>
                <w:sz w:val="22"/>
                <w:szCs w:val="22"/>
                <w:lang w:val="en-IN" w:eastAsia="en-IN" w:bidi="ar-SA"/>
              </w:rPr>
              <w:t>com.database.tests.rdbms</w:t>
            </w:r>
          </w:p>
          <w:p w14:paraId="713F861E" w14:textId="77777777" w:rsidR="004E52D7" w:rsidRPr="0044762B" w:rsidRDefault="004E52D7" w:rsidP="00B645C2">
            <w:pPr>
              <w:spacing w:before="0" w:after="0" w:line="240" w:lineRule="auto"/>
              <w:rPr>
                <w:rFonts w:cs="Calibri"/>
                <w:color w:val="000000"/>
                <w:sz w:val="22"/>
                <w:szCs w:val="22"/>
                <w:lang w:val="en-IN" w:eastAsia="en-IN" w:bidi="ar-SA"/>
              </w:rPr>
            </w:pPr>
            <w:r>
              <w:rPr>
                <w:rFonts w:cs="Calibri"/>
                <w:color w:val="000000"/>
                <w:sz w:val="22"/>
                <w:szCs w:val="22"/>
                <w:lang w:val="en-IN" w:eastAsia="en-IN" w:bidi="ar-SA"/>
              </w:rPr>
              <w:t>com.database.tests.files</w:t>
            </w:r>
          </w:p>
        </w:tc>
      </w:tr>
      <w:tr w:rsidR="004E52D7" w:rsidRPr="0044762B" w14:paraId="60D827F0" w14:textId="77777777" w:rsidTr="00B645C2">
        <w:trPr>
          <w:trHeight w:val="288"/>
        </w:trPr>
        <w:tc>
          <w:tcPr>
            <w:tcW w:w="1280" w:type="dxa"/>
            <w:tcBorders>
              <w:top w:val="nil"/>
              <w:left w:val="single" w:sz="4" w:space="0" w:color="auto"/>
              <w:bottom w:val="single" w:sz="4" w:space="0" w:color="auto"/>
              <w:right w:val="single" w:sz="4" w:space="0" w:color="auto"/>
            </w:tcBorders>
            <w:shd w:val="clear" w:color="auto" w:fill="auto"/>
            <w:noWrap/>
            <w:hideMark/>
          </w:tcPr>
          <w:p w14:paraId="537E96EB"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FUSION</w:t>
            </w:r>
          </w:p>
        </w:tc>
        <w:tc>
          <w:tcPr>
            <w:tcW w:w="3415" w:type="dxa"/>
            <w:tcBorders>
              <w:top w:val="single" w:sz="4" w:space="0" w:color="auto"/>
              <w:left w:val="nil"/>
              <w:bottom w:val="single" w:sz="4" w:space="0" w:color="auto"/>
              <w:right w:val="single" w:sz="4" w:space="0" w:color="auto"/>
            </w:tcBorders>
          </w:tcPr>
          <w:p w14:paraId="3A7085D8" w14:textId="77777777" w:rsidR="004E52D7" w:rsidRPr="0044762B" w:rsidRDefault="004E52D7" w:rsidP="00B645C2">
            <w:pPr>
              <w:spacing w:before="0" w:after="0" w:line="240" w:lineRule="auto"/>
              <w:jc w:val="center"/>
              <w:rPr>
                <w:rFonts w:cs="Calibri"/>
                <w:color w:val="000000"/>
                <w:sz w:val="22"/>
                <w:szCs w:val="22"/>
                <w:lang w:val="en-IN" w:eastAsia="en-IN" w:bidi="ar-SA"/>
              </w:rPr>
            </w:pPr>
            <w:r w:rsidRPr="0044762B">
              <w:rPr>
                <w:rFonts w:cs="Calibri"/>
                <w:color w:val="000000"/>
                <w:sz w:val="22"/>
                <w:szCs w:val="22"/>
                <w:lang w:val="en-IN" w:eastAsia="en-IN" w:bidi="ar-SA"/>
              </w:rPr>
              <w:t>com.fusion</w:t>
            </w:r>
            <w:r>
              <w:rPr>
                <w:rFonts w:cs="Calibri"/>
                <w:color w:val="000000"/>
                <w:sz w:val="22"/>
                <w:szCs w:val="22"/>
                <w:lang w:val="en-IN" w:eastAsia="en-IN" w:bidi="ar-SA"/>
              </w:rPr>
              <w:t>.tests</w:t>
            </w:r>
          </w:p>
        </w:tc>
        <w:tc>
          <w:tcPr>
            <w:tcW w:w="3600" w:type="dxa"/>
            <w:tcBorders>
              <w:top w:val="nil"/>
              <w:left w:val="single" w:sz="4" w:space="0" w:color="auto"/>
              <w:bottom w:val="single" w:sz="4" w:space="0" w:color="auto"/>
              <w:right w:val="single" w:sz="4" w:space="0" w:color="auto"/>
            </w:tcBorders>
            <w:shd w:val="clear" w:color="auto" w:fill="auto"/>
            <w:noWrap/>
            <w:hideMark/>
          </w:tcPr>
          <w:p w14:paraId="09CB8C75"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com.fusion</w:t>
            </w:r>
            <w:r>
              <w:rPr>
                <w:rFonts w:cs="Calibri"/>
                <w:color w:val="000000"/>
                <w:sz w:val="22"/>
                <w:szCs w:val="22"/>
                <w:lang w:val="en-IN" w:eastAsia="en-IN" w:bidi="ar-SA"/>
              </w:rPr>
              <w:t>.tests.acceptance</w:t>
            </w:r>
          </w:p>
        </w:tc>
      </w:tr>
      <w:tr w:rsidR="004E52D7" w:rsidRPr="0044762B" w14:paraId="7BB90751" w14:textId="77777777" w:rsidTr="00B645C2">
        <w:trPr>
          <w:trHeight w:val="576"/>
        </w:trPr>
        <w:tc>
          <w:tcPr>
            <w:tcW w:w="1280" w:type="dxa"/>
            <w:tcBorders>
              <w:top w:val="nil"/>
              <w:left w:val="single" w:sz="4" w:space="0" w:color="auto"/>
              <w:bottom w:val="single" w:sz="4" w:space="0" w:color="auto"/>
              <w:right w:val="single" w:sz="4" w:space="0" w:color="auto"/>
            </w:tcBorders>
            <w:shd w:val="clear" w:color="auto" w:fill="auto"/>
            <w:noWrap/>
            <w:hideMark/>
          </w:tcPr>
          <w:p w14:paraId="5F810E4F"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MOBILE</w:t>
            </w:r>
          </w:p>
        </w:tc>
        <w:tc>
          <w:tcPr>
            <w:tcW w:w="3415" w:type="dxa"/>
            <w:tcBorders>
              <w:top w:val="single" w:sz="4" w:space="0" w:color="auto"/>
              <w:left w:val="nil"/>
              <w:bottom w:val="single" w:sz="4" w:space="0" w:color="auto"/>
              <w:right w:val="single" w:sz="4" w:space="0" w:color="auto"/>
            </w:tcBorders>
          </w:tcPr>
          <w:p w14:paraId="750ECAA8" w14:textId="77777777" w:rsidR="004E52D7" w:rsidRPr="0044762B" w:rsidRDefault="004E52D7" w:rsidP="00B645C2">
            <w:pPr>
              <w:spacing w:before="0" w:after="0" w:line="240" w:lineRule="auto"/>
              <w:jc w:val="center"/>
              <w:rPr>
                <w:rFonts w:cs="Calibri"/>
                <w:color w:val="000000"/>
                <w:sz w:val="22"/>
                <w:szCs w:val="22"/>
                <w:lang w:val="en-IN" w:eastAsia="en-IN" w:bidi="ar-SA"/>
              </w:rPr>
            </w:pPr>
            <w:r w:rsidRPr="0044762B">
              <w:rPr>
                <w:rFonts w:cs="Calibri"/>
                <w:color w:val="000000"/>
                <w:sz w:val="22"/>
                <w:szCs w:val="22"/>
                <w:lang w:val="en-IN" w:eastAsia="en-IN" w:bidi="ar-SA"/>
              </w:rPr>
              <w:br/>
              <w:t>com.mobile.tests</w:t>
            </w:r>
          </w:p>
        </w:tc>
        <w:tc>
          <w:tcPr>
            <w:tcW w:w="3600" w:type="dxa"/>
            <w:tcBorders>
              <w:top w:val="nil"/>
              <w:left w:val="single" w:sz="4" w:space="0" w:color="auto"/>
              <w:bottom w:val="single" w:sz="4" w:space="0" w:color="auto"/>
              <w:right w:val="single" w:sz="4" w:space="0" w:color="auto"/>
            </w:tcBorders>
            <w:shd w:val="clear" w:color="auto" w:fill="auto"/>
            <w:hideMark/>
          </w:tcPr>
          <w:p w14:paraId="538186B1" w14:textId="77777777" w:rsidR="004E52D7"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com.mobile.tests</w:t>
            </w:r>
            <w:r>
              <w:rPr>
                <w:rFonts w:cs="Calibri"/>
                <w:color w:val="000000"/>
                <w:sz w:val="22"/>
                <w:szCs w:val="22"/>
                <w:lang w:val="en-IN" w:eastAsia="en-IN" w:bidi="ar-SA"/>
              </w:rPr>
              <w:t>.android</w:t>
            </w:r>
          </w:p>
          <w:p w14:paraId="2B19114A"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com.mobile.tests</w:t>
            </w:r>
            <w:r>
              <w:rPr>
                <w:rFonts w:cs="Calibri"/>
                <w:color w:val="000000"/>
                <w:sz w:val="22"/>
                <w:szCs w:val="22"/>
                <w:lang w:val="en-IN" w:eastAsia="en-IN" w:bidi="ar-SA"/>
              </w:rPr>
              <w:t>.ios</w:t>
            </w:r>
          </w:p>
        </w:tc>
      </w:tr>
      <w:tr w:rsidR="004E52D7" w:rsidRPr="0044762B" w14:paraId="7A2A8073" w14:textId="77777777" w:rsidTr="00B645C2">
        <w:trPr>
          <w:trHeight w:val="576"/>
        </w:trPr>
        <w:tc>
          <w:tcPr>
            <w:tcW w:w="1280" w:type="dxa"/>
            <w:tcBorders>
              <w:top w:val="nil"/>
              <w:left w:val="single" w:sz="4" w:space="0" w:color="auto"/>
              <w:bottom w:val="single" w:sz="4" w:space="0" w:color="auto"/>
              <w:right w:val="single" w:sz="4" w:space="0" w:color="auto"/>
            </w:tcBorders>
            <w:shd w:val="clear" w:color="auto" w:fill="auto"/>
            <w:noWrap/>
            <w:hideMark/>
          </w:tcPr>
          <w:p w14:paraId="045A9A8D"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WEB</w:t>
            </w:r>
          </w:p>
        </w:tc>
        <w:tc>
          <w:tcPr>
            <w:tcW w:w="3415" w:type="dxa"/>
            <w:tcBorders>
              <w:top w:val="single" w:sz="4" w:space="0" w:color="auto"/>
              <w:left w:val="nil"/>
              <w:bottom w:val="single" w:sz="4" w:space="0" w:color="auto"/>
              <w:right w:val="single" w:sz="4" w:space="0" w:color="auto"/>
            </w:tcBorders>
          </w:tcPr>
          <w:p w14:paraId="22E7CAE5" w14:textId="77777777" w:rsidR="004E52D7" w:rsidRPr="0044762B" w:rsidRDefault="004E52D7" w:rsidP="00B645C2">
            <w:pPr>
              <w:spacing w:before="0" w:after="0" w:line="240" w:lineRule="auto"/>
              <w:jc w:val="center"/>
              <w:rPr>
                <w:rFonts w:cs="Calibri"/>
                <w:color w:val="000000"/>
                <w:sz w:val="22"/>
                <w:szCs w:val="22"/>
                <w:lang w:val="en-IN" w:eastAsia="en-IN" w:bidi="ar-SA"/>
              </w:rPr>
            </w:pPr>
            <w:r w:rsidRPr="0044762B">
              <w:rPr>
                <w:rFonts w:cs="Calibri"/>
                <w:color w:val="000000"/>
                <w:sz w:val="22"/>
                <w:szCs w:val="22"/>
                <w:lang w:val="en-IN" w:eastAsia="en-IN" w:bidi="ar-SA"/>
              </w:rPr>
              <w:br/>
              <w:t>com.web.tests</w:t>
            </w:r>
          </w:p>
        </w:tc>
        <w:tc>
          <w:tcPr>
            <w:tcW w:w="3600" w:type="dxa"/>
            <w:tcBorders>
              <w:top w:val="nil"/>
              <w:left w:val="single" w:sz="4" w:space="0" w:color="auto"/>
              <w:bottom w:val="single" w:sz="4" w:space="0" w:color="auto"/>
              <w:right w:val="single" w:sz="4" w:space="0" w:color="auto"/>
            </w:tcBorders>
            <w:shd w:val="clear" w:color="auto" w:fill="auto"/>
            <w:hideMark/>
          </w:tcPr>
          <w:p w14:paraId="315F8B75" w14:textId="77777777" w:rsidR="004E52D7"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com.web.tests</w:t>
            </w:r>
            <w:r>
              <w:rPr>
                <w:rFonts w:cs="Calibri"/>
                <w:color w:val="000000"/>
                <w:sz w:val="22"/>
                <w:szCs w:val="22"/>
                <w:lang w:val="en-IN" w:eastAsia="en-IN" w:bidi="ar-SA"/>
              </w:rPr>
              <w:t>.smoketest</w:t>
            </w:r>
          </w:p>
          <w:p w14:paraId="3975E04B" w14:textId="77777777" w:rsidR="004E52D7" w:rsidRPr="0044762B" w:rsidRDefault="004E52D7" w:rsidP="00B645C2">
            <w:pPr>
              <w:spacing w:before="0" w:after="0" w:line="240" w:lineRule="auto"/>
              <w:rPr>
                <w:rFonts w:cs="Calibri"/>
                <w:color w:val="000000"/>
                <w:sz w:val="22"/>
                <w:szCs w:val="22"/>
                <w:lang w:val="en-IN" w:eastAsia="en-IN" w:bidi="ar-SA"/>
              </w:rPr>
            </w:pPr>
            <w:r w:rsidRPr="0044762B">
              <w:rPr>
                <w:rFonts w:cs="Calibri"/>
                <w:color w:val="000000"/>
                <w:sz w:val="22"/>
                <w:szCs w:val="22"/>
                <w:lang w:val="en-IN" w:eastAsia="en-IN" w:bidi="ar-SA"/>
              </w:rPr>
              <w:t>com.web.tests</w:t>
            </w:r>
            <w:r>
              <w:rPr>
                <w:rFonts w:cs="Calibri"/>
                <w:color w:val="000000"/>
                <w:sz w:val="22"/>
                <w:szCs w:val="22"/>
                <w:lang w:val="en-IN" w:eastAsia="en-IN" w:bidi="ar-SA"/>
              </w:rPr>
              <w:t>.regression</w:t>
            </w:r>
          </w:p>
        </w:tc>
      </w:tr>
    </w:tbl>
    <w:p w14:paraId="4B8EA87F" w14:textId="77777777" w:rsidR="004E52D7" w:rsidRDefault="004E52D7" w:rsidP="004E52D7">
      <w:pPr>
        <w:spacing w:before="0" w:after="0" w:line="240" w:lineRule="auto"/>
        <w:rPr>
          <w:ins w:id="454" w:author="Vrushali Karla" w:date="2018-11-20T13:27:00Z"/>
          <w:rFonts w:asciiTheme="minorHAnsi" w:hAnsiTheme="minorHAnsi" w:cs="Calibri"/>
          <w:noProof/>
          <w:color w:val="000000"/>
          <w:spacing w:val="-2"/>
        </w:rPr>
      </w:pPr>
    </w:p>
    <w:p w14:paraId="3AE2FF8E" w14:textId="77777777" w:rsidR="004E52D7" w:rsidRDefault="004E52D7" w:rsidP="004E52D7">
      <w:pPr>
        <w:spacing w:before="0" w:after="0" w:line="240" w:lineRule="auto"/>
        <w:rPr>
          <w:ins w:id="455" w:author="Vrushali Karla" w:date="2018-11-20T13:27:00Z"/>
          <w:rFonts w:asciiTheme="minorHAnsi" w:hAnsiTheme="minorHAnsi" w:cs="Calibri"/>
          <w:noProof/>
          <w:color w:val="000000"/>
          <w:spacing w:val="-2"/>
        </w:rPr>
      </w:pPr>
      <w:ins w:id="456" w:author="Vrushali Karla" w:date="2018-11-20T13:27:00Z">
        <w:r>
          <w:rPr>
            <w:rFonts w:asciiTheme="minorHAnsi" w:hAnsiTheme="minorHAnsi" w:cs="Calibri"/>
            <w:noProof/>
            <w:color w:val="000000"/>
            <w:spacing w:val="-2"/>
          </w:rPr>
          <w:t>Extended packages for plugins to include new or overrride methods</w:t>
        </w:r>
      </w:ins>
    </w:p>
    <w:tbl>
      <w:tblPr>
        <w:tblW w:w="4695" w:type="dxa"/>
        <w:tblInd w:w="93" w:type="dxa"/>
        <w:tblLook w:val="04A0" w:firstRow="1" w:lastRow="0" w:firstColumn="1" w:lastColumn="0" w:noHBand="0" w:noVBand="1"/>
        <w:tblPrChange w:id="457" w:author="Vrushali Karla" w:date="2018-11-20T13:28:00Z">
          <w:tblPr>
            <w:tblW w:w="8295" w:type="dxa"/>
            <w:tblInd w:w="93" w:type="dxa"/>
            <w:tblLook w:val="04A0" w:firstRow="1" w:lastRow="0" w:firstColumn="1" w:lastColumn="0" w:noHBand="0" w:noVBand="1"/>
          </w:tblPr>
        </w:tblPrChange>
      </w:tblPr>
      <w:tblGrid>
        <w:gridCol w:w="1280"/>
        <w:gridCol w:w="3415"/>
        <w:tblGridChange w:id="458">
          <w:tblGrid>
            <w:gridCol w:w="1280"/>
            <w:gridCol w:w="3415"/>
          </w:tblGrid>
        </w:tblGridChange>
      </w:tblGrid>
      <w:tr w:rsidR="004E52D7" w:rsidRPr="0044762B" w14:paraId="0A4F57E2" w14:textId="77777777" w:rsidTr="00B645C2">
        <w:trPr>
          <w:trHeight w:val="288"/>
          <w:ins w:id="459" w:author="Vrushali Karla" w:date="2018-11-20T13:27:00Z"/>
          <w:trPrChange w:id="460" w:author="Vrushali Karla" w:date="2018-11-20T13:28:00Z">
            <w:trPr>
              <w:trHeight w:val="288"/>
            </w:trPr>
          </w:trPrChange>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461" w:author="Vrushali Karla" w:date="2018-11-20T13:28:00Z">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3172C83F" w14:textId="77777777" w:rsidR="004E52D7" w:rsidRPr="0044762B" w:rsidRDefault="004E52D7" w:rsidP="00B645C2">
            <w:pPr>
              <w:spacing w:before="0" w:after="0" w:line="240" w:lineRule="auto"/>
              <w:rPr>
                <w:ins w:id="462" w:author="Vrushali Karla" w:date="2018-11-20T13:27:00Z"/>
                <w:rFonts w:cs="Calibri"/>
                <w:b/>
                <w:bCs/>
                <w:color w:val="000000"/>
                <w:sz w:val="22"/>
                <w:szCs w:val="22"/>
                <w:lang w:val="en-IN" w:eastAsia="en-IN" w:bidi="ar-SA"/>
              </w:rPr>
            </w:pPr>
            <w:ins w:id="463" w:author="Vrushali Karla" w:date="2018-11-20T13:27:00Z">
              <w:r w:rsidRPr="0044762B">
                <w:rPr>
                  <w:rFonts w:cs="Calibri"/>
                  <w:b/>
                  <w:bCs/>
                  <w:color w:val="000000"/>
                  <w:sz w:val="22"/>
                  <w:szCs w:val="22"/>
                  <w:lang w:val="en-IN" w:eastAsia="en-IN" w:bidi="ar-SA"/>
                </w:rPr>
                <w:t>TYPE</w:t>
              </w:r>
            </w:ins>
          </w:p>
        </w:tc>
        <w:tc>
          <w:tcPr>
            <w:tcW w:w="3415" w:type="dxa"/>
            <w:tcBorders>
              <w:top w:val="single" w:sz="4" w:space="0" w:color="auto"/>
              <w:left w:val="nil"/>
              <w:bottom w:val="single" w:sz="4" w:space="0" w:color="auto"/>
              <w:right w:val="single" w:sz="4" w:space="0" w:color="auto"/>
            </w:tcBorders>
            <w:vAlign w:val="bottom"/>
            <w:tcPrChange w:id="464" w:author="Vrushali Karla" w:date="2018-11-20T13:28:00Z">
              <w:tcPr>
                <w:tcW w:w="3415" w:type="dxa"/>
                <w:tcBorders>
                  <w:top w:val="single" w:sz="4" w:space="0" w:color="auto"/>
                  <w:left w:val="nil"/>
                  <w:bottom w:val="single" w:sz="4" w:space="0" w:color="auto"/>
                  <w:right w:val="single" w:sz="4" w:space="0" w:color="auto"/>
                </w:tcBorders>
                <w:vAlign w:val="bottom"/>
              </w:tcPr>
            </w:tcPrChange>
          </w:tcPr>
          <w:p w14:paraId="1B78F4AD" w14:textId="77777777" w:rsidR="004E52D7" w:rsidRPr="0044762B" w:rsidRDefault="004E52D7" w:rsidP="00B645C2">
            <w:pPr>
              <w:spacing w:before="0" w:after="0" w:line="240" w:lineRule="auto"/>
              <w:rPr>
                <w:ins w:id="465" w:author="Vrushali Karla" w:date="2018-11-20T13:27:00Z"/>
                <w:rFonts w:cs="Calibri"/>
                <w:b/>
                <w:bCs/>
                <w:color w:val="000000"/>
                <w:sz w:val="22"/>
                <w:szCs w:val="22"/>
                <w:lang w:val="en-IN" w:eastAsia="en-IN" w:bidi="ar-SA"/>
              </w:rPr>
            </w:pPr>
            <w:ins w:id="466" w:author="Vrushali Karla" w:date="2018-11-20T13:28:00Z">
              <w:r>
                <w:rPr>
                  <w:rFonts w:cs="Calibri"/>
                  <w:b/>
                  <w:bCs/>
                  <w:color w:val="000000"/>
                  <w:sz w:val="22"/>
                  <w:szCs w:val="22"/>
                  <w:lang w:val="en-IN" w:eastAsia="en-IN" w:bidi="ar-SA"/>
                </w:rPr>
                <w:t xml:space="preserve">Extension </w:t>
              </w:r>
            </w:ins>
            <w:ins w:id="467" w:author="Vrushali Karla" w:date="2018-11-20T13:27:00Z">
              <w:r w:rsidRPr="0044762B">
                <w:rPr>
                  <w:rFonts w:cs="Calibri"/>
                  <w:b/>
                  <w:bCs/>
                  <w:color w:val="000000"/>
                  <w:sz w:val="22"/>
                  <w:szCs w:val="22"/>
                  <w:lang w:val="en-IN" w:eastAsia="en-IN" w:bidi="ar-SA"/>
                </w:rPr>
                <w:t>PACKAGES (src/test/java)</w:t>
              </w:r>
            </w:ins>
          </w:p>
        </w:tc>
      </w:tr>
      <w:tr w:rsidR="004E52D7" w:rsidRPr="0044762B" w14:paraId="08512E26" w14:textId="77777777" w:rsidTr="00B645C2">
        <w:trPr>
          <w:trHeight w:val="576"/>
          <w:ins w:id="468" w:author="Vrushali Karla" w:date="2018-11-20T13:27:00Z"/>
          <w:trPrChange w:id="469" w:author="Vrushali Karla" w:date="2018-11-20T13:28:00Z">
            <w:trPr>
              <w:trHeight w:val="576"/>
            </w:trPr>
          </w:trPrChange>
        </w:trPr>
        <w:tc>
          <w:tcPr>
            <w:tcW w:w="1280" w:type="dxa"/>
            <w:tcBorders>
              <w:top w:val="nil"/>
              <w:left w:val="single" w:sz="4" w:space="0" w:color="auto"/>
              <w:bottom w:val="single" w:sz="4" w:space="0" w:color="auto"/>
              <w:right w:val="single" w:sz="4" w:space="0" w:color="auto"/>
            </w:tcBorders>
            <w:shd w:val="clear" w:color="auto" w:fill="auto"/>
            <w:noWrap/>
            <w:hideMark/>
            <w:tcPrChange w:id="470" w:author="Vrushali Karla" w:date="2018-11-20T13:28:00Z">
              <w:tcPr>
                <w:tcW w:w="1280" w:type="dxa"/>
                <w:tcBorders>
                  <w:top w:val="nil"/>
                  <w:left w:val="single" w:sz="4" w:space="0" w:color="auto"/>
                  <w:bottom w:val="single" w:sz="4" w:space="0" w:color="auto"/>
                  <w:right w:val="single" w:sz="4" w:space="0" w:color="auto"/>
                </w:tcBorders>
                <w:shd w:val="clear" w:color="auto" w:fill="auto"/>
                <w:noWrap/>
                <w:hideMark/>
              </w:tcPr>
            </w:tcPrChange>
          </w:tcPr>
          <w:p w14:paraId="20EB3413" w14:textId="77777777" w:rsidR="004E52D7" w:rsidRPr="0044762B" w:rsidRDefault="004E52D7" w:rsidP="00B645C2">
            <w:pPr>
              <w:spacing w:before="0" w:after="0" w:line="240" w:lineRule="auto"/>
              <w:rPr>
                <w:ins w:id="471" w:author="Vrushali Karla" w:date="2018-11-20T13:27:00Z"/>
                <w:rFonts w:cs="Calibri"/>
                <w:color w:val="000000"/>
                <w:sz w:val="22"/>
                <w:szCs w:val="22"/>
                <w:lang w:val="en-IN" w:eastAsia="en-IN" w:bidi="ar-SA"/>
              </w:rPr>
            </w:pPr>
            <w:ins w:id="472" w:author="Vrushali Karla" w:date="2018-11-20T13:27:00Z">
              <w:r w:rsidRPr="0044762B">
                <w:rPr>
                  <w:rFonts w:cs="Calibri"/>
                  <w:color w:val="000000"/>
                  <w:sz w:val="22"/>
                  <w:szCs w:val="22"/>
                  <w:lang w:val="en-IN" w:eastAsia="en-IN" w:bidi="ar-SA"/>
                </w:rPr>
                <w:t>API</w:t>
              </w:r>
            </w:ins>
          </w:p>
        </w:tc>
        <w:tc>
          <w:tcPr>
            <w:tcW w:w="3415" w:type="dxa"/>
            <w:tcBorders>
              <w:top w:val="single" w:sz="4" w:space="0" w:color="auto"/>
              <w:left w:val="nil"/>
              <w:bottom w:val="single" w:sz="4" w:space="0" w:color="auto"/>
              <w:right w:val="single" w:sz="4" w:space="0" w:color="auto"/>
            </w:tcBorders>
            <w:tcPrChange w:id="473" w:author="Vrushali Karla" w:date="2018-11-20T13:28:00Z">
              <w:tcPr>
                <w:tcW w:w="3415" w:type="dxa"/>
                <w:tcBorders>
                  <w:top w:val="single" w:sz="4" w:space="0" w:color="auto"/>
                  <w:left w:val="nil"/>
                  <w:bottom w:val="single" w:sz="4" w:space="0" w:color="auto"/>
                  <w:right w:val="single" w:sz="4" w:space="0" w:color="auto"/>
                </w:tcBorders>
              </w:tcPr>
            </w:tcPrChange>
          </w:tcPr>
          <w:p w14:paraId="7A396E80" w14:textId="77777777" w:rsidR="004E52D7" w:rsidRPr="0044762B" w:rsidRDefault="004E52D7" w:rsidP="00B645C2">
            <w:pPr>
              <w:spacing w:before="0" w:after="0" w:line="240" w:lineRule="auto"/>
              <w:jc w:val="center"/>
              <w:rPr>
                <w:ins w:id="474" w:author="Vrushali Karla" w:date="2018-11-20T13:27:00Z"/>
                <w:rFonts w:cs="Calibri"/>
                <w:color w:val="000000"/>
                <w:sz w:val="22"/>
                <w:szCs w:val="22"/>
                <w:lang w:val="en-IN" w:eastAsia="en-IN" w:bidi="ar-SA"/>
              </w:rPr>
            </w:pPr>
            <w:ins w:id="475" w:author="Vrushali Karla" w:date="2018-11-20T13:28:00Z">
              <w:r w:rsidRPr="001E6576">
                <w:rPr>
                  <w:rFonts w:cs="Calibri"/>
                  <w:color w:val="000000"/>
                  <w:sz w:val="22"/>
                  <w:szCs w:val="22"/>
                  <w:lang w:val="en-IN" w:eastAsia="en-IN" w:bidi="ar-SA"/>
                </w:rPr>
                <w:t>com.fusion.plugin.extension.api</w:t>
              </w:r>
            </w:ins>
          </w:p>
        </w:tc>
      </w:tr>
      <w:tr w:rsidR="004E52D7" w:rsidRPr="0044762B" w14:paraId="22A1768F" w14:textId="77777777" w:rsidTr="00B645C2">
        <w:trPr>
          <w:trHeight w:val="576"/>
          <w:ins w:id="476" w:author="Vrushali Karla" w:date="2018-11-20T13:27:00Z"/>
          <w:trPrChange w:id="477" w:author="Vrushali Karla" w:date="2018-11-20T13:28:00Z">
            <w:trPr>
              <w:trHeight w:val="576"/>
            </w:trPr>
          </w:trPrChange>
        </w:trPr>
        <w:tc>
          <w:tcPr>
            <w:tcW w:w="1280" w:type="dxa"/>
            <w:tcBorders>
              <w:top w:val="nil"/>
              <w:left w:val="single" w:sz="4" w:space="0" w:color="auto"/>
              <w:bottom w:val="single" w:sz="4" w:space="0" w:color="auto"/>
              <w:right w:val="single" w:sz="4" w:space="0" w:color="auto"/>
            </w:tcBorders>
            <w:shd w:val="clear" w:color="auto" w:fill="auto"/>
            <w:noWrap/>
            <w:hideMark/>
            <w:tcPrChange w:id="478" w:author="Vrushali Karla" w:date="2018-11-20T13:28:00Z">
              <w:tcPr>
                <w:tcW w:w="1280" w:type="dxa"/>
                <w:tcBorders>
                  <w:top w:val="nil"/>
                  <w:left w:val="single" w:sz="4" w:space="0" w:color="auto"/>
                  <w:bottom w:val="single" w:sz="4" w:space="0" w:color="auto"/>
                  <w:right w:val="single" w:sz="4" w:space="0" w:color="auto"/>
                </w:tcBorders>
                <w:shd w:val="clear" w:color="auto" w:fill="auto"/>
                <w:noWrap/>
                <w:hideMark/>
              </w:tcPr>
            </w:tcPrChange>
          </w:tcPr>
          <w:p w14:paraId="2D640ED8" w14:textId="77777777" w:rsidR="004E52D7" w:rsidRPr="0044762B" w:rsidRDefault="004E52D7" w:rsidP="00B645C2">
            <w:pPr>
              <w:spacing w:before="0" w:after="0" w:line="240" w:lineRule="auto"/>
              <w:rPr>
                <w:ins w:id="479" w:author="Vrushali Karla" w:date="2018-11-20T13:27:00Z"/>
                <w:rFonts w:cs="Calibri"/>
                <w:color w:val="000000"/>
                <w:sz w:val="22"/>
                <w:szCs w:val="22"/>
                <w:lang w:val="en-IN" w:eastAsia="en-IN" w:bidi="ar-SA"/>
              </w:rPr>
            </w:pPr>
            <w:ins w:id="480" w:author="Vrushali Karla" w:date="2018-11-20T13:27:00Z">
              <w:r w:rsidRPr="0044762B">
                <w:rPr>
                  <w:rFonts w:cs="Calibri"/>
                  <w:color w:val="000000"/>
                  <w:sz w:val="22"/>
                  <w:szCs w:val="22"/>
                  <w:lang w:val="en-IN" w:eastAsia="en-IN" w:bidi="ar-SA"/>
                </w:rPr>
                <w:t>DATABASE</w:t>
              </w:r>
            </w:ins>
          </w:p>
        </w:tc>
        <w:tc>
          <w:tcPr>
            <w:tcW w:w="3415" w:type="dxa"/>
            <w:tcBorders>
              <w:top w:val="single" w:sz="4" w:space="0" w:color="auto"/>
              <w:left w:val="nil"/>
              <w:bottom w:val="single" w:sz="4" w:space="0" w:color="auto"/>
              <w:right w:val="single" w:sz="4" w:space="0" w:color="auto"/>
            </w:tcBorders>
            <w:tcPrChange w:id="481" w:author="Vrushali Karla" w:date="2018-11-20T13:28:00Z">
              <w:tcPr>
                <w:tcW w:w="3415" w:type="dxa"/>
                <w:tcBorders>
                  <w:top w:val="single" w:sz="4" w:space="0" w:color="auto"/>
                  <w:left w:val="nil"/>
                  <w:bottom w:val="single" w:sz="4" w:space="0" w:color="auto"/>
                  <w:right w:val="single" w:sz="4" w:space="0" w:color="auto"/>
                </w:tcBorders>
              </w:tcPr>
            </w:tcPrChange>
          </w:tcPr>
          <w:p w14:paraId="729A404B" w14:textId="77777777" w:rsidR="004E52D7" w:rsidRPr="0044762B" w:rsidRDefault="004E52D7" w:rsidP="00B645C2">
            <w:pPr>
              <w:spacing w:before="0" w:after="0" w:line="240" w:lineRule="auto"/>
              <w:jc w:val="center"/>
              <w:rPr>
                <w:ins w:id="482" w:author="Vrushali Karla" w:date="2018-11-20T13:27:00Z"/>
                <w:rFonts w:cs="Calibri"/>
                <w:color w:val="000000"/>
                <w:sz w:val="22"/>
                <w:szCs w:val="22"/>
                <w:lang w:val="en-IN" w:eastAsia="en-IN" w:bidi="ar-SA"/>
              </w:rPr>
            </w:pPr>
            <w:ins w:id="483" w:author="Vrushali Karla" w:date="2018-11-20T13:28:00Z">
              <w:r w:rsidRPr="001E6576">
                <w:rPr>
                  <w:rFonts w:cs="Calibri"/>
                  <w:color w:val="000000"/>
                  <w:sz w:val="22"/>
                  <w:szCs w:val="22"/>
                  <w:lang w:val="en-IN" w:eastAsia="en-IN" w:bidi="ar-SA"/>
                </w:rPr>
                <w:t>com.fusion.plugin.extension.db</w:t>
              </w:r>
            </w:ins>
          </w:p>
        </w:tc>
      </w:tr>
      <w:tr w:rsidR="004E52D7" w:rsidRPr="0044762B" w14:paraId="35F91E15" w14:textId="77777777" w:rsidTr="00B645C2">
        <w:trPr>
          <w:trHeight w:val="576"/>
          <w:ins w:id="484" w:author="Vrushali Karla" w:date="2018-11-20T13:27:00Z"/>
          <w:trPrChange w:id="485" w:author="Vrushali Karla" w:date="2018-11-20T13:28:00Z">
            <w:trPr>
              <w:trHeight w:val="576"/>
            </w:trPr>
          </w:trPrChange>
        </w:trPr>
        <w:tc>
          <w:tcPr>
            <w:tcW w:w="1280" w:type="dxa"/>
            <w:tcBorders>
              <w:top w:val="nil"/>
              <w:left w:val="single" w:sz="4" w:space="0" w:color="auto"/>
              <w:bottom w:val="single" w:sz="4" w:space="0" w:color="auto"/>
              <w:right w:val="single" w:sz="4" w:space="0" w:color="auto"/>
            </w:tcBorders>
            <w:shd w:val="clear" w:color="auto" w:fill="auto"/>
            <w:noWrap/>
            <w:hideMark/>
            <w:tcPrChange w:id="486" w:author="Vrushali Karla" w:date="2018-11-20T13:28:00Z">
              <w:tcPr>
                <w:tcW w:w="1280" w:type="dxa"/>
                <w:tcBorders>
                  <w:top w:val="nil"/>
                  <w:left w:val="single" w:sz="4" w:space="0" w:color="auto"/>
                  <w:bottom w:val="single" w:sz="4" w:space="0" w:color="auto"/>
                  <w:right w:val="single" w:sz="4" w:space="0" w:color="auto"/>
                </w:tcBorders>
                <w:shd w:val="clear" w:color="auto" w:fill="auto"/>
                <w:noWrap/>
                <w:hideMark/>
              </w:tcPr>
            </w:tcPrChange>
          </w:tcPr>
          <w:p w14:paraId="274E026D" w14:textId="77777777" w:rsidR="004E52D7" w:rsidRPr="0044762B" w:rsidRDefault="004E52D7" w:rsidP="00B645C2">
            <w:pPr>
              <w:spacing w:before="0" w:after="0" w:line="240" w:lineRule="auto"/>
              <w:rPr>
                <w:ins w:id="487" w:author="Vrushali Karla" w:date="2018-11-20T13:27:00Z"/>
                <w:rFonts w:cs="Calibri"/>
                <w:color w:val="000000"/>
                <w:sz w:val="22"/>
                <w:szCs w:val="22"/>
                <w:lang w:val="en-IN" w:eastAsia="en-IN" w:bidi="ar-SA"/>
              </w:rPr>
            </w:pPr>
            <w:ins w:id="488" w:author="Vrushali Karla" w:date="2018-11-20T13:27:00Z">
              <w:r w:rsidRPr="0044762B">
                <w:rPr>
                  <w:rFonts w:cs="Calibri"/>
                  <w:color w:val="000000"/>
                  <w:sz w:val="22"/>
                  <w:szCs w:val="22"/>
                  <w:lang w:val="en-IN" w:eastAsia="en-IN" w:bidi="ar-SA"/>
                </w:rPr>
                <w:t>MOBILE</w:t>
              </w:r>
            </w:ins>
          </w:p>
        </w:tc>
        <w:tc>
          <w:tcPr>
            <w:tcW w:w="3415" w:type="dxa"/>
            <w:tcBorders>
              <w:top w:val="single" w:sz="4" w:space="0" w:color="auto"/>
              <w:left w:val="nil"/>
              <w:bottom w:val="single" w:sz="4" w:space="0" w:color="auto"/>
              <w:right w:val="single" w:sz="4" w:space="0" w:color="auto"/>
            </w:tcBorders>
            <w:tcPrChange w:id="489" w:author="Vrushali Karla" w:date="2018-11-20T13:28:00Z">
              <w:tcPr>
                <w:tcW w:w="3415" w:type="dxa"/>
                <w:tcBorders>
                  <w:top w:val="single" w:sz="4" w:space="0" w:color="auto"/>
                  <w:left w:val="nil"/>
                  <w:bottom w:val="single" w:sz="4" w:space="0" w:color="auto"/>
                  <w:right w:val="single" w:sz="4" w:space="0" w:color="auto"/>
                </w:tcBorders>
              </w:tcPr>
            </w:tcPrChange>
          </w:tcPr>
          <w:p w14:paraId="76BFC518" w14:textId="77777777" w:rsidR="004E52D7" w:rsidRPr="0044762B" w:rsidRDefault="004E52D7" w:rsidP="00B645C2">
            <w:pPr>
              <w:spacing w:before="0" w:after="0" w:line="240" w:lineRule="auto"/>
              <w:jc w:val="center"/>
              <w:rPr>
                <w:ins w:id="490" w:author="Vrushali Karla" w:date="2018-11-20T13:27:00Z"/>
                <w:rFonts w:cs="Calibri"/>
                <w:color w:val="000000"/>
                <w:sz w:val="22"/>
                <w:szCs w:val="22"/>
                <w:lang w:val="en-IN" w:eastAsia="en-IN" w:bidi="ar-SA"/>
              </w:rPr>
            </w:pPr>
            <w:ins w:id="491" w:author="Vrushali Karla" w:date="2018-11-20T13:27:00Z">
              <w:r w:rsidRPr="0044762B">
                <w:rPr>
                  <w:rFonts w:cs="Calibri"/>
                  <w:color w:val="000000"/>
                  <w:sz w:val="22"/>
                  <w:szCs w:val="22"/>
                  <w:lang w:val="en-IN" w:eastAsia="en-IN" w:bidi="ar-SA"/>
                </w:rPr>
                <w:br/>
              </w:r>
            </w:ins>
            <w:ins w:id="492" w:author="Vrushali Karla" w:date="2018-11-20T13:29:00Z">
              <w:r w:rsidRPr="00A026E8">
                <w:rPr>
                  <w:rFonts w:cs="Calibri"/>
                  <w:color w:val="000000"/>
                  <w:sz w:val="22"/>
                  <w:szCs w:val="22"/>
                  <w:lang w:val="en-IN" w:eastAsia="en-IN" w:bidi="ar-SA"/>
                </w:rPr>
                <w:t>com.fusion.plugin.extension.mobile</w:t>
              </w:r>
            </w:ins>
          </w:p>
        </w:tc>
      </w:tr>
      <w:tr w:rsidR="004E52D7" w:rsidRPr="0044762B" w14:paraId="0F7C5711" w14:textId="77777777" w:rsidTr="00B645C2">
        <w:trPr>
          <w:trHeight w:val="576"/>
          <w:ins w:id="493" w:author="Vrushali Karla" w:date="2018-11-20T13:27:00Z"/>
          <w:trPrChange w:id="494" w:author="Vrushali Karla" w:date="2018-11-20T13:28:00Z">
            <w:trPr>
              <w:trHeight w:val="576"/>
            </w:trPr>
          </w:trPrChange>
        </w:trPr>
        <w:tc>
          <w:tcPr>
            <w:tcW w:w="1280" w:type="dxa"/>
            <w:tcBorders>
              <w:top w:val="nil"/>
              <w:left w:val="single" w:sz="4" w:space="0" w:color="auto"/>
              <w:bottom w:val="single" w:sz="4" w:space="0" w:color="auto"/>
              <w:right w:val="single" w:sz="4" w:space="0" w:color="auto"/>
            </w:tcBorders>
            <w:shd w:val="clear" w:color="auto" w:fill="auto"/>
            <w:noWrap/>
            <w:hideMark/>
            <w:tcPrChange w:id="495" w:author="Vrushali Karla" w:date="2018-11-20T13:28:00Z">
              <w:tcPr>
                <w:tcW w:w="1280" w:type="dxa"/>
                <w:tcBorders>
                  <w:top w:val="nil"/>
                  <w:left w:val="single" w:sz="4" w:space="0" w:color="auto"/>
                  <w:bottom w:val="single" w:sz="4" w:space="0" w:color="auto"/>
                  <w:right w:val="single" w:sz="4" w:space="0" w:color="auto"/>
                </w:tcBorders>
                <w:shd w:val="clear" w:color="auto" w:fill="auto"/>
                <w:noWrap/>
                <w:hideMark/>
              </w:tcPr>
            </w:tcPrChange>
          </w:tcPr>
          <w:p w14:paraId="3103E8EA" w14:textId="77777777" w:rsidR="004E52D7" w:rsidRPr="0044762B" w:rsidRDefault="004E52D7" w:rsidP="00B645C2">
            <w:pPr>
              <w:spacing w:before="0" w:after="0" w:line="240" w:lineRule="auto"/>
              <w:rPr>
                <w:ins w:id="496" w:author="Vrushali Karla" w:date="2018-11-20T13:27:00Z"/>
                <w:rFonts w:cs="Calibri"/>
                <w:color w:val="000000"/>
                <w:sz w:val="22"/>
                <w:szCs w:val="22"/>
                <w:lang w:val="en-IN" w:eastAsia="en-IN" w:bidi="ar-SA"/>
              </w:rPr>
            </w:pPr>
            <w:ins w:id="497" w:author="Vrushali Karla" w:date="2018-11-20T13:27:00Z">
              <w:r w:rsidRPr="0044762B">
                <w:rPr>
                  <w:rFonts w:cs="Calibri"/>
                  <w:color w:val="000000"/>
                  <w:sz w:val="22"/>
                  <w:szCs w:val="22"/>
                  <w:lang w:val="en-IN" w:eastAsia="en-IN" w:bidi="ar-SA"/>
                </w:rPr>
                <w:t>WEB</w:t>
              </w:r>
            </w:ins>
          </w:p>
        </w:tc>
        <w:tc>
          <w:tcPr>
            <w:tcW w:w="3415" w:type="dxa"/>
            <w:tcBorders>
              <w:top w:val="single" w:sz="4" w:space="0" w:color="auto"/>
              <w:left w:val="nil"/>
              <w:bottom w:val="single" w:sz="4" w:space="0" w:color="auto"/>
              <w:right w:val="single" w:sz="4" w:space="0" w:color="auto"/>
            </w:tcBorders>
            <w:tcPrChange w:id="498" w:author="Vrushali Karla" w:date="2018-11-20T13:28:00Z">
              <w:tcPr>
                <w:tcW w:w="3415" w:type="dxa"/>
                <w:tcBorders>
                  <w:top w:val="single" w:sz="4" w:space="0" w:color="auto"/>
                  <w:left w:val="nil"/>
                  <w:bottom w:val="single" w:sz="4" w:space="0" w:color="auto"/>
                  <w:right w:val="single" w:sz="4" w:space="0" w:color="auto"/>
                </w:tcBorders>
              </w:tcPr>
            </w:tcPrChange>
          </w:tcPr>
          <w:p w14:paraId="7E0B3850" w14:textId="77777777" w:rsidR="004E52D7" w:rsidRPr="0044762B" w:rsidRDefault="004E52D7" w:rsidP="00B645C2">
            <w:pPr>
              <w:spacing w:before="0" w:after="0" w:line="240" w:lineRule="auto"/>
              <w:jc w:val="center"/>
              <w:rPr>
                <w:ins w:id="499" w:author="Vrushali Karla" w:date="2018-11-20T13:27:00Z"/>
                <w:rFonts w:cs="Calibri"/>
                <w:color w:val="000000"/>
                <w:sz w:val="22"/>
                <w:szCs w:val="22"/>
                <w:lang w:val="en-IN" w:eastAsia="en-IN" w:bidi="ar-SA"/>
              </w:rPr>
            </w:pPr>
            <w:ins w:id="500" w:author="Vrushali Karla" w:date="2018-11-20T13:27:00Z">
              <w:r w:rsidRPr="0044762B">
                <w:rPr>
                  <w:rFonts w:cs="Calibri"/>
                  <w:color w:val="000000"/>
                  <w:sz w:val="22"/>
                  <w:szCs w:val="22"/>
                  <w:lang w:val="en-IN" w:eastAsia="en-IN" w:bidi="ar-SA"/>
                </w:rPr>
                <w:br/>
              </w:r>
            </w:ins>
            <w:ins w:id="501" w:author="Vrushali Karla" w:date="2018-11-20T13:29:00Z">
              <w:r w:rsidRPr="00A026E8">
                <w:rPr>
                  <w:rFonts w:cs="Calibri"/>
                  <w:color w:val="000000"/>
                  <w:sz w:val="22"/>
                  <w:szCs w:val="22"/>
                  <w:lang w:val="en-IN" w:eastAsia="en-IN" w:bidi="ar-SA"/>
                </w:rPr>
                <w:t>com.fusion.plugin.extension.web</w:t>
              </w:r>
            </w:ins>
          </w:p>
        </w:tc>
      </w:tr>
    </w:tbl>
    <w:p w14:paraId="3024E059" w14:textId="77777777" w:rsidR="004E52D7" w:rsidRDefault="004E52D7" w:rsidP="004E52D7">
      <w:pPr>
        <w:spacing w:before="0" w:after="0" w:line="240" w:lineRule="auto"/>
        <w:rPr>
          <w:rFonts w:asciiTheme="minorHAnsi" w:hAnsiTheme="minorHAnsi" w:cs="Calibri"/>
          <w:noProof/>
          <w:color w:val="000000"/>
          <w:spacing w:val="-2"/>
        </w:rPr>
      </w:pPr>
    </w:p>
    <w:p w14:paraId="11BF8084" w14:textId="77777777" w:rsidR="004E52D7" w:rsidRPr="008554B9" w:rsidRDefault="004E52D7" w:rsidP="004E52D7">
      <w:pPr>
        <w:spacing w:before="0" w:after="0" w:line="240" w:lineRule="auto"/>
        <w:rPr>
          <w:rFonts w:asciiTheme="minorHAnsi" w:hAnsiTheme="minorHAnsi" w:cs="Calibri"/>
          <w:b/>
          <w:noProof/>
          <w:color w:val="000000"/>
          <w:spacing w:val="-2"/>
        </w:rPr>
      </w:pPr>
      <w:r w:rsidRPr="008554B9">
        <w:rPr>
          <w:rFonts w:asciiTheme="minorHAnsi" w:hAnsiTheme="minorHAnsi" w:cs="Calibri"/>
          <w:b/>
          <w:noProof/>
          <w:color w:val="000000"/>
          <w:spacing w:val="-2"/>
        </w:rPr>
        <w:t>Sample Folder Structure:</w:t>
      </w:r>
    </w:p>
    <w:p w14:paraId="7AB1F4AF" w14:textId="77777777" w:rsidR="004E52D7" w:rsidRDefault="004E52D7" w:rsidP="004E52D7">
      <w:pPr>
        <w:spacing w:before="0" w:after="0" w:line="240" w:lineRule="auto"/>
        <w:rPr>
          <w:color w:val="000000"/>
          <w:lang w:val="en-US"/>
        </w:rPr>
      </w:pPr>
      <w:del w:id="502" w:author="Vrushali Karla" w:date="2018-11-20T13:26:00Z">
        <w:r w:rsidDel="00E4647D">
          <w:rPr>
            <w:noProof/>
            <w:color w:val="000000"/>
            <w:lang w:val="en-US" w:bidi="ar-SA"/>
          </w:rPr>
          <w:lastRenderedPageBreak/>
          <w:drawing>
            <wp:inline distT="0" distB="0" distL="0" distR="0" wp14:anchorId="3697E3B9" wp14:editId="7C07F417">
              <wp:extent cx="2717800" cy="3792855"/>
              <wp:effectExtent l="19050" t="19050" r="2540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7800" cy="3792855"/>
                      </a:xfrm>
                      <a:prstGeom prst="rect">
                        <a:avLst/>
                      </a:prstGeom>
                      <a:noFill/>
                      <a:ln>
                        <a:solidFill>
                          <a:schemeClr val="tx1"/>
                        </a:solidFill>
                      </a:ln>
                    </pic:spPr>
                  </pic:pic>
                </a:graphicData>
              </a:graphic>
            </wp:inline>
          </w:drawing>
        </w:r>
      </w:del>
      <w:ins w:id="503" w:author="Vrushali Karla" w:date="2018-11-20T13:26:00Z">
        <w:r w:rsidRPr="00E4647D">
          <w:rPr>
            <w:noProof/>
            <w:lang w:val="en-US" w:bidi="ar-SA"/>
          </w:rPr>
          <w:t xml:space="preserve"> </w:t>
        </w:r>
        <w:r>
          <w:rPr>
            <w:noProof/>
            <w:lang w:val="en-US" w:bidi="ar-SA"/>
          </w:rPr>
          <w:drawing>
            <wp:inline distT="0" distB="0" distL="0" distR="0" wp14:anchorId="582C05EC" wp14:editId="2BEC1A68">
              <wp:extent cx="2703443" cy="472307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04201" cy="4724400"/>
                      </a:xfrm>
                      <a:prstGeom prst="rect">
                        <a:avLst/>
                      </a:prstGeom>
                    </pic:spPr>
                  </pic:pic>
                </a:graphicData>
              </a:graphic>
            </wp:inline>
          </w:drawing>
        </w:r>
      </w:ins>
    </w:p>
    <w:p w14:paraId="1804C846" w14:textId="77777777" w:rsidR="004E52D7" w:rsidRPr="000A1287" w:rsidRDefault="004E52D7" w:rsidP="004E52D7">
      <w:pPr>
        <w:pStyle w:val="Heading5"/>
        <w:numPr>
          <w:ilvl w:val="2"/>
          <w:numId w:val="1"/>
        </w:numPr>
        <w:ind w:left="720"/>
        <w:rPr>
          <w:rFonts w:asciiTheme="minorHAnsi" w:hAnsiTheme="minorHAnsi" w:cstheme="minorHAnsi"/>
          <w:b/>
          <w:noProof/>
        </w:rPr>
      </w:pPr>
      <w:r w:rsidRPr="000A1287">
        <w:rPr>
          <w:rFonts w:asciiTheme="minorHAnsi" w:hAnsiTheme="minorHAnsi" w:cstheme="minorHAnsi"/>
          <w:b/>
          <w:noProof/>
        </w:rPr>
        <w:t>Extent Report</w:t>
      </w:r>
    </w:p>
    <w:p w14:paraId="0A83F216" w14:textId="77777777" w:rsidR="004E52D7" w:rsidRPr="00BA4ECD" w:rsidRDefault="004E52D7" w:rsidP="004E52D7">
      <w:pPr>
        <w:rPr>
          <w:b/>
        </w:rPr>
      </w:pPr>
      <w:r w:rsidRPr="00BA4ECD">
        <w:rPr>
          <w:b/>
        </w:rPr>
        <w:tab/>
        <w:t>Introduction:</w:t>
      </w:r>
    </w:p>
    <w:p w14:paraId="02EAE281" w14:textId="77777777" w:rsidR="004E52D7" w:rsidRDefault="004E52D7" w:rsidP="004E52D7">
      <w:pPr>
        <w:pStyle w:val="ListParagraph"/>
        <w:numPr>
          <w:ilvl w:val="0"/>
          <w:numId w:val="15"/>
        </w:numPr>
        <w:spacing w:before="0" w:after="160" w:line="259" w:lineRule="auto"/>
      </w:pPr>
      <w:r>
        <w:t>Extent report is used here in Fusion framework with usage of libraries like TestNG v6.11 and ExtentReport v3.1.0</w:t>
      </w:r>
    </w:p>
    <w:p w14:paraId="08001E4C" w14:textId="77777777" w:rsidR="004E52D7" w:rsidRDefault="004E52D7" w:rsidP="004E52D7">
      <w:pPr>
        <w:pStyle w:val="ListParagraph"/>
        <w:numPr>
          <w:ilvl w:val="0"/>
          <w:numId w:val="15"/>
        </w:numPr>
        <w:spacing w:before="0" w:after="160" w:line="259" w:lineRule="auto"/>
      </w:pPr>
      <w:r>
        <w:t>Extent report is implemented to reflect testNG output/behaviour, so if extent report marks a test as 'Skip' then it’s because of underlying testNG behavior.</w:t>
      </w:r>
    </w:p>
    <w:p w14:paraId="0796FC44" w14:textId="77777777" w:rsidR="004E52D7" w:rsidRDefault="004E52D7" w:rsidP="004E52D7">
      <w:pPr>
        <w:pStyle w:val="ListParagraph"/>
        <w:numPr>
          <w:ilvl w:val="0"/>
          <w:numId w:val="15"/>
        </w:numPr>
        <w:spacing w:before="0" w:after="160" w:line="259" w:lineRule="auto"/>
      </w:pPr>
      <w:r>
        <w:t>Extent report creates test object for every data iteration of test method (@Test ). It will also provide an additional test entry object separately for any configuration method failures where all such failures can be seen together for every test (&lt;test&gt; in testNG xml) within a given suite.</w:t>
      </w:r>
      <w:r>
        <w:tab/>
      </w:r>
    </w:p>
    <w:p w14:paraId="46587F15" w14:textId="77777777" w:rsidR="004E52D7" w:rsidRPr="00FC1440" w:rsidRDefault="004E52D7" w:rsidP="004E52D7">
      <w:pPr>
        <w:ind w:firstLine="720"/>
        <w:rPr>
          <w:b/>
        </w:rPr>
      </w:pPr>
      <w:r w:rsidRPr="00FC1440">
        <w:rPr>
          <w:b/>
        </w:rPr>
        <w:t xml:space="preserve">Mandatory Usage: </w:t>
      </w:r>
    </w:p>
    <w:p w14:paraId="4C1010AA" w14:textId="77777777" w:rsidR="004E52D7" w:rsidRDefault="004E52D7" w:rsidP="004E52D7">
      <w:r>
        <w:tab/>
        <w:t>To ensure reports are seen and reflected properly following points have to be taken care -</w:t>
      </w:r>
    </w:p>
    <w:p w14:paraId="1F5C1A02" w14:textId="77777777" w:rsidR="004E52D7" w:rsidRDefault="004E52D7" w:rsidP="004E52D7">
      <w:pPr>
        <w:pStyle w:val="ListParagraph"/>
        <w:numPr>
          <w:ilvl w:val="0"/>
          <w:numId w:val="15"/>
        </w:numPr>
        <w:spacing w:before="0" w:after="160" w:line="259" w:lineRule="auto"/>
      </w:pPr>
      <w:r>
        <w:t xml:space="preserve">Atleast 1 @BeforeMethod and 1 @AfterMethod has to be there for every test method (@Test) targeted either in it’s class or any of it’s parent class otherwise report will </w:t>
      </w:r>
      <w:r>
        <w:lastRenderedPageBreak/>
        <w:t>misbehave. This mandatory method is already added in DriverBase class so don’t make any changes to this class or methods and extend all your test class through DriverBase.</w:t>
      </w:r>
    </w:p>
    <w:p w14:paraId="2B5E86CF" w14:textId="77777777" w:rsidR="004E52D7" w:rsidRDefault="004E52D7" w:rsidP="004E52D7">
      <w:pPr>
        <w:pStyle w:val="ListParagraph"/>
        <w:numPr>
          <w:ilvl w:val="0"/>
          <w:numId w:val="15"/>
        </w:numPr>
        <w:spacing w:before="0" w:after="160" w:line="259" w:lineRule="auto"/>
      </w:pPr>
      <w:r>
        <w:t>Every @BeforeMethod should pass Method(</w:t>
      </w:r>
      <w:hyperlink r:id="rId73" w:history="1">
        <w:r w:rsidRPr="000E7587">
          <w:t>java</w:t>
        </w:r>
      </w:hyperlink>
      <w:r w:rsidRPr="000E7587">
        <w:t>.</w:t>
      </w:r>
      <w:hyperlink r:id="rId74" w:history="1">
        <w:r w:rsidRPr="000E7587">
          <w:t>lang</w:t>
        </w:r>
      </w:hyperlink>
      <w:r w:rsidRPr="000E7587">
        <w:t>.</w:t>
      </w:r>
      <w:hyperlink r:id="rId75" w:history="1">
        <w:r w:rsidRPr="000E7587">
          <w:t>reflect</w:t>
        </w:r>
      </w:hyperlink>
      <w:r w:rsidRPr="000E7587">
        <w:t>.Method)</w:t>
      </w:r>
      <w:r>
        <w:rPr>
          <w:rFonts w:ascii="Segoe UI" w:hAnsi="Segoe UI" w:cs="Segoe UI"/>
          <w:sz w:val="18"/>
          <w:szCs w:val="18"/>
        </w:rPr>
        <w:t xml:space="preserve"> </w:t>
      </w:r>
      <w:r>
        <w:t>argument as the last argument which will be used internally within TestListener, else it will throw Exception and report will misbehave.(refer code snippet)</w:t>
      </w:r>
    </w:p>
    <w:bookmarkStart w:id="504" w:name="_MON_1563632494"/>
    <w:bookmarkEnd w:id="504"/>
    <w:p w14:paraId="646682FF" w14:textId="77777777" w:rsidR="004E52D7" w:rsidRDefault="004E52D7" w:rsidP="004E52D7">
      <w:pPr>
        <w:pStyle w:val="ListParagraph"/>
        <w:spacing w:before="0" w:after="160" w:line="259" w:lineRule="auto"/>
        <w:ind w:left="1080"/>
      </w:pPr>
      <w:r>
        <w:object w:dxaOrig="9360" w:dyaOrig="1171" w14:anchorId="3A15974C">
          <v:shape id="_x0000_i1085" type="#_x0000_t75" style="width:469.15pt;height:57.5pt" o:ole="" filled="t" fillcolor="#bfbfbf [2412]">
            <v:imagedata r:id="rId76" o:title=""/>
          </v:shape>
          <o:OLEObject Type="Embed" ProgID="Word.OpenDocumentText.12" ShapeID="_x0000_i1085" DrawAspect="Content" ObjectID="_1627825802" r:id="rId77"/>
        </w:object>
      </w:r>
      <w:r w:rsidRPr="000E7587">
        <w:t xml:space="preserve"> </w:t>
      </w:r>
    </w:p>
    <w:p w14:paraId="4BBC5BA2" w14:textId="77777777" w:rsidR="004E52D7" w:rsidRDefault="004E52D7" w:rsidP="004E52D7">
      <w:pPr>
        <w:pStyle w:val="ListParagraph"/>
        <w:numPr>
          <w:ilvl w:val="0"/>
          <w:numId w:val="15"/>
        </w:numPr>
        <w:spacing w:before="0" w:after="160" w:line="259" w:lineRule="auto"/>
      </w:pPr>
      <w:r>
        <w:t>Report object(ReportLogger) should be used only within/through @BeforeMethod ,@Test blocks. It can also be used in the immediate first call of @AfterMethod block after @Test otherwise if used anywhere else report will fail and throw NullPointerException.</w:t>
      </w:r>
    </w:p>
    <w:p w14:paraId="14143E61" w14:textId="77777777" w:rsidR="004E52D7" w:rsidRDefault="004E52D7" w:rsidP="004E52D7">
      <w:pPr>
        <w:pStyle w:val="ListParagraph"/>
        <w:numPr>
          <w:ilvl w:val="0"/>
          <w:numId w:val="15"/>
        </w:numPr>
        <w:spacing w:before="0" w:after="160" w:line="259" w:lineRule="auto"/>
      </w:pPr>
      <w:r>
        <w:t xml:space="preserve">Try/catch is </w:t>
      </w:r>
      <w:r w:rsidRPr="00F449DD">
        <w:rPr>
          <w:b/>
        </w:rPr>
        <w:t>NOT</w:t>
      </w:r>
      <w:r>
        <w:t xml:space="preserve"> required for any configuration and test methods like @BeforeMethod,@AfterTest,@Test etc.  as it’s taken care in framework to handle/report any exceptions. In case if you still need to add some exception handling for some reason (like for custom messages) then make sure you throw the exception in catch block again after your handling. Refer code snippet below.</w:t>
      </w:r>
    </w:p>
    <w:bookmarkStart w:id="505" w:name="_MON_1563361624"/>
    <w:bookmarkEnd w:id="505"/>
    <w:p w14:paraId="67A9D19F" w14:textId="77777777" w:rsidR="004E52D7" w:rsidRDefault="004E52D7" w:rsidP="004E52D7">
      <w:pPr>
        <w:pStyle w:val="ListParagraph"/>
        <w:spacing w:before="0" w:after="160" w:line="259" w:lineRule="auto"/>
        <w:ind w:left="1080"/>
      </w:pPr>
      <w:r>
        <w:object w:dxaOrig="9360" w:dyaOrig="2751" w14:anchorId="695A24BC">
          <v:shape id="_x0000_i1086" type="#_x0000_t75" style="width:469.15pt;height:136.45pt" o:ole="" filled="t" fillcolor="#bfbfbf [2412]">
            <v:imagedata r:id="rId78" o:title=""/>
          </v:shape>
          <o:OLEObject Type="Embed" ProgID="Word.OpenDocumentText.12" ShapeID="_x0000_i1086" DrawAspect="Content" ObjectID="_1627825803" r:id="rId79"/>
        </w:object>
      </w:r>
    </w:p>
    <w:p w14:paraId="78DBBE6A" w14:textId="77777777" w:rsidR="004E52D7" w:rsidRDefault="004E52D7" w:rsidP="004E52D7">
      <w:pPr>
        <w:pStyle w:val="ListParagraph"/>
        <w:spacing w:before="0" w:after="160" w:line="259" w:lineRule="auto"/>
        <w:ind w:left="1080"/>
      </w:pPr>
    </w:p>
    <w:p w14:paraId="2124D9CD" w14:textId="77777777" w:rsidR="004E52D7" w:rsidRPr="00FC1440" w:rsidRDefault="004E52D7" w:rsidP="004E52D7">
      <w:pPr>
        <w:ind w:firstLine="720"/>
        <w:rPr>
          <w:b/>
        </w:rPr>
      </w:pPr>
      <w:r w:rsidRPr="00FC1440">
        <w:rPr>
          <w:b/>
        </w:rPr>
        <w:t>Contact Us For:</w:t>
      </w:r>
    </w:p>
    <w:p w14:paraId="1DC45987" w14:textId="77777777" w:rsidR="004E52D7" w:rsidRDefault="004E52D7" w:rsidP="004E52D7">
      <w:pPr>
        <w:pStyle w:val="ListParagraph"/>
        <w:numPr>
          <w:ilvl w:val="0"/>
          <w:numId w:val="15"/>
        </w:numPr>
        <w:spacing w:before="0" w:after="160" w:line="259" w:lineRule="auto"/>
      </w:pPr>
      <w:r>
        <w:t>Any different behavior observed on report as compared to TestNG output especially when you run TestNG xml file directly instead of UI.</w:t>
      </w:r>
    </w:p>
    <w:p w14:paraId="10AB5189" w14:textId="77777777" w:rsidR="004E52D7" w:rsidRDefault="004E52D7" w:rsidP="004E52D7">
      <w:pPr>
        <w:pStyle w:val="ListParagraph"/>
        <w:spacing w:before="0" w:after="160" w:line="259" w:lineRule="auto"/>
      </w:pPr>
    </w:p>
    <w:p w14:paraId="17639ECF" w14:textId="77777777" w:rsidR="004E52D7" w:rsidRDefault="004E52D7" w:rsidP="004E52D7">
      <w:pPr>
        <w:pStyle w:val="ListParagraph"/>
        <w:spacing w:before="0" w:after="160" w:line="259" w:lineRule="auto"/>
      </w:pPr>
      <w:del w:id="506" w:author="Vrushali Karla" w:date="2018-11-20T13:36:00Z">
        <w:r w:rsidDel="00B63554">
          <w:rPr>
            <w:noProof/>
            <w:lang w:val="en-US" w:bidi="ar-SA"/>
          </w:rPr>
          <w:lastRenderedPageBreak/>
          <w:drawing>
            <wp:inline distT="0" distB="0" distL="0" distR="0" wp14:anchorId="1BBDE24C" wp14:editId="5E9F4145">
              <wp:extent cx="6400800" cy="3644900"/>
              <wp:effectExtent l="19050" t="19050" r="1905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0800" cy="3644900"/>
                      </a:xfrm>
                      <a:prstGeom prst="rect">
                        <a:avLst/>
                      </a:prstGeom>
                      <a:ln>
                        <a:solidFill>
                          <a:schemeClr val="tx1"/>
                        </a:solidFill>
                      </a:ln>
                    </pic:spPr>
                  </pic:pic>
                </a:graphicData>
              </a:graphic>
            </wp:inline>
          </w:drawing>
        </w:r>
      </w:del>
      <w:ins w:id="507" w:author="Vrushali Karla" w:date="2018-11-20T13:36:00Z">
        <w:r>
          <w:rPr>
            <w:noProof/>
            <w:lang w:val="en-US" w:bidi="ar-SA"/>
          </w:rPr>
          <w:drawing>
            <wp:inline distT="0" distB="0" distL="0" distR="0" wp14:anchorId="1E97CEBB" wp14:editId="40E2AD88">
              <wp:extent cx="5942009" cy="429370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3226"/>
                      <a:stretch/>
                    </pic:blipFill>
                    <pic:spPr bwMode="auto">
                      <a:xfrm>
                        <a:off x="0" y="0"/>
                        <a:ext cx="5943600" cy="4294854"/>
                      </a:xfrm>
                      <a:prstGeom prst="rect">
                        <a:avLst/>
                      </a:prstGeom>
                      <a:ln>
                        <a:noFill/>
                      </a:ln>
                      <a:extLst>
                        <a:ext uri="{53640926-AAD7-44D8-BBD7-CCE9431645EC}">
                          <a14:shadowObscured xmlns:a14="http://schemas.microsoft.com/office/drawing/2010/main"/>
                        </a:ext>
                      </a:extLst>
                    </pic:spPr>
                  </pic:pic>
                </a:graphicData>
              </a:graphic>
            </wp:inline>
          </w:drawing>
        </w:r>
      </w:ins>
    </w:p>
    <w:p w14:paraId="63D01ADA" w14:textId="77777777" w:rsidR="004E52D7" w:rsidRDefault="004E52D7" w:rsidP="004E52D7">
      <w:pPr>
        <w:pStyle w:val="ListParagraph"/>
        <w:spacing w:before="0" w:after="0" w:line="240" w:lineRule="auto"/>
        <w:jc w:val="both"/>
        <w:rPr>
          <w:rFonts w:asciiTheme="minorHAnsi" w:hAnsiTheme="minorHAnsi" w:cstheme="minorHAnsi"/>
        </w:rPr>
      </w:pPr>
    </w:p>
    <w:p w14:paraId="41A30B1E" w14:textId="77777777" w:rsidR="004E52D7" w:rsidRDefault="004E52D7" w:rsidP="004E52D7">
      <w:pPr>
        <w:pStyle w:val="ListParagraph"/>
        <w:spacing w:before="0" w:after="0" w:line="240" w:lineRule="auto"/>
        <w:jc w:val="both"/>
        <w:rPr>
          <w:rFonts w:asciiTheme="minorHAnsi" w:hAnsiTheme="minorHAnsi" w:cstheme="minorHAnsi"/>
        </w:rPr>
      </w:pPr>
    </w:p>
    <w:p w14:paraId="26EE4349" w14:textId="77777777" w:rsidR="004E52D7" w:rsidRDefault="004E52D7" w:rsidP="004E52D7">
      <w:pPr>
        <w:pStyle w:val="ListParagraph"/>
        <w:spacing w:before="0" w:after="0" w:line="240" w:lineRule="auto"/>
        <w:jc w:val="both"/>
        <w:rPr>
          <w:rFonts w:asciiTheme="minorHAnsi" w:hAnsiTheme="minorHAnsi" w:cstheme="minorHAnsi"/>
        </w:rPr>
      </w:pPr>
      <w:del w:id="508" w:author="Vrushali Karla" w:date="2018-11-20T13:38:00Z">
        <w:r w:rsidDel="00B63554">
          <w:rPr>
            <w:noProof/>
            <w:lang w:val="en-US" w:bidi="ar-SA"/>
          </w:rPr>
          <w:lastRenderedPageBreak/>
          <w:drawing>
            <wp:inline distT="0" distB="0" distL="0" distR="0" wp14:anchorId="53280CD4" wp14:editId="4280F35D">
              <wp:extent cx="6400800" cy="34201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00800" cy="3420110"/>
                      </a:xfrm>
                      <a:prstGeom prst="rect">
                        <a:avLst/>
                      </a:prstGeom>
                      <a:ln>
                        <a:solidFill>
                          <a:schemeClr val="tx1"/>
                        </a:solidFill>
                      </a:ln>
                    </pic:spPr>
                  </pic:pic>
                </a:graphicData>
              </a:graphic>
            </wp:inline>
          </w:drawing>
        </w:r>
      </w:del>
      <w:ins w:id="509" w:author="Vrushali Karla" w:date="2018-11-20T13:38:00Z">
        <w:r>
          <w:rPr>
            <w:noProof/>
            <w:lang w:val="en-US" w:bidi="ar-SA"/>
          </w:rPr>
          <w:drawing>
            <wp:inline distT="0" distB="0" distL="0" distR="0" wp14:anchorId="68050229" wp14:editId="2330D4C2">
              <wp:extent cx="5945473" cy="4325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3203"/>
                      <a:stretch/>
                    </pic:blipFill>
                    <pic:spPr bwMode="auto">
                      <a:xfrm>
                        <a:off x="0" y="0"/>
                        <a:ext cx="5943600" cy="4324147"/>
                      </a:xfrm>
                      <a:prstGeom prst="rect">
                        <a:avLst/>
                      </a:prstGeom>
                      <a:ln>
                        <a:noFill/>
                      </a:ln>
                      <a:extLst>
                        <a:ext uri="{53640926-AAD7-44D8-BBD7-CCE9431645EC}">
                          <a14:shadowObscured xmlns:a14="http://schemas.microsoft.com/office/drawing/2010/main"/>
                        </a:ext>
                      </a:extLst>
                    </pic:spPr>
                  </pic:pic>
                </a:graphicData>
              </a:graphic>
            </wp:inline>
          </w:drawing>
        </w:r>
      </w:ins>
    </w:p>
    <w:p w14:paraId="1D9802A4" w14:textId="77777777" w:rsidR="004E52D7" w:rsidRDefault="004E52D7" w:rsidP="004E52D7">
      <w:pPr>
        <w:pStyle w:val="ListParagraph"/>
        <w:spacing w:before="0" w:after="0" w:line="240" w:lineRule="auto"/>
        <w:jc w:val="both"/>
        <w:rPr>
          <w:rFonts w:asciiTheme="minorHAnsi" w:hAnsiTheme="minorHAnsi" w:cstheme="minorHAnsi"/>
        </w:rPr>
      </w:pPr>
    </w:p>
    <w:p w14:paraId="6BAA0D1D" w14:textId="77777777" w:rsidR="004E52D7" w:rsidRDefault="004E52D7" w:rsidP="004E52D7">
      <w:pPr>
        <w:pStyle w:val="ListParagraph"/>
        <w:spacing w:before="0" w:after="0" w:line="240" w:lineRule="auto"/>
        <w:jc w:val="both"/>
        <w:rPr>
          <w:rFonts w:asciiTheme="minorHAnsi" w:hAnsiTheme="minorHAnsi" w:cstheme="minorHAnsi"/>
        </w:rPr>
      </w:pPr>
      <w:r>
        <w:rPr>
          <w:noProof/>
          <w:lang w:val="en-US" w:bidi="ar-SA"/>
        </w:rPr>
        <w:drawing>
          <wp:inline distT="0" distB="0" distL="0" distR="0" wp14:anchorId="235EE59A" wp14:editId="0A9B1798">
            <wp:extent cx="6400800" cy="2952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00800" cy="2952750"/>
                    </a:xfrm>
                    <a:prstGeom prst="rect">
                      <a:avLst/>
                    </a:prstGeom>
                    <a:ln>
                      <a:solidFill>
                        <a:schemeClr val="tx1"/>
                      </a:solidFill>
                    </a:ln>
                  </pic:spPr>
                </pic:pic>
              </a:graphicData>
            </a:graphic>
          </wp:inline>
        </w:drawing>
      </w:r>
    </w:p>
    <w:p w14:paraId="75C612EF" w14:textId="77777777" w:rsidR="004E52D7" w:rsidRDefault="004E52D7" w:rsidP="004E52D7">
      <w:pPr>
        <w:pStyle w:val="ListParagraph"/>
        <w:spacing w:before="0" w:after="0" w:line="240" w:lineRule="auto"/>
        <w:jc w:val="both"/>
        <w:rPr>
          <w:rFonts w:asciiTheme="minorHAnsi" w:hAnsiTheme="minorHAnsi" w:cstheme="minorHAnsi"/>
        </w:rPr>
      </w:pPr>
    </w:p>
    <w:p w14:paraId="4AD14F56" w14:textId="77777777" w:rsidR="004E52D7" w:rsidRDefault="004E52D7" w:rsidP="004E52D7">
      <w:pPr>
        <w:pStyle w:val="ListParagraph"/>
        <w:spacing w:before="0" w:after="0" w:line="240" w:lineRule="auto"/>
        <w:jc w:val="both"/>
        <w:rPr>
          <w:rFonts w:asciiTheme="minorHAnsi" w:hAnsiTheme="minorHAnsi" w:cstheme="minorHAnsi"/>
        </w:rPr>
      </w:pPr>
      <w:r>
        <w:rPr>
          <w:b/>
        </w:rPr>
        <w:t>Reports environment summary:</w:t>
      </w:r>
    </w:p>
    <w:p w14:paraId="5ADD8177" w14:textId="77777777" w:rsidR="004E52D7" w:rsidRDefault="004E52D7" w:rsidP="004E52D7">
      <w:pPr>
        <w:pStyle w:val="ListParagraph"/>
        <w:spacing w:before="0" w:after="0" w:line="240" w:lineRule="auto"/>
        <w:jc w:val="both"/>
        <w:rPr>
          <w:rFonts w:asciiTheme="minorHAnsi" w:hAnsiTheme="minorHAnsi" w:cstheme="minorHAnsi"/>
        </w:rPr>
      </w:pPr>
    </w:p>
    <w:p w14:paraId="7EBC894B" w14:textId="77777777" w:rsidR="004E52D7"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rPr>
        <w:lastRenderedPageBreak/>
        <w:t>In Fusion, test environment details, test groups are captured as individual categories and reflected in reports at various places under each Test case, Categories tab page, Summary page etc.. It even helps user to filter and analyze test results faster.</w:t>
      </w:r>
    </w:p>
    <w:p w14:paraId="21EC0500" w14:textId="77777777" w:rsidR="004E52D7" w:rsidRDefault="004E52D7" w:rsidP="004E52D7">
      <w:pPr>
        <w:pStyle w:val="ListParagraph"/>
        <w:spacing w:before="0" w:after="0" w:line="240" w:lineRule="auto"/>
        <w:rPr>
          <w:rFonts w:asciiTheme="minorHAnsi" w:hAnsiTheme="minorHAnsi" w:cstheme="minorHAnsi"/>
          <w:b/>
        </w:rPr>
      </w:pPr>
    </w:p>
    <w:p w14:paraId="76888320" w14:textId="77777777" w:rsidR="004E52D7" w:rsidRDefault="004E52D7" w:rsidP="004E52D7">
      <w:pPr>
        <w:pStyle w:val="ListParagraph"/>
        <w:spacing w:before="0" w:after="0" w:line="240" w:lineRule="auto"/>
        <w:jc w:val="both"/>
        <w:rPr>
          <w:ins w:id="510" w:author="Vrushali Karla" w:date="2018-11-20T13:31:00Z"/>
          <w:rFonts w:asciiTheme="minorHAnsi" w:hAnsiTheme="minorHAnsi" w:cstheme="minorHAnsi"/>
          <w:b/>
        </w:rPr>
      </w:pPr>
      <w:r>
        <w:rPr>
          <w:rFonts w:asciiTheme="minorHAnsi" w:hAnsiTheme="minorHAnsi" w:cstheme="minorHAnsi"/>
          <w:b/>
          <w:noProof/>
          <w:lang w:val="en-US" w:bidi="ar-SA"/>
        </w:rPr>
        <w:drawing>
          <wp:inline distT="0" distB="0" distL="0" distR="0" wp14:anchorId="7AE4E31A" wp14:editId="39E96830">
            <wp:extent cx="6311900" cy="409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11900" cy="4095750"/>
                    </a:xfrm>
                    <a:prstGeom prst="rect">
                      <a:avLst/>
                    </a:prstGeom>
                    <a:noFill/>
                    <a:ln>
                      <a:noFill/>
                    </a:ln>
                  </pic:spPr>
                </pic:pic>
              </a:graphicData>
            </a:graphic>
          </wp:inline>
        </w:drawing>
      </w:r>
    </w:p>
    <w:p w14:paraId="6E1B5051" w14:textId="77777777" w:rsidR="004E52D7" w:rsidRPr="000A1287" w:rsidRDefault="004E52D7" w:rsidP="004E52D7">
      <w:pPr>
        <w:pStyle w:val="Heading5"/>
        <w:numPr>
          <w:ilvl w:val="2"/>
          <w:numId w:val="1"/>
        </w:numPr>
        <w:ind w:left="720"/>
        <w:rPr>
          <w:ins w:id="511" w:author="Vrushali Karla" w:date="2018-11-20T13:40:00Z"/>
          <w:rFonts w:asciiTheme="minorHAnsi" w:hAnsiTheme="minorHAnsi" w:cstheme="minorHAnsi"/>
          <w:b/>
          <w:noProof/>
        </w:rPr>
      </w:pPr>
      <w:ins w:id="512" w:author="Vrushali Karla" w:date="2018-11-20T13:40:00Z">
        <w:r>
          <w:rPr>
            <w:rFonts w:asciiTheme="minorHAnsi" w:hAnsiTheme="minorHAnsi" w:cstheme="minorHAnsi"/>
            <w:b/>
            <w:noProof/>
          </w:rPr>
          <w:t>KLOV Analytics</w:t>
        </w:r>
      </w:ins>
    </w:p>
    <w:p w14:paraId="28E530A2" w14:textId="77777777" w:rsidR="004E52D7" w:rsidDel="00DA2D61" w:rsidRDefault="004E52D7" w:rsidP="004E52D7">
      <w:pPr>
        <w:spacing w:before="0" w:after="0" w:line="240" w:lineRule="auto"/>
        <w:jc w:val="both"/>
        <w:rPr>
          <w:ins w:id="513" w:author="Vrushali Karla" w:date="2018-11-20T13:53:00Z"/>
          <w:del w:id="514" w:author="CYBAGE\arunkumarj" w:date="2018-11-22T12:06:00Z"/>
          <w:rFonts w:asciiTheme="minorHAnsi" w:hAnsiTheme="minorHAnsi" w:cstheme="minorHAnsi"/>
          <w:b/>
        </w:rPr>
        <w:pPrChange w:id="515" w:author="Vrushali Karla" w:date="2018-11-20T13:40:00Z">
          <w:pPr>
            <w:pStyle w:val="ListParagraph"/>
            <w:spacing w:before="0" w:after="0" w:line="240" w:lineRule="auto"/>
            <w:jc w:val="both"/>
          </w:pPr>
        </w:pPrChange>
      </w:pPr>
    </w:p>
    <w:p w14:paraId="7B877E68" w14:textId="77777777" w:rsidR="004E52D7" w:rsidDel="00DA2D61" w:rsidRDefault="004E52D7" w:rsidP="004E52D7">
      <w:pPr>
        <w:spacing w:before="0" w:after="0" w:line="240" w:lineRule="auto"/>
        <w:jc w:val="both"/>
        <w:rPr>
          <w:ins w:id="516" w:author="Vrushali Karla" w:date="2018-11-20T13:53:00Z"/>
          <w:del w:id="517" w:author="CYBAGE\arunkumarj" w:date="2018-11-22T12:06:00Z"/>
          <w:rFonts w:asciiTheme="minorHAnsi" w:hAnsiTheme="minorHAnsi" w:cstheme="minorHAnsi"/>
          <w:b/>
        </w:rPr>
        <w:pPrChange w:id="518" w:author="Vrushali Karla" w:date="2018-11-20T13:40:00Z">
          <w:pPr>
            <w:pStyle w:val="ListParagraph"/>
            <w:spacing w:before="0" w:after="0" w:line="240" w:lineRule="auto"/>
            <w:jc w:val="both"/>
          </w:pPr>
        </w:pPrChange>
      </w:pPr>
      <w:ins w:id="519" w:author="Vrushali Karla" w:date="2018-11-20T13:53:00Z">
        <w:del w:id="520" w:author="CYBAGE\arunkumarj" w:date="2018-11-22T12:06:00Z">
          <w:r w:rsidDel="00DA2D61">
            <w:rPr>
              <w:rFonts w:asciiTheme="minorHAnsi" w:hAnsiTheme="minorHAnsi" w:cstheme="minorHAnsi"/>
              <w:b/>
            </w:rPr>
            <w:fldChar w:fldCharType="begin"/>
          </w:r>
          <w:r w:rsidDel="00DA2D61">
            <w:rPr>
              <w:rFonts w:asciiTheme="minorHAnsi" w:hAnsiTheme="minorHAnsi" w:cstheme="minorHAnsi"/>
              <w:b/>
            </w:rPr>
            <w:delInstrText xml:space="preserve"> HYPERLINK "</w:delInstrText>
          </w:r>
          <w:r w:rsidRPr="00942D55" w:rsidDel="00DA2D61">
            <w:rPr>
              <w:rFonts w:asciiTheme="minorHAnsi" w:hAnsiTheme="minorHAnsi" w:cstheme="minorHAnsi"/>
              <w:b/>
            </w:rPr>
            <w:delInstrText>https://extentreports.com/docs/klov/#installation</w:delInstrText>
          </w:r>
          <w:r w:rsidDel="00DA2D61">
            <w:rPr>
              <w:rFonts w:asciiTheme="minorHAnsi" w:hAnsiTheme="minorHAnsi" w:cstheme="minorHAnsi"/>
              <w:b/>
            </w:rPr>
            <w:delInstrText xml:space="preserve">" </w:delInstrText>
          </w:r>
          <w:r w:rsidDel="00DA2D61">
            <w:rPr>
              <w:rFonts w:asciiTheme="minorHAnsi" w:hAnsiTheme="minorHAnsi" w:cstheme="minorHAnsi"/>
              <w:b/>
            </w:rPr>
            <w:fldChar w:fldCharType="separate"/>
          </w:r>
          <w:r w:rsidRPr="005E1601" w:rsidDel="00DA2D61">
            <w:rPr>
              <w:rStyle w:val="Hyperlink"/>
              <w:rFonts w:asciiTheme="minorHAnsi" w:hAnsiTheme="minorHAnsi" w:cstheme="minorHAnsi"/>
              <w:b/>
            </w:rPr>
            <w:delText>https://extentreports.com/docs/klov/#installation</w:delText>
          </w:r>
          <w:r w:rsidDel="00DA2D61">
            <w:rPr>
              <w:rFonts w:asciiTheme="minorHAnsi" w:hAnsiTheme="minorHAnsi" w:cstheme="minorHAnsi"/>
              <w:b/>
            </w:rPr>
            <w:fldChar w:fldCharType="end"/>
          </w:r>
        </w:del>
      </w:ins>
    </w:p>
    <w:p w14:paraId="18094788" w14:textId="77777777" w:rsidR="004E52D7" w:rsidRDefault="004E52D7" w:rsidP="004E52D7">
      <w:pPr>
        <w:spacing w:before="0" w:after="0" w:line="240" w:lineRule="auto"/>
        <w:ind w:firstLine="720"/>
        <w:jc w:val="both"/>
        <w:rPr>
          <w:ins w:id="521" w:author="CYBAGE\arunkumarj" w:date="2018-11-22T12:05:00Z"/>
          <w:rFonts w:asciiTheme="minorHAnsi" w:hAnsiTheme="minorHAnsi" w:cstheme="minorHAnsi"/>
          <w:noProof/>
          <w:color w:val="000000"/>
          <w:spacing w:val="-2"/>
        </w:rPr>
        <w:pPrChange w:id="522" w:author="Vrushali Karla" w:date="2018-11-20T13:40:00Z">
          <w:pPr>
            <w:pStyle w:val="ListParagraph"/>
            <w:spacing w:before="0" w:after="0" w:line="240" w:lineRule="auto"/>
            <w:jc w:val="both"/>
          </w:pPr>
        </w:pPrChange>
      </w:pPr>
      <w:ins w:id="523" w:author="CYBAGE\arunkumarj" w:date="2018-11-22T12:05:00Z">
        <w:r w:rsidRPr="00E551A9">
          <w:rPr>
            <w:rFonts w:asciiTheme="minorHAnsi" w:hAnsiTheme="minorHAnsi" w:cstheme="minorHAnsi"/>
            <w:noProof/>
            <w:color w:val="000000"/>
            <w:spacing w:val="-2"/>
          </w:rPr>
          <w:t xml:space="preserve">For persistent </w:t>
        </w:r>
        <w:r>
          <w:rPr>
            <w:rFonts w:asciiTheme="minorHAnsi" w:hAnsiTheme="minorHAnsi" w:cstheme="minorHAnsi"/>
            <w:noProof/>
            <w:color w:val="000000"/>
            <w:spacing w:val="-2"/>
          </w:rPr>
          <w:t>test execution results storage and for various vital data analytics, Fusion also provides integration with Klov Analytics Server which Extent report provides. Klov internally uses MongoDB which stores all data through extent report for an execution. Using klov analytics server and its dashboard application we can do trend analysis of test execution time against results . It also provides various other features like you can compare tests from across builds for step-by-step comparison . All this informations are maintained for each project configured in Klov.</w:t>
        </w:r>
      </w:ins>
    </w:p>
    <w:p w14:paraId="3709E7AD" w14:textId="77777777" w:rsidR="004E52D7" w:rsidRDefault="004E52D7" w:rsidP="004E52D7">
      <w:pPr>
        <w:spacing w:before="0" w:after="0" w:line="240" w:lineRule="auto"/>
        <w:jc w:val="both"/>
        <w:rPr>
          <w:ins w:id="524" w:author="CYBAGE\arunkumarj" w:date="2018-11-22T12:05:00Z"/>
          <w:rFonts w:asciiTheme="minorHAnsi" w:hAnsiTheme="minorHAnsi" w:cstheme="minorHAnsi"/>
          <w:noProof/>
          <w:color w:val="000000"/>
          <w:spacing w:val="-2"/>
        </w:rPr>
      </w:pPr>
      <w:ins w:id="525" w:author="CYBAGE\arunkumarj" w:date="2018-11-22T12:05:00Z">
        <w:r w:rsidRPr="00883450">
          <w:rPr>
            <w:rFonts w:asciiTheme="minorHAnsi" w:hAnsiTheme="minorHAnsi" w:cstheme="minorHAnsi"/>
            <w:noProof/>
            <w:color w:val="000000"/>
            <w:spacing w:val="-2"/>
            <w:lang w:val="en-US" w:bidi="ar-SA"/>
          </w:rPr>
          <w:lastRenderedPageBreak/>
          <w:drawing>
            <wp:inline distT="0" distB="0" distL="0" distR="0" wp14:anchorId="4A4ECA23" wp14:editId="4BAD6C3E">
              <wp:extent cx="5966159" cy="3963857"/>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6">
                        <a:extLst>
                          <a:ext uri="{BEBA8EAE-BF5A-486C-A8C5-ECC9F3942E4B}">
                            <a14:imgProps xmlns:a14="http://schemas.microsoft.com/office/drawing/2010/main">
                              <a14:imgLayer r:embed="rId87">
                                <a14:imgEffect>
                                  <a14:sharpenSoften amount="69000"/>
                                </a14:imgEffect>
                                <a14:imgEffect>
                                  <a14:brightnessContrast contrast="-1000"/>
                                </a14:imgEffect>
                              </a14:imgLayer>
                            </a14:imgProps>
                          </a:ext>
                        </a:extLst>
                      </a:blip>
                      <a:stretch>
                        <a:fillRect/>
                      </a:stretch>
                    </pic:blipFill>
                    <pic:spPr>
                      <a:xfrm>
                        <a:off x="0" y="0"/>
                        <a:ext cx="5966159" cy="3963857"/>
                      </a:xfrm>
                      <a:prstGeom prst="rect">
                        <a:avLst/>
                      </a:prstGeom>
                    </pic:spPr>
                  </pic:pic>
                </a:graphicData>
              </a:graphic>
            </wp:inline>
          </w:drawing>
        </w:r>
      </w:ins>
    </w:p>
    <w:p w14:paraId="1209A554" w14:textId="77777777" w:rsidR="004E52D7" w:rsidRDefault="004E52D7" w:rsidP="004E52D7">
      <w:pPr>
        <w:spacing w:before="0" w:after="0" w:line="240" w:lineRule="auto"/>
        <w:jc w:val="both"/>
        <w:rPr>
          <w:ins w:id="526" w:author="CYBAGE\arunkumarj" w:date="2018-11-22T12:05:00Z"/>
          <w:rFonts w:asciiTheme="minorHAnsi" w:hAnsiTheme="minorHAnsi" w:cstheme="minorHAnsi"/>
          <w:noProof/>
          <w:color w:val="000000"/>
          <w:spacing w:val="-2"/>
        </w:rPr>
      </w:pPr>
      <w:ins w:id="527" w:author="CYBAGE\arunkumarj" w:date="2018-11-22T12:05:00Z">
        <w:r>
          <w:rPr>
            <w:rFonts w:asciiTheme="minorHAnsi" w:hAnsiTheme="minorHAnsi" w:cstheme="minorHAnsi"/>
            <w:noProof/>
            <w:color w:val="000000"/>
            <w:spacing w:val="-2"/>
          </w:rPr>
          <w:t xml:space="preserve">MongoDB and Klov Installation : Refer </w:t>
        </w:r>
        <w:r>
          <w:rPr>
            <w:rFonts w:asciiTheme="minorHAnsi" w:hAnsiTheme="minorHAnsi" w:cstheme="minorHAnsi"/>
            <w:noProof/>
            <w:color w:val="000000"/>
            <w:spacing w:val="-2"/>
          </w:rPr>
          <w:fldChar w:fldCharType="begin"/>
        </w:r>
        <w:r>
          <w:rPr>
            <w:rFonts w:asciiTheme="minorHAnsi" w:hAnsiTheme="minorHAnsi" w:cstheme="minorHAnsi"/>
            <w:noProof/>
            <w:color w:val="000000"/>
            <w:spacing w:val="-2"/>
          </w:rPr>
          <w:instrText xml:space="preserve"> HYPERLINK "</w:instrText>
        </w:r>
        <w:r w:rsidRPr="00EF2A08">
          <w:rPr>
            <w:rFonts w:asciiTheme="minorHAnsi" w:hAnsiTheme="minorHAnsi" w:cstheme="minorHAnsi"/>
            <w:noProof/>
            <w:color w:val="000000"/>
            <w:spacing w:val="-2"/>
          </w:rPr>
          <w:instrText>http://extentreports.com/docs/klov/</w:instrText>
        </w:r>
        <w:r>
          <w:rPr>
            <w:rFonts w:asciiTheme="minorHAnsi" w:hAnsiTheme="minorHAnsi" w:cstheme="minorHAnsi"/>
            <w:noProof/>
            <w:color w:val="000000"/>
            <w:spacing w:val="-2"/>
          </w:rPr>
          <w:instrText xml:space="preserve">" </w:instrText>
        </w:r>
        <w:r>
          <w:rPr>
            <w:rFonts w:asciiTheme="minorHAnsi" w:hAnsiTheme="minorHAnsi" w:cstheme="minorHAnsi"/>
            <w:noProof/>
            <w:color w:val="000000"/>
            <w:spacing w:val="-2"/>
          </w:rPr>
          <w:fldChar w:fldCharType="separate"/>
        </w:r>
        <w:r w:rsidRPr="00202EA8">
          <w:rPr>
            <w:rStyle w:val="Hyperlink"/>
            <w:rFonts w:asciiTheme="minorHAnsi" w:hAnsiTheme="minorHAnsi" w:cstheme="minorHAnsi"/>
            <w:noProof/>
            <w:spacing w:val="-2"/>
          </w:rPr>
          <w:t>http://extentreports.com/docs/klov/</w:t>
        </w:r>
        <w:r>
          <w:rPr>
            <w:rFonts w:asciiTheme="minorHAnsi" w:hAnsiTheme="minorHAnsi" w:cstheme="minorHAnsi"/>
            <w:noProof/>
            <w:color w:val="000000"/>
            <w:spacing w:val="-2"/>
          </w:rPr>
          <w:fldChar w:fldCharType="end"/>
        </w:r>
        <w:r>
          <w:rPr>
            <w:rFonts w:asciiTheme="minorHAnsi" w:hAnsiTheme="minorHAnsi" w:cstheme="minorHAnsi"/>
            <w:noProof/>
            <w:color w:val="000000"/>
            <w:spacing w:val="-2"/>
          </w:rPr>
          <w:t xml:space="preserve">  (Follow instructions here)</w:t>
        </w:r>
      </w:ins>
    </w:p>
    <w:p w14:paraId="171833F3" w14:textId="77777777" w:rsidR="004E52D7" w:rsidRDefault="004E52D7" w:rsidP="004E52D7">
      <w:pPr>
        <w:spacing w:before="0" w:after="0" w:line="240" w:lineRule="auto"/>
        <w:ind w:firstLine="432"/>
        <w:jc w:val="both"/>
        <w:rPr>
          <w:ins w:id="528" w:author="CYBAGE\arunkumarj" w:date="2018-11-22T12:05:00Z"/>
          <w:rFonts w:asciiTheme="minorHAnsi" w:hAnsiTheme="minorHAnsi" w:cstheme="minorHAnsi"/>
          <w:noProof/>
          <w:color w:val="000000"/>
          <w:spacing w:val="-2"/>
        </w:rPr>
      </w:pPr>
      <w:ins w:id="529" w:author="CYBAGE\arunkumarj" w:date="2018-11-22T12:05:00Z">
        <w:r>
          <w:rPr>
            <w:rFonts w:asciiTheme="minorHAnsi" w:hAnsiTheme="minorHAnsi" w:cstheme="minorHAnsi"/>
            <w:noProof/>
            <w:color w:val="000000"/>
            <w:spacing w:val="-2"/>
          </w:rPr>
          <w:t>Install version compatible with required Extent Report version. Once MongoDB and klov is installed , configure Klov settings (application.properties) to map with MongoDB host as given in above url page. Redis could be optional for use. Fusion internally is configured to work with Klov. Use following settings to configure running Klov and mongoDB within Fusion.</w:t>
        </w:r>
      </w:ins>
    </w:p>
    <w:p w14:paraId="168DC01B" w14:textId="77777777" w:rsidR="004E52D7" w:rsidRDefault="004E52D7" w:rsidP="004E52D7">
      <w:pPr>
        <w:spacing w:before="0" w:after="0" w:line="240" w:lineRule="auto"/>
        <w:ind w:firstLine="432"/>
        <w:jc w:val="both"/>
        <w:rPr>
          <w:ins w:id="530" w:author="CYBAGE\arunkumarj" w:date="2018-11-22T12:05:00Z"/>
          <w:rFonts w:asciiTheme="minorHAnsi" w:hAnsiTheme="minorHAnsi" w:cstheme="minorHAnsi"/>
          <w:noProof/>
          <w:color w:val="000000"/>
          <w:spacing w:val="-2"/>
        </w:rPr>
      </w:pPr>
    </w:p>
    <w:p w14:paraId="570F8295" w14:textId="77777777" w:rsidR="004E52D7" w:rsidRDefault="004E52D7" w:rsidP="004E52D7">
      <w:pPr>
        <w:spacing w:before="0" w:after="0" w:line="240" w:lineRule="auto"/>
        <w:ind w:firstLine="432"/>
        <w:jc w:val="both"/>
        <w:rPr>
          <w:ins w:id="531" w:author="CYBAGE\arunkumarj" w:date="2018-11-22T12:05:00Z"/>
          <w:rFonts w:asciiTheme="minorHAnsi" w:hAnsiTheme="minorHAnsi" w:cstheme="minorHAnsi"/>
          <w:noProof/>
          <w:color w:val="000000"/>
          <w:spacing w:val="-2"/>
        </w:rPr>
      </w:pPr>
      <w:ins w:id="532" w:author="CYBAGE\arunkumarj" w:date="2018-11-22T12:05:00Z">
        <w:r>
          <w:rPr>
            <w:rFonts w:asciiTheme="minorHAnsi" w:hAnsiTheme="minorHAnsi" w:cstheme="minorHAnsi"/>
            <w:noProof/>
            <w:color w:val="000000"/>
            <w:spacing w:val="-2"/>
          </w:rPr>
          <w:t>Open ExternalConfig.ini file under ‘AutomationTestProject’ folder of Fusion framework and add following lines with given section name.</w:t>
        </w:r>
      </w:ins>
    </w:p>
    <w:bookmarkStart w:id="533" w:name="_MON_1604313100"/>
    <w:bookmarkEnd w:id="533"/>
    <w:p w14:paraId="09115F81" w14:textId="77777777" w:rsidR="004E52D7" w:rsidRDefault="004E52D7" w:rsidP="004E52D7">
      <w:pPr>
        <w:spacing w:before="0" w:after="0" w:line="240" w:lineRule="auto"/>
        <w:ind w:firstLine="432"/>
        <w:jc w:val="both"/>
        <w:rPr>
          <w:ins w:id="534" w:author="CYBAGE\arunkumarj" w:date="2018-11-22T12:05:00Z"/>
          <w:rFonts w:asciiTheme="minorHAnsi" w:hAnsiTheme="minorHAnsi" w:cstheme="minorHAnsi"/>
          <w:noProof/>
          <w:color w:val="000000"/>
          <w:spacing w:val="-2"/>
        </w:rPr>
      </w:pPr>
      <w:ins w:id="535" w:author="CYBAGE\arunkumarj" w:date="2018-11-22T12:05:00Z">
        <w:r>
          <w:rPr>
            <w:rFonts w:asciiTheme="minorHAnsi" w:hAnsiTheme="minorHAnsi" w:cstheme="minorHAnsi"/>
            <w:noProof/>
            <w:color w:val="000000"/>
            <w:spacing w:val="-2"/>
          </w:rPr>
          <w:object w:dxaOrig="9360" w:dyaOrig="1789" w14:anchorId="4240303D">
            <v:shape id="_x0000_i1087" type="#_x0000_t75" style="width:469.15pt;height:89.4pt" o:ole="" filled="t" fillcolor="#c6d9f1 [671]">
              <v:imagedata r:id="rId88" o:title=""/>
            </v:shape>
            <o:OLEObject Type="Embed" ProgID="Word.OpenDocumentText.12" ShapeID="_x0000_i1087" DrawAspect="Content" ObjectID="_1627825804" r:id="rId89"/>
          </w:object>
        </w:r>
      </w:ins>
    </w:p>
    <w:p w14:paraId="7A899560" w14:textId="77777777" w:rsidR="004E52D7" w:rsidRDefault="004E52D7" w:rsidP="004E52D7">
      <w:pPr>
        <w:spacing w:before="0" w:after="0" w:line="240" w:lineRule="auto"/>
        <w:ind w:firstLine="432"/>
        <w:jc w:val="both"/>
        <w:rPr>
          <w:ins w:id="536" w:author="CYBAGE\arunkumarj" w:date="2018-11-22T12:05:00Z"/>
          <w:rFonts w:asciiTheme="minorHAnsi" w:hAnsiTheme="minorHAnsi" w:cstheme="minorHAnsi"/>
          <w:noProof/>
          <w:color w:val="000000"/>
          <w:spacing w:val="-2"/>
        </w:rPr>
      </w:pPr>
    </w:p>
    <w:p w14:paraId="0B3488F4" w14:textId="77777777" w:rsidR="004E52D7" w:rsidRDefault="004E52D7" w:rsidP="004E52D7">
      <w:pPr>
        <w:spacing w:before="0" w:after="0" w:line="240" w:lineRule="auto"/>
        <w:ind w:firstLine="432"/>
        <w:jc w:val="both"/>
        <w:rPr>
          <w:ins w:id="537" w:author="CYBAGE\arunkumarj" w:date="2018-11-22T12:05:00Z"/>
          <w:rFonts w:asciiTheme="minorHAnsi" w:hAnsiTheme="minorHAnsi" w:cstheme="minorHAnsi"/>
          <w:noProof/>
          <w:color w:val="000000"/>
          <w:spacing w:val="-2"/>
        </w:rPr>
      </w:pPr>
      <w:ins w:id="538" w:author="CYBAGE\arunkumarj" w:date="2018-11-22T12:05:00Z">
        <w:r>
          <w:rPr>
            <w:rFonts w:asciiTheme="minorHAnsi" w:hAnsiTheme="minorHAnsi" w:cstheme="minorHAnsi"/>
            <w:noProof/>
            <w:color w:val="000000"/>
            <w:spacing w:val="-2"/>
          </w:rPr>
          <w:t>If above option of “SaveReport” is set to ‘Yes’ then Fusion will look for other settings of MongoDB and Klov to map and save data. Also ensure MongoDB and Klov server are running before you execute Fusion. If data is not required to be saved in DB then set it as ‘No’ and rest of the settings will be ignored.</w:t>
        </w:r>
      </w:ins>
    </w:p>
    <w:p w14:paraId="79769C87" w14:textId="77777777" w:rsidR="004E52D7" w:rsidRDefault="004E52D7" w:rsidP="004E52D7">
      <w:pPr>
        <w:spacing w:before="0" w:after="0" w:line="240" w:lineRule="auto"/>
        <w:ind w:firstLine="432"/>
        <w:jc w:val="both"/>
        <w:rPr>
          <w:ins w:id="539" w:author="CYBAGE\arunkumarj" w:date="2018-11-22T12:05:00Z"/>
          <w:rFonts w:asciiTheme="minorHAnsi" w:hAnsiTheme="minorHAnsi" w:cstheme="minorHAnsi"/>
          <w:noProof/>
          <w:color w:val="000000"/>
          <w:spacing w:val="-2"/>
        </w:rPr>
      </w:pPr>
      <w:ins w:id="540" w:author="CYBAGE\arunkumarj" w:date="2018-11-22T12:05:00Z">
        <w:r>
          <w:rPr>
            <w:rFonts w:asciiTheme="minorHAnsi" w:hAnsiTheme="minorHAnsi" w:cstheme="minorHAnsi"/>
            <w:noProof/>
            <w:color w:val="000000"/>
            <w:spacing w:val="-2"/>
          </w:rPr>
          <w:t>Make sure “ProjectName” is same for all test execution under a given project. Analysis will be provided within each project and not across project.</w:t>
        </w:r>
      </w:ins>
    </w:p>
    <w:p w14:paraId="565FE778" w14:textId="77777777" w:rsidR="004E52D7" w:rsidRPr="00745C5F" w:rsidRDefault="004E52D7" w:rsidP="004E52D7">
      <w:pPr>
        <w:spacing w:before="0" w:after="0" w:line="240" w:lineRule="auto"/>
        <w:jc w:val="both"/>
        <w:rPr>
          <w:rFonts w:asciiTheme="minorHAnsi" w:hAnsiTheme="minorHAnsi" w:cstheme="minorHAnsi"/>
          <w:b/>
          <w:rPrChange w:id="541" w:author="Vrushali Karla" w:date="2018-11-20T13:40:00Z">
            <w:rPr/>
          </w:rPrChange>
        </w:rPr>
        <w:pPrChange w:id="542" w:author="Vrushali Karla" w:date="2018-11-20T13:40:00Z">
          <w:pPr>
            <w:pStyle w:val="ListParagraph"/>
            <w:spacing w:before="0" w:after="0" w:line="240" w:lineRule="auto"/>
            <w:jc w:val="both"/>
          </w:pPr>
        </w:pPrChange>
      </w:pPr>
    </w:p>
    <w:p w14:paraId="383FCD52" w14:textId="77777777" w:rsidR="004E52D7" w:rsidRPr="003E1AB7" w:rsidRDefault="004E52D7" w:rsidP="004E52D7">
      <w:pPr>
        <w:pStyle w:val="Heading1"/>
        <w:spacing w:before="0" w:beforeAutospacing="1" w:afterAutospacing="1" w:line="240" w:lineRule="auto"/>
        <w:rPr>
          <w:rFonts w:asciiTheme="minorHAnsi" w:hAnsiTheme="minorHAnsi" w:cs="Calibri"/>
          <w:noProof/>
          <w:color w:val="000000"/>
          <w:spacing w:val="-2"/>
        </w:rPr>
      </w:pPr>
      <w:bookmarkStart w:id="543" w:name="_Ref528858387"/>
      <w:bookmarkStart w:id="544" w:name="_Ref529877786"/>
      <w:bookmarkStart w:id="545" w:name="_Ref529877807"/>
      <w:bookmarkStart w:id="546" w:name="_Toc531338519"/>
      <w:r>
        <w:rPr>
          <w:rFonts w:asciiTheme="minorHAnsi" w:hAnsiTheme="minorHAnsi"/>
          <w:noProof/>
          <w:sz w:val="24"/>
          <w:szCs w:val="24"/>
        </w:rPr>
        <w:t>Adding a Test Script</w:t>
      </w:r>
      <w:bookmarkEnd w:id="543"/>
      <w:bookmarkEnd w:id="544"/>
      <w:bookmarkEnd w:id="545"/>
      <w:bookmarkEnd w:id="546"/>
    </w:p>
    <w:p w14:paraId="02B49DC2" w14:textId="77777777" w:rsidR="004E52D7" w:rsidRDefault="004E52D7" w:rsidP="004E52D7">
      <w:pPr>
        <w:pStyle w:val="Heading2"/>
        <w:rPr>
          <w:rFonts w:asciiTheme="minorHAnsi" w:hAnsiTheme="minorHAnsi" w:cs="Calibri"/>
          <w:noProof/>
          <w:color w:val="000000"/>
          <w:spacing w:val="-2"/>
        </w:rPr>
      </w:pPr>
      <w:r>
        <w:rPr>
          <w:noProof/>
        </w:rPr>
        <w:lastRenderedPageBreak/>
        <w:t>How to add a Web UI Test Script</w:t>
      </w:r>
      <w:r w:rsidRPr="00A9273B">
        <w:rPr>
          <w:rFonts w:asciiTheme="minorHAnsi" w:hAnsiTheme="minorHAnsi" w:cs="Calibri"/>
          <w:noProof/>
          <w:color w:val="000000"/>
          <w:spacing w:val="-2"/>
        </w:rPr>
        <w:t xml:space="preserve"> </w:t>
      </w:r>
    </w:p>
    <w:p w14:paraId="6614BC38" w14:textId="77777777" w:rsidR="004E52D7" w:rsidRDefault="004E52D7" w:rsidP="004E52D7">
      <w:pPr>
        <w:spacing w:before="100" w:beforeAutospacing="1" w:after="100" w:afterAutospacing="1" w:line="240" w:lineRule="auto"/>
        <w:ind w:left="720"/>
        <w:rPr>
          <w:rFonts w:asciiTheme="minorHAnsi" w:hAnsiTheme="minorHAnsi" w:cstheme="minorHAnsi"/>
          <w:noProof/>
          <w:color w:val="000000"/>
          <w:spacing w:val="-2"/>
        </w:rPr>
      </w:pPr>
      <w:r w:rsidRPr="00DB74C9">
        <w:rPr>
          <w:rFonts w:asciiTheme="minorHAnsi" w:hAnsiTheme="minorHAnsi" w:cstheme="minorHAnsi"/>
          <w:noProof/>
          <w:color w:val="000000"/>
          <w:spacing w:val="-2"/>
        </w:rPr>
        <w:t>Web tests in a Fusion are designed considerin</w:t>
      </w:r>
      <w:r>
        <w:rPr>
          <w:rFonts w:asciiTheme="minorHAnsi" w:hAnsiTheme="minorHAnsi" w:cstheme="minorHAnsi"/>
          <w:noProof/>
          <w:color w:val="000000"/>
          <w:spacing w:val="-2"/>
        </w:rPr>
        <w:t>g Selenium 3.0 by</w:t>
      </w:r>
      <w:r w:rsidRPr="00DB74C9">
        <w:rPr>
          <w:rFonts w:asciiTheme="minorHAnsi" w:hAnsiTheme="minorHAnsi" w:cstheme="minorHAnsi"/>
          <w:noProof/>
          <w:color w:val="000000"/>
          <w:spacing w:val="-2"/>
        </w:rPr>
        <w:t xml:space="preserve"> following best design practices and </w:t>
      </w:r>
      <w:r>
        <w:rPr>
          <w:rFonts w:asciiTheme="minorHAnsi" w:hAnsiTheme="minorHAnsi" w:cstheme="minorHAnsi"/>
          <w:noProof/>
          <w:color w:val="000000"/>
          <w:spacing w:val="-2"/>
        </w:rPr>
        <w:t>standard</w:t>
      </w:r>
      <w:r w:rsidRPr="00DB74C9">
        <w:rPr>
          <w:rFonts w:asciiTheme="minorHAnsi" w:hAnsiTheme="minorHAnsi" w:cstheme="minorHAnsi"/>
          <w:noProof/>
          <w:color w:val="000000"/>
          <w:spacing w:val="-2"/>
        </w:rPr>
        <w:t xml:space="preserve"> PageObject pattern using PageFactory. </w:t>
      </w:r>
    </w:p>
    <w:p w14:paraId="448598A5"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Web UI Test Creation flow</w:t>
      </w:r>
    </w:p>
    <w:p w14:paraId="543DDCCA"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644C0BF8" w14:textId="77777777" w:rsidR="004E52D7"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Add required application configuration in the </w:t>
      </w:r>
      <w:r w:rsidRPr="00C90901">
        <w:rPr>
          <w:rFonts w:asciiTheme="minorHAnsi" w:hAnsiTheme="minorHAnsi" w:cs="Calibri"/>
          <w:b/>
          <w:noProof/>
          <w:color w:val="000000"/>
          <w:spacing w:val="-2"/>
        </w:rPr>
        <w:t>app Config.ini</w:t>
      </w:r>
      <w:r>
        <w:rPr>
          <w:rFonts w:asciiTheme="minorHAnsi" w:hAnsiTheme="minorHAnsi" w:cs="Calibri"/>
          <w:noProof/>
          <w:color w:val="000000"/>
          <w:spacing w:val="-2"/>
        </w:rPr>
        <w:t xml:space="preserve"> file</w:t>
      </w:r>
    </w:p>
    <w:p w14:paraId="54741A16" w14:textId="77777777" w:rsidR="004E52D7" w:rsidRPr="0081182C"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Create Java class inside AutomationTestProject-&gt; </w:t>
      </w:r>
      <w:r w:rsidRPr="00C90901">
        <w:rPr>
          <w:rFonts w:asciiTheme="minorHAnsi" w:hAnsiTheme="minorHAnsi" w:cstheme="minorHAnsi"/>
          <w:b/>
          <w:color w:val="000000"/>
          <w:lang w:val="en-US" w:bidi="ar-SA"/>
        </w:rPr>
        <w:t>com.</w:t>
      </w:r>
      <w:r>
        <w:rPr>
          <w:rFonts w:asciiTheme="minorHAnsi" w:hAnsiTheme="minorHAnsi" w:cstheme="minorHAnsi"/>
          <w:b/>
          <w:color w:val="000000"/>
          <w:lang w:val="en-US" w:bidi="ar-SA"/>
        </w:rPr>
        <w:t>web</w:t>
      </w:r>
      <w:r w:rsidRPr="00C90901">
        <w:rPr>
          <w:rFonts w:asciiTheme="minorHAnsi" w:hAnsiTheme="minorHAnsi" w:cstheme="minorHAnsi"/>
          <w:b/>
          <w:color w:val="000000"/>
          <w:lang w:val="en-US" w:bidi="ar-SA"/>
        </w:rPr>
        <w:t>.tests</w:t>
      </w:r>
    </w:p>
    <w:p w14:paraId="0519948A" w14:textId="77777777" w:rsidR="004E52D7" w:rsidRPr="0081182C"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sidRPr="0081182C">
        <w:rPr>
          <w:rFonts w:asciiTheme="minorHAnsi" w:hAnsiTheme="minorHAnsi" w:cstheme="minorHAnsi"/>
          <w:color w:val="000000"/>
          <w:lang w:val="en-US" w:bidi="ar-SA"/>
        </w:rPr>
        <w:t>Create page objct repository</w:t>
      </w:r>
      <w:r>
        <w:rPr>
          <w:rFonts w:asciiTheme="minorHAnsi" w:hAnsiTheme="minorHAnsi" w:cstheme="minorHAnsi"/>
          <w:color w:val="000000"/>
          <w:lang w:val="en-US" w:bidi="ar-SA"/>
        </w:rPr>
        <w:t>.</w:t>
      </w:r>
    </w:p>
    <w:p w14:paraId="41641DBE" w14:textId="77777777" w:rsidR="004E52D7" w:rsidRPr="00AC1D6C" w:rsidRDefault="004E52D7" w:rsidP="004E52D7">
      <w:pPr>
        <w:pStyle w:val="ListParagraph"/>
        <w:numPr>
          <w:ilvl w:val="0"/>
          <w:numId w:val="33"/>
        </w:numPr>
        <w:spacing w:before="0" w:after="0" w:line="240" w:lineRule="auto"/>
        <w:rPr>
          <w:rFonts w:asciiTheme="minorHAnsi" w:hAnsiTheme="minorHAnsi" w:cs="Calibri"/>
          <w:noProof/>
          <w:color w:val="000000"/>
          <w:spacing w:val="-2"/>
        </w:rPr>
      </w:pPr>
      <w:r>
        <w:rPr>
          <w:rFonts w:asciiTheme="minorHAnsi" w:hAnsiTheme="minorHAnsi" w:cstheme="minorHAnsi"/>
          <w:color w:val="000000"/>
          <w:lang w:val="en-US" w:bidi="ar-SA"/>
        </w:rPr>
        <w:t>Create a test script using the test script format, page objects, asserts.</w:t>
      </w:r>
    </w:p>
    <w:p w14:paraId="38D5D0EC" w14:textId="77777777" w:rsidR="004E52D7" w:rsidRPr="00C90901" w:rsidRDefault="004E52D7" w:rsidP="004E52D7">
      <w:pPr>
        <w:pStyle w:val="ListParagraph"/>
        <w:spacing w:before="0" w:after="0" w:line="240" w:lineRule="auto"/>
        <w:ind w:left="1440"/>
        <w:rPr>
          <w:rFonts w:asciiTheme="minorHAnsi" w:hAnsiTheme="minorHAnsi" w:cs="Calibri"/>
          <w:noProof/>
          <w:color w:val="000000"/>
          <w:spacing w:val="-2"/>
        </w:rPr>
      </w:pPr>
      <w:r>
        <w:rPr>
          <w:rFonts w:asciiTheme="minorHAnsi" w:hAnsiTheme="minorHAnsi" w:cstheme="minorHAnsi"/>
          <w:color w:val="000000"/>
          <w:lang w:val="en-US" w:bidi="ar-SA"/>
        </w:rPr>
        <w:t xml:space="preserve">Sample test script from the AutomationTestProject can be used as an template for creating new test script. </w:t>
      </w:r>
    </w:p>
    <w:p w14:paraId="7DBCD1D6" w14:textId="77777777" w:rsidR="004E52D7" w:rsidRPr="00EA4CD2" w:rsidRDefault="004E52D7" w:rsidP="004E52D7">
      <w:pPr>
        <w:pStyle w:val="Heading5"/>
        <w:numPr>
          <w:ilvl w:val="2"/>
          <w:numId w:val="1"/>
        </w:numPr>
        <w:ind w:left="720"/>
        <w:rPr>
          <w:rFonts w:asciiTheme="minorHAnsi" w:hAnsiTheme="minorHAnsi" w:cstheme="minorHAnsi"/>
          <w:noProof/>
        </w:rPr>
      </w:pPr>
      <w:r w:rsidRPr="00EA4CD2">
        <w:rPr>
          <w:rFonts w:asciiTheme="minorHAnsi" w:hAnsiTheme="minorHAnsi" w:cstheme="minorHAnsi"/>
          <w:noProof/>
        </w:rPr>
        <w:t>Test Configuration</w:t>
      </w:r>
    </w:p>
    <w:p w14:paraId="4FCAF25B" w14:textId="77777777" w:rsidR="004E52D7" w:rsidRPr="00EA4CD2" w:rsidRDefault="004E52D7" w:rsidP="004E52D7">
      <w:pPr>
        <w:pStyle w:val="ListParagraph"/>
        <w:spacing w:before="0" w:after="0" w:line="240" w:lineRule="auto"/>
        <w:rPr>
          <w:rFonts w:asciiTheme="minorHAnsi" w:hAnsiTheme="minorHAnsi" w:cstheme="minorHAnsi"/>
          <w:noProof/>
          <w:color w:val="F79646" w:themeColor="accent6"/>
          <w:spacing w:val="-2"/>
        </w:rPr>
      </w:pPr>
      <w:r w:rsidRPr="00EA4CD2">
        <w:rPr>
          <w:rFonts w:asciiTheme="minorHAnsi" w:hAnsiTheme="minorHAnsi" w:cstheme="minorHAnsi"/>
          <w:noProof/>
          <w:color w:val="F79646" w:themeColor="accent6"/>
          <w:spacing w:val="-2"/>
        </w:rPr>
        <w:t>Refer appConfig section</w:t>
      </w:r>
    </w:p>
    <w:p w14:paraId="37C07163" w14:textId="77777777" w:rsidR="004E52D7" w:rsidRPr="00EA4CD2" w:rsidRDefault="004E52D7" w:rsidP="004E52D7">
      <w:pPr>
        <w:spacing w:before="0" w:after="0" w:line="240" w:lineRule="auto"/>
        <w:ind w:firstLine="720"/>
        <w:rPr>
          <w:rFonts w:asciiTheme="minorHAnsi" w:hAnsiTheme="minorHAnsi" w:cstheme="minorHAnsi"/>
          <w:noProof/>
          <w:spacing w:val="-2"/>
        </w:rPr>
      </w:pPr>
      <w:r w:rsidRPr="00EA4CD2">
        <w:rPr>
          <w:rFonts w:asciiTheme="minorHAnsi" w:hAnsiTheme="minorHAnsi" w:cstheme="minorHAnsi"/>
          <w:noProof/>
          <w:spacing w:val="-2"/>
        </w:rPr>
        <w:t xml:space="preserve">Add Web tests related confuguration items under section </w:t>
      </w:r>
      <w:r w:rsidRPr="00EA4CD2">
        <w:rPr>
          <w:rFonts w:asciiTheme="minorHAnsi" w:hAnsiTheme="minorHAnsi" w:cstheme="minorHAnsi"/>
          <w:b/>
          <w:noProof/>
          <w:spacing w:val="-2"/>
        </w:rPr>
        <w:t>[WebTesting]</w:t>
      </w:r>
    </w:p>
    <w:p w14:paraId="6CCAC51E" w14:textId="77777777" w:rsidR="004E52D7" w:rsidRPr="00EA4CD2" w:rsidRDefault="004E52D7" w:rsidP="004E52D7">
      <w:pPr>
        <w:pStyle w:val="ListParagraph"/>
        <w:numPr>
          <w:ilvl w:val="0"/>
          <w:numId w:val="29"/>
        </w:numPr>
        <w:spacing w:before="0" w:after="0" w:line="240" w:lineRule="auto"/>
        <w:rPr>
          <w:rFonts w:asciiTheme="minorHAnsi" w:hAnsiTheme="minorHAnsi" w:cstheme="minorHAnsi"/>
          <w:noProof/>
          <w:spacing w:val="-2"/>
        </w:rPr>
      </w:pPr>
      <w:r>
        <w:rPr>
          <w:rFonts w:asciiTheme="minorHAnsi" w:hAnsiTheme="minorHAnsi" w:cstheme="minorHAnsi"/>
          <w:noProof/>
          <w:spacing w:val="-2"/>
        </w:rPr>
        <w:t>Manda</w:t>
      </w:r>
      <w:r w:rsidRPr="00EA4CD2">
        <w:rPr>
          <w:rFonts w:asciiTheme="minorHAnsi" w:hAnsiTheme="minorHAnsi" w:cstheme="minorHAnsi"/>
          <w:noProof/>
          <w:spacing w:val="-2"/>
        </w:rPr>
        <w:t>tory:</w:t>
      </w:r>
    </w:p>
    <w:p w14:paraId="39F90E27" w14:textId="77777777" w:rsidR="004E52D7" w:rsidRPr="00EA4CD2" w:rsidRDefault="004E52D7" w:rsidP="004E52D7">
      <w:pPr>
        <w:spacing w:before="0" w:after="0" w:line="240" w:lineRule="auto"/>
        <w:ind w:left="720" w:firstLine="720"/>
        <w:rPr>
          <w:rFonts w:asciiTheme="minorHAnsi" w:hAnsiTheme="minorHAnsi" w:cstheme="minorHAnsi"/>
          <w:noProof/>
          <w:spacing w:val="-2"/>
        </w:rPr>
      </w:pPr>
      <w:r w:rsidRPr="00EA4CD2">
        <w:rPr>
          <w:rFonts w:asciiTheme="minorHAnsi" w:hAnsiTheme="minorHAnsi" w:cstheme="minorHAnsi"/>
          <w:noProof/>
          <w:spacing w:val="-2"/>
        </w:rPr>
        <w:t>In the appConfig.ini set the value of ImplicitWaitSec for webdriver implicit wait time.</w:t>
      </w:r>
    </w:p>
    <w:p w14:paraId="22A0CA8F" w14:textId="77777777" w:rsidR="004E52D7" w:rsidRPr="00EA4CD2" w:rsidRDefault="004E52D7" w:rsidP="004E52D7">
      <w:pPr>
        <w:pStyle w:val="ListParagraph"/>
        <w:numPr>
          <w:ilvl w:val="0"/>
          <w:numId w:val="29"/>
        </w:numPr>
        <w:spacing w:before="0" w:after="0" w:line="240" w:lineRule="auto"/>
        <w:rPr>
          <w:rFonts w:asciiTheme="minorHAnsi" w:hAnsiTheme="minorHAnsi" w:cstheme="minorHAnsi"/>
          <w:noProof/>
          <w:spacing w:val="-2"/>
        </w:rPr>
      </w:pPr>
      <w:r w:rsidRPr="00EA4CD2">
        <w:rPr>
          <w:rFonts w:asciiTheme="minorHAnsi" w:hAnsiTheme="minorHAnsi" w:cstheme="minorHAnsi"/>
          <w:noProof/>
          <w:spacing w:val="-2"/>
        </w:rPr>
        <w:t xml:space="preserve">Optional: </w:t>
      </w:r>
    </w:p>
    <w:p w14:paraId="0D878201" w14:textId="77777777" w:rsidR="004E52D7" w:rsidRPr="00EA4CD2" w:rsidRDefault="004E52D7" w:rsidP="004E52D7">
      <w:pPr>
        <w:spacing w:before="0" w:after="0" w:line="240" w:lineRule="auto"/>
        <w:ind w:left="720" w:firstLine="720"/>
        <w:rPr>
          <w:rFonts w:asciiTheme="minorHAnsi" w:hAnsiTheme="minorHAnsi" w:cstheme="minorHAnsi"/>
          <w:noProof/>
          <w:spacing w:val="-2"/>
        </w:rPr>
      </w:pPr>
      <w:r w:rsidRPr="00EA4CD2">
        <w:rPr>
          <w:rFonts w:asciiTheme="minorHAnsi" w:hAnsiTheme="minorHAnsi" w:cstheme="minorHAnsi"/>
          <w:noProof/>
          <w:spacing w:val="-2"/>
        </w:rPr>
        <w:t xml:space="preserve">If user wants to add few more configurable items for web tests, he can add those </w:t>
      </w:r>
    </w:p>
    <w:p w14:paraId="229320BB" w14:textId="77777777" w:rsidR="004E52D7" w:rsidRPr="00EA4CD2" w:rsidRDefault="004E52D7" w:rsidP="004E52D7">
      <w:pPr>
        <w:spacing w:before="0" w:after="0" w:line="240" w:lineRule="auto"/>
        <w:ind w:left="1440"/>
        <w:rPr>
          <w:rFonts w:asciiTheme="minorHAnsi" w:hAnsiTheme="minorHAnsi" w:cstheme="minorHAnsi"/>
          <w:noProof/>
          <w:spacing w:val="-2"/>
        </w:rPr>
      </w:pPr>
      <w:r w:rsidRPr="00EA4CD2">
        <w:rPr>
          <w:rFonts w:asciiTheme="minorHAnsi" w:hAnsiTheme="minorHAnsi" w:cstheme="minorHAnsi"/>
          <w:noProof/>
          <w:spacing w:val="-2"/>
        </w:rPr>
        <w:t>under same section.</w:t>
      </w:r>
    </w:p>
    <w:p w14:paraId="015B5A8A" w14:textId="77777777" w:rsidR="004E52D7" w:rsidRPr="00EA4CD2" w:rsidRDefault="004E52D7" w:rsidP="004E52D7">
      <w:pPr>
        <w:pStyle w:val="Heading5"/>
        <w:numPr>
          <w:ilvl w:val="2"/>
          <w:numId w:val="1"/>
        </w:numPr>
        <w:ind w:left="720"/>
        <w:rPr>
          <w:rFonts w:asciiTheme="minorHAnsi" w:hAnsiTheme="minorHAnsi" w:cstheme="minorHAnsi"/>
          <w:noProof/>
        </w:rPr>
      </w:pPr>
      <w:r w:rsidRPr="00EA4CD2">
        <w:rPr>
          <w:rFonts w:asciiTheme="minorHAnsi" w:hAnsiTheme="minorHAnsi" w:cstheme="minorHAnsi"/>
          <w:noProof/>
        </w:rPr>
        <w:t>Test Script</w:t>
      </w:r>
      <w:r>
        <w:rPr>
          <w:rFonts w:asciiTheme="minorHAnsi" w:hAnsiTheme="minorHAnsi" w:cstheme="minorHAnsi"/>
          <w:noProof/>
        </w:rPr>
        <w:t xml:space="preserve"> creation</w:t>
      </w:r>
    </w:p>
    <w:p w14:paraId="28AD00E1" w14:textId="77777777" w:rsidR="004E52D7" w:rsidRPr="00EA4CD2" w:rsidRDefault="004E52D7" w:rsidP="004E52D7">
      <w:pPr>
        <w:pStyle w:val="ListParagraph"/>
        <w:numPr>
          <w:ilvl w:val="0"/>
          <w:numId w:val="23"/>
        </w:numPr>
        <w:spacing w:before="0" w:after="0" w:line="240" w:lineRule="auto"/>
        <w:rPr>
          <w:rFonts w:asciiTheme="minorHAnsi" w:hAnsiTheme="minorHAnsi" w:cstheme="minorHAnsi"/>
          <w:color w:val="000000"/>
          <w:sz w:val="20"/>
          <w:szCs w:val="20"/>
          <w:lang w:val="en-US" w:bidi="ar-SA"/>
        </w:rPr>
      </w:pPr>
      <w:r w:rsidRPr="00EA4CD2">
        <w:rPr>
          <w:rFonts w:asciiTheme="minorHAnsi" w:hAnsiTheme="minorHAnsi" w:cstheme="minorHAnsi"/>
          <w:b/>
          <w:noProof/>
          <w:color w:val="000000"/>
          <w:spacing w:val="-2"/>
        </w:rPr>
        <w:t>Location of adding web tests:</w:t>
      </w:r>
    </w:p>
    <w:p w14:paraId="100779AE"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r w:rsidRPr="00EA4CD2">
        <w:rPr>
          <w:rFonts w:asciiTheme="minorHAnsi" w:hAnsiTheme="minorHAnsi" w:cstheme="minorHAnsi"/>
          <w:noProof/>
          <w:color w:val="000000"/>
          <w:spacing w:val="-2"/>
        </w:rPr>
        <w:t xml:space="preserve">Add Web UI test scripts under package : </w:t>
      </w:r>
      <w:r w:rsidRPr="00EA4CD2">
        <w:rPr>
          <w:rFonts w:asciiTheme="minorHAnsi" w:hAnsiTheme="minorHAnsi" w:cstheme="minorHAnsi"/>
          <w:color w:val="000000"/>
          <w:lang w:val="en-US" w:bidi="ar-SA"/>
        </w:rPr>
        <w:t xml:space="preserve">com.web.tests </w:t>
      </w:r>
      <w:r w:rsidRPr="00EA4CD2">
        <w:rPr>
          <w:rFonts w:asciiTheme="minorHAnsi" w:hAnsiTheme="minorHAnsi" w:cstheme="minorHAnsi"/>
          <w:noProof/>
          <w:color w:val="000000"/>
          <w:spacing w:val="-2"/>
        </w:rPr>
        <w:t xml:space="preserve">There can be sub packages under </w:t>
      </w:r>
      <w:r w:rsidRPr="00EA4CD2">
        <w:rPr>
          <w:rFonts w:asciiTheme="minorHAnsi" w:hAnsiTheme="minorHAnsi" w:cstheme="minorHAnsi"/>
          <w:color w:val="000000"/>
          <w:lang w:val="en-US" w:bidi="ar-SA"/>
        </w:rPr>
        <w:t xml:space="preserve">com.web.tests </w:t>
      </w:r>
    </w:p>
    <w:p w14:paraId="09D3C133"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p>
    <w:p w14:paraId="1BA7671B" w14:textId="77777777" w:rsidR="004E52D7" w:rsidRPr="00245AE6"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sidRPr="00245AE6">
        <w:rPr>
          <w:rFonts w:asciiTheme="minorHAnsi" w:hAnsiTheme="minorHAnsi" w:cstheme="minorHAnsi"/>
          <w:b/>
          <w:color w:val="000000"/>
          <w:lang w:val="en-US" w:bidi="ar-SA"/>
        </w:rPr>
        <w:t>Mandatory things:</w:t>
      </w:r>
    </w:p>
    <w:p w14:paraId="002B4107" w14:textId="77777777" w:rsidR="004E52D7" w:rsidRPr="00245AE6"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Extend each test class with DriverBase</w:t>
      </w:r>
    </w:p>
    <w:p w14:paraId="166A6CF2" w14:textId="77777777" w:rsidR="004E52D7" w:rsidRPr="00245AE6" w:rsidRDefault="004E52D7" w:rsidP="004E52D7">
      <w:pPr>
        <w:pStyle w:val="ListParagraph"/>
        <w:spacing w:before="0" w:after="0" w:line="240" w:lineRule="auto"/>
        <w:ind w:left="2160"/>
        <w:rPr>
          <w:rFonts w:asciiTheme="minorHAnsi" w:hAnsiTheme="minorHAnsi" w:cstheme="minorHAnsi"/>
          <w:color w:val="000000"/>
          <w:lang w:val="en-US" w:bidi="ar-SA"/>
        </w:rPr>
      </w:pPr>
    </w:p>
    <w:p w14:paraId="0BE22F03" w14:textId="77777777" w:rsidR="004E52D7" w:rsidRPr="00245AE6"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Add BeforeMethod to call getUIDriver method with parameters given in below code snippet:</w:t>
      </w:r>
    </w:p>
    <w:p w14:paraId="7F323AEE"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646464"/>
          <w:lang w:val="en-US" w:bidi="ar-SA"/>
        </w:rPr>
        <w:t>@Parameters</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2A00FF"/>
          <w:lang w:val="en-US" w:bidi="ar-SA"/>
        </w:rPr>
        <w:t>"OSToRun"</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2A00FF"/>
          <w:lang w:val="en-US" w:bidi="ar-SA"/>
        </w:rPr>
        <w:t>"BrowsersToInclude"</w:t>
      </w:r>
      <w:r w:rsidRPr="00245AE6">
        <w:rPr>
          <w:rFonts w:asciiTheme="minorHAnsi" w:hAnsiTheme="minorHAnsi" w:cstheme="minorHAnsi"/>
          <w:color w:val="000000"/>
          <w:lang w:val="en-US" w:bidi="ar-SA"/>
        </w:rPr>
        <w:t xml:space="preserve"> })</w:t>
      </w:r>
    </w:p>
    <w:p w14:paraId="450BB6FD"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color w:val="646464"/>
          <w:lang w:val="en-US" w:bidi="ar-SA"/>
        </w:rPr>
        <w:t>@BeforeMethod</w:t>
      </w:r>
      <w:r w:rsidRPr="00245AE6">
        <w:rPr>
          <w:rFonts w:asciiTheme="minorHAnsi" w:hAnsiTheme="minorHAnsi" w:cstheme="minorHAnsi"/>
          <w:color w:val="000000"/>
          <w:lang w:val="en-US" w:bidi="ar-SA"/>
        </w:rPr>
        <w:t xml:space="preserve">(alwaysRun = </w:t>
      </w:r>
      <w:r w:rsidRPr="00245AE6">
        <w:rPr>
          <w:rFonts w:asciiTheme="minorHAnsi" w:hAnsiTheme="minorHAnsi" w:cstheme="minorHAnsi"/>
          <w:b/>
          <w:bCs/>
          <w:color w:val="7F0055"/>
          <w:lang w:val="en-US" w:bidi="ar-SA"/>
        </w:rPr>
        <w:t>true</w:t>
      </w:r>
      <w:r w:rsidRPr="00245AE6">
        <w:rPr>
          <w:rFonts w:asciiTheme="minorHAnsi" w:hAnsiTheme="minorHAnsi" w:cstheme="minorHAnsi"/>
          <w:color w:val="000000"/>
          <w:lang w:val="en-US" w:bidi="ar-SA"/>
        </w:rPr>
        <w:t>)</w:t>
      </w:r>
    </w:p>
    <w:p w14:paraId="6D77D95B"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b/>
          <w:bCs/>
          <w:color w:val="7F0055"/>
          <w:lang w:val="en-US" w:bidi="ar-SA"/>
        </w:rPr>
        <w:t>public</w:t>
      </w:r>
      <w:r w:rsidRPr="00245AE6">
        <w:rPr>
          <w:rFonts w:asciiTheme="minorHAnsi" w:hAnsiTheme="minorHAnsi" w:cstheme="minorHAnsi"/>
          <w:color w:val="000000"/>
          <w:lang w:val="en-US" w:bidi="ar-SA"/>
        </w:rPr>
        <w:t xml:space="preserve"> </w:t>
      </w:r>
      <w:r w:rsidRPr="00245AE6">
        <w:rPr>
          <w:rFonts w:asciiTheme="minorHAnsi" w:hAnsiTheme="minorHAnsi" w:cstheme="minorHAnsi"/>
          <w:b/>
          <w:bCs/>
          <w:color w:val="7F0055"/>
          <w:lang w:val="en-US" w:bidi="ar-SA"/>
        </w:rPr>
        <w:t>void</w:t>
      </w:r>
      <w:r w:rsidRPr="00245AE6">
        <w:rPr>
          <w:rFonts w:asciiTheme="minorHAnsi" w:hAnsiTheme="minorHAnsi" w:cstheme="minorHAnsi"/>
          <w:color w:val="000000"/>
          <w:lang w:val="en-US" w:bidi="ar-SA"/>
        </w:rPr>
        <w:t xml:space="preserve"> googlesetupnew(String </w:t>
      </w:r>
      <w:r w:rsidRPr="00245AE6">
        <w:rPr>
          <w:rFonts w:asciiTheme="minorHAnsi" w:hAnsiTheme="minorHAnsi" w:cstheme="minorHAnsi"/>
          <w:color w:val="6A3E3E"/>
          <w:lang w:val="en-US" w:bidi="ar-SA"/>
        </w:rPr>
        <w:t>OS</w:t>
      </w:r>
      <w:r w:rsidRPr="00245AE6">
        <w:rPr>
          <w:rFonts w:asciiTheme="minorHAnsi" w:hAnsiTheme="minorHAnsi" w:cstheme="minorHAnsi"/>
          <w:color w:val="000000"/>
          <w:lang w:val="en-US" w:bidi="ar-SA"/>
        </w:rPr>
        <w:t xml:space="preserve">, String </w:t>
      </w:r>
      <w:r w:rsidRPr="00245AE6">
        <w:rPr>
          <w:rFonts w:asciiTheme="minorHAnsi" w:hAnsiTheme="minorHAnsi" w:cstheme="minorHAnsi"/>
          <w:color w:val="6A3E3E"/>
          <w:lang w:val="en-US" w:bidi="ar-SA"/>
        </w:rPr>
        <w:t>Browser</w:t>
      </w:r>
      <w:r w:rsidRPr="00245AE6">
        <w:rPr>
          <w:rFonts w:asciiTheme="minorHAnsi" w:hAnsiTheme="minorHAnsi" w:cstheme="minorHAnsi"/>
          <w:color w:val="000000"/>
          <w:lang w:val="en-US" w:bidi="ar-SA"/>
        </w:rPr>
        <w:t xml:space="preserve">, Method </w:t>
      </w:r>
      <w:r w:rsidRPr="00245AE6">
        <w:rPr>
          <w:rFonts w:asciiTheme="minorHAnsi" w:hAnsiTheme="minorHAnsi" w:cstheme="minorHAnsi"/>
          <w:color w:val="6A3E3E"/>
          <w:lang w:val="en-US" w:bidi="ar-SA"/>
        </w:rPr>
        <w:t>m</w:t>
      </w:r>
      <w:r w:rsidRPr="00245AE6">
        <w:rPr>
          <w:rFonts w:asciiTheme="minorHAnsi" w:hAnsiTheme="minorHAnsi" w:cstheme="minorHAnsi"/>
          <w:color w:val="000000"/>
          <w:lang w:val="en-US" w:bidi="ar-SA"/>
        </w:rPr>
        <w:t>) {</w:t>
      </w:r>
    </w:p>
    <w:p w14:paraId="29DA62E8"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color w:val="000000"/>
          <w:lang w:val="en-US" w:bidi="ar-SA"/>
        </w:rPr>
        <w:tab/>
      </w:r>
      <w:r w:rsidRPr="00245AE6">
        <w:rPr>
          <w:rFonts w:asciiTheme="minorHAnsi" w:hAnsiTheme="minorHAnsi" w:cstheme="minorHAnsi"/>
          <w:color w:val="000000"/>
          <w:highlight w:val="lightGray"/>
          <w:lang w:val="en-US" w:bidi="ar-SA"/>
        </w:rPr>
        <w:t>getUIDriver</w:t>
      </w:r>
      <w:r w:rsidRPr="00245AE6">
        <w:rPr>
          <w:rFonts w:asciiTheme="minorHAnsi" w:hAnsiTheme="minorHAnsi" w:cstheme="minorHAnsi"/>
          <w:color w:val="000000"/>
          <w:lang w:val="en-US" w:bidi="ar-SA"/>
        </w:rPr>
        <w:t>(</w:t>
      </w:r>
      <w:r w:rsidRPr="00245AE6">
        <w:rPr>
          <w:rFonts w:asciiTheme="minorHAnsi" w:hAnsiTheme="minorHAnsi" w:cstheme="minorHAnsi"/>
          <w:color w:val="6A3E3E"/>
          <w:lang w:val="en-US" w:bidi="ar-SA"/>
        </w:rPr>
        <w:t>OS</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6A3E3E"/>
          <w:lang w:val="en-US" w:bidi="ar-SA"/>
        </w:rPr>
        <w:t>Browser</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2A00FF"/>
          <w:lang w:val="en-US" w:bidi="ar-SA"/>
        </w:rPr>
        <w:t>"Web"</w:t>
      </w:r>
      <w:r w:rsidRPr="00245AE6">
        <w:rPr>
          <w:rFonts w:asciiTheme="minorHAnsi" w:hAnsiTheme="minorHAnsi" w:cstheme="minorHAnsi"/>
          <w:color w:val="000000"/>
          <w:lang w:val="en-US" w:bidi="ar-SA"/>
        </w:rPr>
        <w:t>);</w:t>
      </w:r>
    </w:p>
    <w:p w14:paraId="3A113905"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lang w:val="en-US" w:bidi="ar-SA"/>
        </w:rPr>
        <w:tab/>
        <w:t>}</w:t>
      </w:r>
    </w:p>
    <w:p w14:paraId="41C54D62" w14:textId="77777777" w:rsidR="004E52D7" w:rsidRPr="00245AE6" w:rsidRDefault="004E52D7" w:rsidP="004E52D7">
      <w:pPr>
        <w:pStyle w:val="ListParagraph"/>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ab/>
        <w:t>The</w:t>
      </w:r>
      <w:r>
        <w:rPr>
          <w:rFonts w:asciiTheme="minorHAnsi" w:hAnsiTheme="minorHAnsi" w:cstheme="minorHAnsi"/>
          <w:noProof/>
          <w:color w:val="000000"/>
          <w:spacing w:val="-2"/>
        </w:rPr>
        <w:t>s</w:t>
      </w:r>
      <w:r w:rsidRPr="00245AE6">
        <w:rPr>
          <w:rFonts w:asciiTheme="minorHAnsi" w:hAnsiTheme="minorHAnsi" w:cstheme="minorHAnsi"/>
          <w:noProof/>
          <w:color w:val="000000"/>
          <w:spacing w:val="-2"/>
        </w:rPr>
        <w:t>e parameters are the values provided by user on the Execution UI.</w:t>
      </w:r>
    </w:p>
    <w:p w14:paraId="493676E7" w14:textId="77777777" w:rsidR="004E52D7" w:rsidRPr="00245AE6" w:rsidRDefault="004E52D7" w:rsidP="004E52D7">
      <w:pPr>
        <w:pStyle w:val="ListParagraph"/>
        <w:spacing w:before="0" w:after="0" w:line="240" w:lineRule="auto"/>
        <w:ind w:left="2160"/>
        <w:rPr>
          <w:rFonts w:asciiTheme="minorHAnsi" w:hAnsiTheme="minorHAnsi" w:cstheme="minorHAnsi"/>
          <w:color w:val="000000"/>
          <w:lang w:val="en-US" w:bidi="ar-SA"/>
        </w:rPr>
      </w:pPr>
    </w:p>
    <w:p w14:paraId="497C4EA3" w14:textId="77777777" w:rsidR="004E52D7" w:rsidRPr="00245AE6"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Mark each test method with @Test and specify the group it belongs to.</w:t>
      </w:r>
    </w:p>
    <w:p w14:paraId="40E1B16F"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1440" w:firstLine="720"/>
        <w:rPr>
          <w:rFonts w:asciiTheme="minorHAnsi" w:hAnsiTheme="minorHAnsi" w:cstheme="minorHAnsi"/>
          <w:color w:val="000000"/>
          <w:lang w:val="en-US" w:bidi="ar-SA"/>
        </w:rPr>
      </w:pPr>
      <w:r w:rsidRPr="00245AE6">
        <w:rPr>
          <w:rFonts w:asciiTheme="minorHAnsi" w:hAnsiTheme="minorHAnsi" w:cstheme="minorHAnsi"/>
          <w:color w:val="646464"/>
          <w:lang w:val="en-US" w:bidi="ar-SA"/>
        </w:rPr>
        <w:t>@Test</w:t>
      </w:r>
      <w:r w:rsidRPr="00245AE6">
        <w:rPr>
          <w:rFonts w:asciiTheme="minorHAnsi" w:hAnsiTheme="minorHAnsi" w:cstheme="minorHAnsi"/>
          <w:color w:val="000000"/>
          <w:lang w:val="en-US" w:bidi="ar-SA"/>
        </w:rPr>
        <w:t xml:space="preserve">(groups = { </w:t>
      </w:r>
      <w:r w:rsidRPr="00245AE6">
        <w:rPr>
          <w:rFonts w:asciiTheme="minorHAnsi" w:hAnsiTheme="minorHAnsi" w:cstheme="minorHAnsi"/>
          <w:color w:val="2A00FF"/>
          <w:lang w:val="en-US" w:bidi="ar-SA"/>
        </w:rPr>
        <w:t>"Smoke"</w:t>
      </w:r>
      <w:r>
        <w:rPr>
          <w:rFonts w:asciiTheme="minorHAnsi" w:hAnsiTheme="minorHAnsi" w:cstheme="minorHAnsi"/>
          <w:color w:val="2A00FF"/>
          <w:lang w:val="en-US" w:bidi="ar-SA"/>
        </w:rPr>
        <w:t>,"Regression</w:t>
      </w:r>
      <w:r w:rsidRPr="00245AE6">
        <w:rPr>
          <w:rFonts w:asciiTheme="minorHAnsi" w:hAnsiTheme="minorHAnsi" w:cstheme="minorHAnsi"/>
          <w:color w:val="2A00FF"/>
          <w:lang w:val="en-US" w:bidi="ar-SA"/>
        </w:rPr>
        <w:t>"</w:t>
      </w:r>
      <w:r>
        <w:rPr>
          <w:rFonts w:asciiTheme="minorHAnsi" w:hAnsiTheme="minorHAnsi" w:cstheme="minorHAnsi"/>
          <w:color w:val="2A00FF"/>
          <w:lang w:val="en-US" w:bidi="ar-SA"/>
        </w:rPr>
        <w:t>,</w:t>
      </w:r>
      <w:r w:rsidRPr="00245AE6">
        <w:rPr>
          <w:rFonts w:asciiTheme="minorHAnsi" w:hAnsiTheme="minorHAnsi" w:cstheme="minorHAnsi"/>
          <w:color w:val="000000"/>
          <w:lang w:val="en-US" w:bidi="ar-SA"/>
        </w:rPr>
        <w:t xml:space="preserve"> })</w:t>
      </w:r>
    </w:p>
    <w:p w14:paraId="2D60D095"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762EB520" w14:textId="77777777" w:rsidR="004E52D7" w:rsidRPr="00245AE6" w:rsidRDefault="004E52D7" w:rsidP="004E52D7">
      <w:pPr>
        <w:pStyle w:val="ListParagraph"/>
        <w:numPr>
          <w:ilvl w:val="0"/>
          <w:numId w:val="24"/>
        </w:numPr>
        <w:spacing w:before="0" w:after="0" w:line="240" w:lineRule="auto"/>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Optional::</w:t>
      </w:r>
    </w:p>
    <w:p w14:paraId="78E77406" w14:textId="77777777" w:rsidR="004E52D7" w:rsidRPr="00245AE6" w:rsidRDefault="004E52D7" w:rsidP="004E52D7">
      <w:pPr>
        <w:pStyle w:val="ListParagraph"/>
        <w:numPr>
          <w:ilvl w:val="1"/>
          <w:numId w:val="24"/>
        </w:numPr>
        <w:spacing w:before="0" w:after="0" w:line="240" w:lineRule="auto"/>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lastRenderedPageBreak/>
        <w:t>Test description and Test data provider are optional attributes of @Test annotation</w:t>
      </w:r>
    </w:p>
    <w:p w14:paraId="625AFD7E" w14:textId="77777777" w:rsidR="004E52D7" w:rsidRPr="00245AE6" w:rsidRDefault="004E52D7" w:rsidP="004E52D7">
      <w:pPr>
        <w:pStyle w:val="ListParagraph"/>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57BBB997"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color w:val="646464"/>
          <w:lang w:val="en-US" w:bidi="ar-SA"/>
        </w:rPr>
        <w:t>@Test</w:t>
      </w:r>
      <w:r w:rsidRPr="00245AE6">
        <w:rPr>
          <w:rFonts w:asciiTheme="minorHAnsi" w:hAnsiTheme="minorHAnsi" w:cstheme="minorHAnsi"/>
          <w:color w:val="000000"/>
          <w:lang w:val="en-US" w:bidi="ar-SA"/>
        </w:rPr>
        <w:t>(groups={</w:t>
      </w:r>
      <w:r w:rsidRPr="00245AE6">
        <w:rPr>
          <w:rFonts w:asciiTheme="minorHAnsi" w:hAnsiTheme="minorHAnsi" w:cstheme="minorHAnsi"/>
          <w:color w:val="2A00FF"/>
          <w:lang w:val="en-US" w:bidi="ar-SA"/>
        </w:rPr>
        <w:t>"Smoke"</w:t>
      </w:r>
      <w:r w:rsidRPr="00245AE6">
        <w:rPr>
          <w:rFonts w:asciiTheme="minorHAnsi" w:hAnsiTheme="minorHAnsi" w:cstheme="minorHAnsi"/>
          <w:color w:val="000000"/>
          <w:lang w:val="en-US" w:bidi="ar-SA"/>
        </w:rPr>
        <w:t xml:space="preserve">}, dataProvider = </w:t>
      </w:r>
      <w:r w:rsidRPr="00245AE6">
        <w:rPr>
          <w:rFonts w:asciiTheme="minorHAnsi" w:hAnsiTheme="minorHAnsi" w:cstheme="minorHAnsi"/>
          <w:color w:val="2A00FF"/>
          <w:lang w:val="en-US" w:bidi="ar-SA"/>
        </w:rPr>
        <w:t>"TestDataFile"</w:t>
      </w:r>
      <w:r w:rsidRPr="00245AE6">
        <w:rPr>
          <w:rFonts w:asciiTheme="minorHAnsi" w:hAnsiTheme="minorHAnsi" w:cstheme="minorHAnsi"/>
          <w:color w:val="000000"/>
          <w:lang w:val="en-US" w:bidi="ar-SA"/>
        </w:rPr>
        <w:t xml:space="preserve"> ,description= </w:t>
      </w:r>
      <w:r w:rsidRPr="00245AE6">
        <w:rPr>
          <w:rFonts w:asciiTheme="minorHAnsi" w:hAnsiTheme="minorHAnsi" w:cstheme="minorHAnsi"/>
          <w:color w:val="2A00FF"/>
          <w:lang w:val="en-US" w:bidi="ar-SA"/>
        </w:rPr>
        <w:t>"Tests for Google login functionality"</w:t>
      </w:r>
      <w:r w:rsidRPr="00245AE6">
        <w:rPr>
          <w:rFonts w:asciiTheme="minorHAnsi" w:hAnsiTheme="minorHAnsi" w:cstheme="minorHAnsi"/>
          <w:color w:val="000000"/>
          <w:lang w:val="en-US" w:bidi="ar-SA"/>
        </w:rPr>
        <w:t>)</w:t>
      </w:r>
    </w:p>
    <w:p w14:paraId="57CBC87F" w14:textId="77777777" w:rsidR="004E52D7" w:rsidRPr="00245AE6" w:rsidRDefault="004E52D7" w:rsidP="004E52D7">
      <w:pPr>
        <w:pStyle w:val="ListParagraph"/>
        <w:spacing w:before="0" w:after="0" w:line="240" w:lineRule="auto"/>
        <w:ind w:left="1440"/>
        <w:rPr>
          <w:rFonts w:asciiTheme="minorHAnsi" w:hAnsiTheme="minorHAnsi" w:cstheme="minorHAnsi"/>
          <w:noProof/>
          <w:color w:val="000000"/>
          <w:spacing w:val="-2"/>
        </w:rPr>
      </w:pPr>
    </w:p>
    <w:p w14:paraId="3FD78688" w14:textId="77777777" w:rsidR="004E52D7" w:rsidRPr="00245AE6" w:rsidRDefault="004E52D7" w:rsidP="004E52D7">
      <w:pPr>
        <w:pStyle w:val="ListParagraph"/>
        <w:numPr>
          <w:ilvl w:val="0"/>
          <w:numId w:val="25"/>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Adding Test Steps:</w:t>
      </w:r>
    </w:p>
    <w:p w14:paraId="4A50D371"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Within each testscript create an object of PageWrapper as below:</w:t>
      </w:r>
    </w:p>
    <w:p w14:paraId="19CC6D32"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spacing w:val="-2"/>
        </w:rPr>
      </w:pPr>
      <w:r>
        <w:rPr>
          <w:rFonts w:asciiTheme="minorHAnsi" w:hAnsiTheme="minorHAnsi" w:cstheme="minorHAnsi"/>
          <w:color w:val="000000"/>
          <w:lang w:val="en-US" w:bidi="ar-SA"/>
        </w:rPr>
        <w:t>UI</w:t>
      </w:r>
      <w:r w:rsidRPr="00245AE6">
        <w:rPr>
          <w:rFonts w:asciiTheme="minorHAnsi" w:hAnsiTheme="minorHAnsi" w:cstheme="minorHAnsi"/>
          <w:color w:val="000000"/>
          <w:lang w:val="en-US" w:bidi="ar-SA"/>
        </w:rPr>
        <w:t xml:space="preserve">PageWrapper </w:t>
      </w:r>
      <w:r w:rsidRPr="00245AE6">
        <w:rPr>
          <w:rFonts w:asciiTheme="minorHAnsi" w:hAnsiTheme="minorHAnsi" w:cstheme="minorHAnsi"/>
          <w:color w:val="6A3E3E"/>
          <w:lang w:val="en-US" w:bidi="ar-SA"/>
        </w:rPr>
        <w:t>pageWrapper</w:t>
      </w:r>
      <w:r w:rsidRPr="00245AE6">
        <w:rPr>
          <w:rFonts w:asciiTheme="minorHAnsi" w:hAnsiTheme="minorHAnsi" w:cstheme="minorHAnsi"/>
          <w:color w:val="000000"/>
          <w:lang w:val="en-US" w:bidi="ar-SA"/>
        </w:rPr>
        <w:t xml:space="preserve"> = </w:t>
      </w:r>
      <w:r w:rsidRPr="00245AE6">
        <w:rPr>
          <w:rFonts w:asciiTheme="minorHAnsi" w:hAnsiTheme="minorHAnsi" w:cstheme="minorHAnsi"/>
          <w:b/>
          <w:bCs/>
          <w:color w:val="7F0055"/>
          <w:lang w:val="en-US" w:bidi="ar-SA"/>
        </w:rPr>
        <w:t>new</w:t>
      </w:r>
      <w:r w:rsidRPr="00245AE6">
        <w:rPr>
          <w:rFonts w:asciiTheme="minorHAnsi" w:hAnsiTheme="minorHAnsi" w:cstheme="minorHAnsi"/>
          <w:color w:val="000000"/>
          <w:lang w:val="en-US" w:bidi="ar-SA"/>
        </w:rPr>
        <w:t xml:space="preserve"> </w:t>
      </w:r>
      <w:r>
        <w:rPr>
          <w:rFonts w:asciiTheme="minorHAnsi" w:hAnsiTheme="minorHAnsi" w:cstheme="minorHAnsi"/>
          <w:color w:val="000000"/>
          <w:lang w:val="en-US" w:bidi="ar-SA"/>
        </w:rPr>
        <w:t>UI</w:t>
      </w:r>
      <w:r w:rsidRPr="00245AE6">
        <w:rPr>
          <w:rFonts w:asciiTheme="minorHAnsi" w:hAnsiTheme="minorHAnsi" w:cstheme="minorHAnsi"/>
          <w:color w:val="000000"/>
          <w:lang w:val="en-US" w:bidi="ar-SA"/>
        </w:rPr>
        <w:t>PageWrapper(uiDriver());</w:t>
      </w:r>
    </w:p>
    <w:p w14:paraId="5285D428"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hyperlink w:anchor="_Page_Object_Repository" w:history="1">
        <w:r w:rsidRPr="007D78E6">
          <w:rPr>
            <w:rStyle w:val="Hyperlink"/>
            <w:rFonts w:asciiTheme="minorHAnsi" w:hAnsiTheme="minorHAnsi" w:cstheme="minorHAnsi"/>
            <w:noProof/>
            <w:spacing w:val="-2"/>
          </w:rPr>
          <w:t>Refer Page Object Repository</w:t>
        </w:r>
      </w:hyperlink>
    </w:p>
    <w:p w14:paraId="7328D6D3"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00C643C2"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 xml:space="preserve">uiDriver() gives all methods available for </w:t>
      </w:r>
      <w:r w:rsidRPr="00245AE6">
        <w:rPr>
          <w:rFonts w:asciiTheme="minorHAnsi" w:hAnsiTheme="minorHAnsi" w:cstheme="minorHAnsi"/>
          <w:color w:val="000000"/>
          <w:lang w:val="en-US" w:bidi="ar-SA"/>
        </w:rPr>
        <w:t>IUIDriver.</w:t>
      </w:r>
    </w:p>
    <w:p w14:paraId="51221A8E"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hyperlink w:anchor="_Basic_Web_library" w:history="1">
        <w:r w:rsidRPr="007D78E6">
          <w:rPr>
            <w:rStyle w:val="Hyperlink"/>
            <w:rFonts w:asciiTheme="minorHAnsi" w:hAnsiTheme="minorHAnsi" w:cstheme="minorHAnsi"/>
            <w:noProof/>
            <w:spacing w:val="-2"/>
          </w:rPr>
          <w:t>Refer  WebUI Plugin Methods</w:t>
        </w:r>
      </w:hyperlink>
    </w:p>
    <w:p w14:paraId="24619274" w14:textId="77777777" w:rsidR="004E52D7" w:rsidRPr="00245AE6" w:rsidRDefault="004E52D7" w:rsidP="004E52D7">
      <w:pPr>
        <w:spacing w:before="0" w:after="0" w:line="240" w:lineRule="auto"/>
        <w:ind w:left="1440" w:firstLine="72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4E3C3B6A"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F79646" w:themeColor="accent6"/>
          <w:spacing w:val="-2"/>
        </w:rPr>
      </w:pPr>
      <w:r w:rsidRPr="00245AE6">
        <w:rPr>
          <w:rFonts w:asciiTheme="minorHAnsi" w:hAnsiTheme="minorHAnsi" w:cstheme="minorHAnsi"/>
          <w:color w:val="000000"/>
          <w:lang w:val="en-US" w:bidi="ar-SA"/>
        </w:rPr>
        <w:t>uiDriver().clickOn(</w:t>
      </w:r>
      <w:r w:rsidRPr="00245AE6">
        <w:rPr>
          <w:rFonts w:asciiTheme="minorHAnsi" w:hAnsiTheme="minorHAnsi" w:cstheme="minorHAnsi"/>
          <w:color w:val="6A3E3E"/>
          <w:lang w:val="en-US" w:bidi="ar-SA"/>
        </w:rPr>
        <w:t>pageWrapper</w:t>
      </w:r>
      <w:r w:rsidRPr="00245AE6">
        <w:rPr>
          <w:rFonts w:asciiTheme="minorHAnsi" w:hAnsiTheme="minorHAnsi" w:cstheme="minorHAnsi"/>
          <w:color w:val="000000"/>
          <w:lang w:val="en-US" w:bidi="ar-SA"/>
        </w:rPr>
        <w:t>.</w:t>
      </w:r>
      <w:r w:rsidRPr="00245AE6">
        <w:rPr>
          <w:rFonts w:asciiTheme="minorHAnsi" w:hAnsiTheme="minorHAnsi" w:cstheme="minorHAnsi"/>
          <w:color w:val="0000C0"/>
          <w:lang w:val="en-US" w:bidi="ar-SA"/>
        </w:rPr>
        <w:t>pageGoogle</w:t>
      </w:r>
      <w:r w:rsidRPr="00245AE6">
        <w:rPr>
          <w:rFonts w:asciiTheme="minorHAnsi" w:hAnsiTheme="minorHAnsi" w:cstheme="minorHAnsi"/>
          <w:color w:val="000000"/>
          <w:lang w:val="en-US" w:bidi="ar-SA"/>
        </w:rPr>
        <w:t>.</w:t>
      </w:r>
      <w:r w:rsidRPr="00245AE6">
        <w:rPr>
          <w:rFonts w:asciiTheme="minorHAnsi" w:hAnsiTheme="minorHAnsi" w:cstheme="minorHAnsi"/>
          <w:color w:val="0000C0"/>
          <w:lang w:val="en-US" w:bidi="ar-SA"/>
        </w:rPr>
        <w:t>signin</w:t>
      </w:r>
      <w:r w:rsidRPr="00245AE6">
        <w:rPr>
          <w:rFonts w:asciiTheme="minorHAnsi" w:hAnsiTheme="minorHAnsi" w:cstheme="minorHAnsi"/>
          <w:color w:val="000000"/>
          <w:lang w:val="en-US" w:bidi="ar-SA"/>
        </w:rPr>
        <w:t>);</w:t>
      </w:r>
    </w:p>
    <w:p w14:paraId="77C03216"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234E7B5E"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One can also add asserts as an step.</w:t>
      </w:r>
    </w:p>
    <w:p w14:paraId="14DF84EA"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hyperlink w:anchor="_Asserts" w:history="1">
        <w:r w:rsidRPr="00B50EEE">
          <w:rPr>
            <w:rStyle w:val="Hyperlink"/>
            <w:rFonts w:asciiTheme="minorHAnsi" w:hAnsiTheme="minorHAnsi" w:cstheme="minorHAnsi"/>
            <w:noProof/>
            <w:spacing w:val="-2"/>
          </w:rPr>
          <w:t>Refer Adding Asserts</w:t>
        </w:r>
      </w:hyperlink>
    </w:p>
    <w:p w14:paraId="5DFACE96" w14:textId="77777777" w:rsidR="004E52D7" w:rsidRPr="00DC5DAC" w:rsidRDefault="004E52D7" w:rsidP="004E52D7">
      <w:pPr>
        <w:pStyle w:val="Heading5"/>
        <w:numPr>
          <w:ilvl w:val="2"/>
          <w:numId w:val="1"/>
        </w:numPr>
        <w:ind w:left="720"/>
        <w:rPr>
          <w:rFonts w:asciiTheme="minorHAnsi" w:hAnsiTheme="minorHAnsi" w:cstheme="minorHAnsi"/>
          <w:b/>
          <w:sz w:val="24"/>
          <w:szCs w:val="24"/>
        </w:rPr>
      </w:pPr>
      <w:bookmarkStart w:id="547" w:name="_Page_Object_Repository"/>
      <w:bookmarkEnd w:id="547"/>
      <w:r w:rsidRPr="00DC5DAC">
        <w:rPr>
          <w:rFonts w:asciiTheme="minorHAnsi" w:hAnsiTheme="minorHAnsi" w:cstheme="minorHAnsi"/>
          <w:b/>
          <w:sz w:val="24"/>
          <w:szCs w:val="24"/>
        </w:rPr>
        <w:t>Page Object Repository</w:t>
      </w:r>
    </w:p>
    <w:p w14:paraId="79D43890" w14:textId="77777777" w:rsidR="004E52D7" w:rsidRPr="00245AE6" w:rsidRDefault="004E52D7" w:rsidP="004E52D7">
      <w:pPr>
        <w:pStyle w:val="ListParagraph"/>
        <w:numPr>
          <w:ilvl w:val="0"/>
          <w:numId w:val="25"/>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b/>
          <w:noProof/>
          <w:color w:val="000000"/>
          <w:spacing w:val="-2"/>
        </w:rPr>
        <w:t>Location of adding page object repository:</w:t>
      </w:r>
    </w:p>
    <w:p w14:paraId="5D8AF7FA" w14:textId="77777777" w:rsidR="004E52D7" w:rsidRPr="00245AE6" w:rsidRDefault="004E52D7" w:rsidP="004E52D7">
      <w:pPr>
        <w:pStyle w:val="ListParagraph"/>
        <w:ind w:left="1440"/>
        <w:rPr>
          <w:rFonts w:asciiTheme="minorHAnsi" w:hAnsiTheme="minorHAnsi" w:cstheme="minorHAnsi"/>
        </w:rPr>
      </w:pPr>
      <w:r w:rsidRPr="00245AE6">
        <w:rPr>
          <w:rFonts w:asciiTheme="minorHAnsi" w:hAnsiTheme="minorHAnsi" w:cstheme="minorHAnsi"/>
        </w:rPr>
        <w:t>com.web.pages</w:t>
      </w:r>
    </w:p>
    <w:p w14:paraId="375821D7" w14:textId="77777777" w:rsidR="004E52D7" w:rsidRPr="00245AE6" w:rsidRDefault="004E52D7" w:rsidP="004E52D7">
      <w:pPr>
        <w:pStyle w:val="ListParagraph"/>
        <w:spacing w:before="0" w:after="0" w:line="240" w:lineRule="auto"/>
        <w:ind w:left="1440"/>
        <w:rPr>
          <w:rFonts w:asciiTheme="minorHAnsi" w:hAnsiTheme="minorHAnsi" w:cstheme="minorHAnsi"/>
          <w:b/>
          <w:noProof/>
          <w:color w:val="000000"/>
          <w:spacing w:val="-2"/>
        </w:rPr>
      </w:pPr>
    </w:p>
    <w:p w14:paraId="4B16FDC9" w14:textId="77777777" w:rsidR="004E52D7" w:rsidRPr="00245AE6" w:rsidRDefault="004E52D7" w:rsidP="004E52D7">
      <w:pPr>
        <w:pStyle w:val="ListParagraph"/>
        <w:numPr>
          <w:ilvl w:val="0"/>
          <w:numId w:val="25"/>
        </w:numPr>
        <w:rPr>
          <w:rFonts w:asciiTheme="minorHAnsi" w:hAnsiTheme="minorHAnsi" w:cstheme="minorHAnsi"/>
        </w:rPr>
      </w:pPr>
      <w:r w:rsidRPr="00245AE6">
        <w:rPr>
          <w:rFonts w:asciiTheme="minorHAnsi" w:hAnsiTheme="minorHAnsi" w:cstheme="minorHAnsi"/>
        </w:rPr>
        <w:t>Pages:</w:t>
      </w:r>
    </w:p>
    <w:p w14:paraId="4C12E933" w14:textId="77777777" w:rsidR="004E52D7" w:rsidRPr="00245AE6" w:rsidRDefault="004E52D7" w:rsidP="004E52D7">
      <w:pPr>
        <w:pStyle w:val="ListParagraph"/>
        <w:ind w:left="1440"/>
        <w:rPr>
          <w:rFonts w:asciiTheme="minorHAnsi" w:hAnsiTheme="minorHAnsi" w:cstheme="minorHAnsi"/>
        </w:rPr>
      </w:pPr>
      <w:r w:rsidRPr="00245AE6">
        <w:rPr>
          <w:rFonts w:asciiTheme="minorHAnsi" w:hAnsiTheme="minorHAnsi" w:cstheme="minorHAnsi"/>
        </w:rPr>
        <w:t xml:space="preserve">Fusion follows Page factory pattern.  </w:t>
      </w:r>
    </w:p>
    <w:p w14:paraId="0C8939EC" w14:textId="77777777" w:rsidR="004E52D7" w:rsidRPr="00245AE6" w:rsidRDefault="004E52D7" w:rsidP="004E52D7">
      <w:pPr>
        <w:pStyle w:val="ListParagraph"/>
        <w:numPr>
          <w:ilvl w:val="0"/>
          <w:numId w:val="26"/>
        </w:numPr>
        <w:rPr>
          <w:rFonts w:asciiTheme="minorHAnsi" w:hAnsiTheme="minorHAnsi" w:cstheme="minorHAnsi"/>
        </w:rPr>
      </w:pPr>
      <w:r w:rsidRPr="00245AE6">
        <w:rPr>
          <w:rFonts w:asciiTheme="minorHAnsi" w:hAnsiTheme="minorHAnsi" w:cstheme="minorHAnsi"/>
        </w:rPr>
        <w:t xml:space="preserve">Create new page class </w:t>
      </w:r>
    </w:p>
    <w:p w14:paraId="077FD7E6" w14:textId="77777777" w:rsidR="004E52D7" w:rsidRPr="00245AE6" w:rsidRDefault="004E52D7" w:rsidP="004E52D7">
      <w:pPr>
        <w:pStyle w:val="ListParagraph"/>
        <w:numPr>
          <w:ilvl w:val="0"/>
          <w:numId w:val="26"/>
        </w:numPr>
        <w:rPr>
          <w:rFonts w:asciiTheme="minorHAnsi" w:hAnsiTheme="minorHAnsi" w:cstheme="minorHAnsi"/>
        </w:rPr>
      </w:pPr>
      <w:r w:rsidRPr="00245AE6">
        <w:rPr>
          <w:rFonts w:asciiTheme="minorHAnsi" w:hAnsiTheme="minorHAnsi" w:cstheme="minorHAnsi"/>
        </w:rPr>
        <w:t>Below is the class signature.</w:t>
      </w:r>
    </w:p>
    <w:p w14:paraId="4E8A38C4" w14:textId="77777777" w:rsidR="004E52D7" w:rsidRPr="00245AE6" w:rsidRDefault="004E52D7" w:rsidP="004E52D7">
      <w:pPr>
        <w:pStyle w:val="ListParagraph"/>
        <w:numPr>
          <w:ilvl w:val="0"/>
          <w:numId w:val="26"/>
        </w:numPr>
        <w:rPr>
          <w:rFonts w:asciiTheme="minorHAnsi" w:hAnsiTheme="minorHAnsi" w:cstheme="minorHAnsi"/>
        </w:rPr>
      </w:pPr>
      <w:r w:rsidRPr="00245AE6">
        <w:rPr>
          <w:rFonts w:asciiTheme="minorHAnsi" w:hAnsiTheme="minorHAnsi" w:cstheme="minorHAnsi"/>
        </w:rPr>
        <w:t>Add your page objects as highlighted below:</w:t>
      </w:r>
    </w:p>
    <w:p w14:paraId="27B0A978" w14:textId="77777777" w:rsidR="004E52D7" w:rsidRPr="0081182C"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firstLine="360"/>
        <w:rPr>
          <w:rFonts w:asciiTheme="minorHAnsi" w:hAnsiTheme="minorHAnsi" w:cstheme="minorHAnsi"/>
          <w:color w:val="000000"/>
          <w:lang w:val="en-US" w:bidi="ar-SA"/>
        </w:rPr>
      </w:pPr>
      <w:r w:rsidRPr="0081182C">
        <w:rPr>
          <w:rFonts w:asciiTheme="minorHAnsi" w:hAnsiTheme="minorHAnsi" w:cstheme="minorHAnsi"/>
          <w:color w:val="000000"/>
          <w:lang w:val="en-US" w:bidi="ar-SA"/>
        </w:rPr>
        <w:t xml:space="preserve">IUIDriver </w:t>
      </w:r>
      <w:r w:rsidRPr="0081182C">
        <w:rPr>
          <w:rFonts w:asciiTheme="minorHAnsi" w:hAnsiTheme="minorHAnsi" w:cstheme="minorHAnsi"/>
          <w:color w:val="0000C0"/>
          <w:lang w:val="en-US" w:bidi="ar-SA"/>
        </w:rPr>
        <w:t>driver</w:t>
      </w:r>
      <w:r w:rsidRPr="0081182C">
        <w:rPr>
          <w:rFonts w:asciiTheme="minorHAnsi" w:hAnsiTheme="minorHAnsi" w:cstheme="minorHAnsi"/>
          <w:color w:val="000000"/>
          <w:lang w:val="en-US" w:bidi="ar-SA"/>
        </w:rPr>
        <w:t>;</w:t>
      </w:r>
      <w:r w:rsidRPr="0081182C">
        <w:rPr>
          <w:rFonts w:asciiTheme="minorHAnsi" w:hAnsiTheme="minorHAnsi" w:cstheme="minorHAnsi"/>
          <w:color w:val="000000"/>
          <w:lang w:val="en-US" w:bidi="ar-SA"/>
        </w:rPr>
        <w:tab/>
      </w:r>
    </w:p>
    <w:p w14:paraId="3F623A82" w14:textId="77777777" w:rsidR="004E52D7" w:rsidRPr="0081182C"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p>
    <w:p w14:paraId="366B65DE"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b/>
          <w:bCs/>
          <w:color w:val="7F0055"/>
          <w:lang w:val="en-US" w:bidi="ar-SA"/>
        </w:rPr>
        <w:t>public</w:t>
      </w:r>
      <w:r w:rsidRPr="00245AE6">
        <w:rPr>
          <w:rFonts w:asciiTheme="minorHAnsi" w:hAnsiTheme="minorHAnsi" w:cstheme="minorHAnsi"/>
          <w:color w:val="000000"/>
          <w:lang w:val="en-US" w:bidi="ar-SA"/>
        </w:rPr>
        <w:t xml:space="preserve"> Page_Google(WebDriver </w:t>
      </w:r>
      <w:r>
        <w:rPr>
          <w:rFonts w:asciiTheme="minorHAnsi" w:hAnsiTheme="minorHAnsi" w:cstheme="minorHAnsi"/>
          <w:color w:val="6A3E3E"/>
          <w:lang w:val="en-US" w:bidi="ar-SA"/>
        </w:rPr>
        <w:t>ui</w:t>
      </w:r>
      <w:r w:rsidRPr="00245AE6">
        <w:rPr>
          <w:rFonts w:asciiTheme="minorHAnsi" w:hAnsiTheme="minorHAnsi" w:cstheme="minorHAnsi"/>
          <w:color w:val="6A3E3E"/>
          <w:lang w:val="en-US" w:bidi="ar-SA"/>
        </w:rPr>
        <w:t>driver</w:t>
      </w:r>
      <w:r w:rsidRPr="00245AE6">
        <w:rPr>
          <w:rFonts w:asciiTheme="minorHAnsi" w:hAnsiTheme="minorHAnsi" w:cstheme="minorHAnsi"/>
          <w:color w:val="000000"/>
          <w:lang w:val="en-US" w:bidi="ar-SA"/>
        </w:rPr>
        <w:t>) {</w:t>
      </w:r>
    </w:p>
    <w:p w14:paraId="512FCAEB"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color w:val="000000"/>
          <w:lang w:val="en-US" w:bidi="ar-SA"/>
        </w:rPr>
        <w:tab/>
      </w:r>
      <w:r w:rsidRPr="00245AE6">
        <w:rPr>
          <w:rFonts w:asciiTheme="minorHAnsi" w:hAnsiTheme="minorHAnsi" w:cstheme="minorHAnsi"/>
          <w:b/>
          <w:bCs/>
          <w:color w:val="7F0055"/>
          <w:lang w:val="en-US" w:bidi="ar-SA"/>
        </w:rPr>
        <w:t>this</w:t>
      </w:r>
      <w:r w:rsidRPr="00245AE6">
        <w:rPr>
          <w:rFonts w:asciiTheme="minorHAnsi" w:hAnsiTheme="minorHAnsi" w:cstheme="minorHAnsi"/>
          <w:color w:val="000000"/>
          <w:lang w:val="en-US" w:bidi="ar-SA"/>
        </w:rPr>
        <w:t>.</w:t>
      </w:r>
      <w:r w:rsidRPr="00245AE6">
        <w:rPr>
          <w:rFonts w:asciiTheme="minorHAnsi" w:hAnsiTheme="minorHAnsi" w:cstheme="minorHAnsi"/>
          <w:color w:val="0000C0"/>
          <w:lang w:val="en-US" w:bidi="ar-SA"/>
        </w:rPr>
        <w:t>driver</w:t>
      </w:r>
      <w:r w:rsidRPr="00245AE6">
        <w:rPr>
          <w:rFonts w:asciiTheme="minorHAnsi" w:hAnsiTheme="minorHAnsi" w:cstheme="minorHAnsi"/>
          <w:color w:val="000000"/>
          <w:lang w:val="en-US" w:bidi="ar-SA"/>
        </w:rPr>
        <w:t xml:space="preserve"> = </w:t>
      </w:r>
      <w:r>
        <w:rPr>
          <w:rFonts w:asciiTheme="minorHAnsi" w:hAnsiTheme="minorHAnsi" w:cstheme="minorHAnsi"/>
          <w:color w:val="6A3E3E"/>
          <w:lang w:val="en-US" w:bidi="ar-SA"/>
        </w:rPr>
        <w:t>ui</w:t>
      </w:r>
      <w:r w:rsidRPr="00245AE6">
        <w:rPr>
          <w:rFonts w:asciiTheme="minorHAnsi" w:hAnsiTheme="minorHAnsi" w:cstheme="minorHAnsi"/>
          <w:color w:val="6A3E3E"/>
          <w:lang w:val="en-US" w:bidi="ar-SA"/>
        </w:rPr>
        <w:t>driver</w:t>
      </w:r>
      <w:r w:rsidRPr="00245AE6">
        <w:rPr>
          <w:rFonts w:asciiTheme="minorHAnsi" w:hAnsiTheme="minorHAnsi" w:cstheme="minorHAnsi"/>
          <w:color w:val="000000"/>
          <w:lang w:val="en-US" w:bidi="ar-SA"/>
        </w:rPr>
        <w:t>;</w:t>
      </w:r>
    </w:p>
    <w:p w14:paraId="318867F9"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color w:val="000000"/>
          <w:lang w:val="en-US" w:bidi="ar-SA"/>
        </w:rPr>
        <w:tab/>
        <w:t>PageFactory.</w:t>
      </w:r>
      <w:r w:rsidRPr="00245AE6">
        <w:rPr>
          <w:rFonts w:asciiTheme="minorHAnsi" w:hAnsiTheme="minorHAnsi" w:cstheme="minorHAnsi"/>
          <w:i/>
          <w:iCs/>
          <w:color w:val="000000"/>
          <w:lang w:val="en-US" w:bidi="ar-SA"/>
        </w:rPr>
        <w:t>initElements</w:t>
      </w:r>
      <w:r w:rsidRPr="00245AE6">
        <w:rPr>
          <w:rFonts w:asciiTheme="minorHAnsi" w:hAnsiTheme="minorHAnsi" w:cstheme="minorHAnsi"/>
          <w:color w:val="000000"/>
          <w:lang w:val="en-US" w:bidi="ar-SA"/>
        </w:rPr>
        <w:t>(</w:t>
      </w:r>
      <w:r w:rsidRPr="0081182C">
        <w:rPr>
          <w:rFonts w:asciiTheme="minorHAnsi" w:hAnsiTheme="minorHAnsi" w:cstheme="minorHAnsi"/>
          <w:color w:val="0000C0"/>
          <w:lang w:val="en-US" w:bidi="ar-SA"/>
        </w:rPr>
        <w:t>driver</w:t>
      </w:r>
      <w:r w:rsidRPr="0081182C">
        <w:rPr>
          <w:rFonts w:asciiTheme="minorHAnsi" w:hAnsiTheme="minorHAnsi" w:cstheme="minorHAnsi"/>
          <w:color w:val="000000"/>
          <w:lang w:val="en-US" w:bidi="ar-SA"/>
        </w:rPr>
        <w:t xml:space="preserve">.getDriver(), </w:t>
      </w:r>
      <w:r w:rsidRPr="0081182C">
        <w:rPr>
          <w:rFonts w:asciiTheme="minorHAnsi" w:hAnsiTheme="minorHAnsi" w:cstheme="minorHAnsi"/>
          <w:b/>
          <w:bCs/>
          <w:color w:val="7F0055"/>
          <w:lang w:val="en-US" w:bidi="ar-SA"/>
        </w:rPr>
        <w:t>this</w:t>
      </w:r>
      <w:r w:rsidRPr="0081182C">
        <w:rPr>
          <w:rFonts w:asciiTheme="minorHAnsi" w:hAnsiTheme="minorHAnsi" w:cstheme="minorHAnsi"/>
          <w:color w:val="000000"/>
          <w:lang w:val="en-US" w:bidi="ar-SA"/>
        </w:rPr>
        <w:t>);</w:t>
      </w:r>
    </w:p>
    <w:p w14:paraId="590983B0"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sidRPr="00245AE6">
        <w:rPr>
          <w:rFonts w:asciiTheme="minorHAnsi" w:hAnsiTheme="minorHAnsi" w:cstheme="minorHAnsi"/>
          <w:color w:val="000000"/>
          <w:lang w:val="en-US" w:bidi="ar-SA"/>
        </w:rPr>
        <w:tab/>
        <w:t>}</w:t>
      </w:r>
    </w:p>
    <w:p w14:paraId="5D0DD4AC"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p>
    <w:p w14:paraId="76A4AD3D"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highlight w:val="yellow"/>
          <w:lang w:val="en-US" w:bidi="ar-SA"/>
        </w:rPr>
      </w:pPr>
      <w:r w:rsidRPr="00245AE6">
        <w:rPr>
          <w:rFonts w:asciiTheme="minorHAnsi" w:hAnsiTheme="minorHAnsi" w:cstheme="minorHAnsi"/>
          <w:color w:val="000000"/>
          <w:lang w:val="en-US" w:bidi="ar-SA"/>
        </w:rPr>
        <w:tab/>
      </w:r>
      <w:r w:rsidRPr="00245AE6">
        <w:rPr>
          <w:rFonts w:asciiTheme="minorHAnsi" w:hAnsiTheme="minorHAnsi" w:cstheme="minorHAnsi"/>
          <w:color w:val="646464"/>
          <w:highlight w:val="yellow"/>
          <w:lang w:val="en-US" w:bidi="ar-SA"/>
        </w:rPr>
        <w:t>@FindBy</w:t>
      </w:r>
      <w:r w:rsidRPr="00245AE6">
        <w:rPr>
          <w:rFonts w:asciiTheme="minorHAnsi" w:hAnsiTheme="minorHAnsi" w:cstheme="minorHAnsi"/>
          <w:color w:val="000000"/>
          <w:highlight w:val="yellow"/>
          <w:lang w:val="en-US" w:bidi="ar-SA"/>
        </w:rPr>
        <w:t xml:space="preserve">(id = </w:t>
      </w:r>
      <w:r w:rsidRPr="00245AE6">
        <w:rPr>
          <w:rFonts w:asciiTheme="minorHAnsi" w:hAnsiTheme="minorHAnsi" w:cstheme="minorHAnsi"/>
          <w:color w:val="2A00FF"/>
          <w:highlight w:val="yellow"/>
          <w:lang w:val="en-US" w:bidi="ar-SA"/>
        </w:rPr>
        <w:t>"gb_70"</w:t>
      </w:r>
      <w:r w:rsidRPr="00245AE6">
        <w:rPr>
          <w:rFonts w:asciiTheme="minorHAnsi" w:hAnsiTheme="minorHAnsi" w:cstheme="minorHAnsi"/>
          <w:color w:val="000000"/>
          <w:highlight w:val="yellow"/>
          <w:lang w:val="en-US" w:bidi="ar-SA"/>
        </w:rPr>
        <w:t>)</w:t>
      </w:r>
    </w:p>
    <w:p w14:paraId="2696E670"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rPr>
      </w:pPr>
      <w:r w:rsidRPr="00245AE6">
        <w:rPr>
          <w:rFonts w:asciiTheme="minorHAnsi" w:hAnsiTheme="minorHAnsi" w:cstheme="minorHAnsi"/>
          <w:color w:val="000000"/>
          <w:lang w:val="en-US" w:bidi="ar-SA"/>
        </w:rPr>
        <w:tab/>
      </w:r>
      <w:r w:rsidRPr="00245AE6">
        <w:rPr>
          <w:rFonts w:asciiTheme="minorHAnsi" w:hAnsiTheme="minorHAnsi" w:cstheme="minorHAnsi"/>
          <w:color w:val="000000"/>
          <w:highlight w:val="yellow"/>
          <w:lang w:val="en-US" w:bidi="ar-SA"/>
        </w:rPr>
        <w:tab/>
      </w:r>
      <w:r w:rsidRPr="00245AE6">
        <w:rPr>
          <w:rFonts w:asciiTheme="minorHAnsi" w:hAnsiTheme="minorHAnsi" w:cstheme="minorHAnsi"/>
          <w:b/>
          <w:bCs/>
          <w:color w:val="7F0055"/>
          <w:highlight w:val="yellow"/>
          <w:lang w:val="en-US" w:bidi="ar-SA"/>
        </w:rPr>
        <w:t>public</w:t>
      </w:r>
      <w:r w:rsidRPr="00245AE6">
        <w:rPr>
          <w:rFonts w:asciiTheme="minorHAnsi" w:hAnsiTheme="minorHAnsi" w:cstheme="minorHAnsi"/>
          <w:color w:val="000000"/>
          <w:highlight w:val="yellow"/>
          <w:lang w:val="en-US" w:bidi="ar-SA"/>
        </w:rPr>
        <w:t xml:space="preserve"> WebElement </w:t>
      </w:r>
      <w:r w:rsidRPr="00245AE6">
        <w:rPr>
          <w:rFonts w:asciiTheme="minorHAnsi" w:hAnsiTheme="minorHAnsi" w:cstheme="minorHAnsi"/>
          <w:color w:val="0000C0"/>
          <w:highlight w:val="yellow"/>
          <w:lang w:val="en-US" w:bidi="ar-SA"/>
        </w:rPr>
        <w:t>signin</w:t>
      </w:r>
      <w:r w:rsidRPr="00245AE6">
        <w:rPr>
          <w:rFonts w:asciiTheme="minorHAnsi" w:hAnsiTheme="minorHAnsi" w:cstheme="minorHAnsi"/>
          <w:color w:val="000000"/>
          <w:highlight w:val="yellow"/>
          <w:lang w:val="en-US" w:bidi="ar-SA"/>
        </w:rPr>
        <w:t>;</w:t>
      </w:r>
    </w:p>
    <w:p w14:paraId="0613121C" w14:textId="77777777" w:rsidR="004E52D7" w:rsidRPr="00245AE6" w:rsidRDefault="004E52D7" w:rsidP="004E52D7">
      <w:pPr>
        <w:pStyle w:val="ListParagraph"/>
        <w:ind w:left="1440"/>
        <w:rPr>
          <w:rFonts w:asciiTheme="minorHAnsi" w:hAnsiTheme="minorHAnsi" w:cstheme="minorHAnsi"/>
        </w:rPr>
      </w:pPr>
    </w:p>
    <w:p w14:paraId="24AA7139" w14:textId="77777777" w:rsidR="004E52D7" w:rsidRPr="00245AE6" w:rsidRDefault="004E52D7" w:rsidP="004E52D7">
      <w:pPr>
        <w:pStyle w:val="ListParagraph"/>
        <w:numPr>
          <w:ilvl w:val="0"/>
          <w:numId w:val="25"/>
        </w:numPr>
        <w:rPr>
          <w:rFonts w:asciiTheme="minorHAnsi" w:hAnsiTheme="minorHAnsi" w:cstheme="minorHAnsi"/>
        </w:rPr>
      </w:pPr>
      <w:r>
        <w:rPr>
          <w:rFonts w:asciiTheme="minorHAnsi" w:hAnsiTheme="minorHAnsi" w:cstheme="minorHAnsi"/>
        </w:rPr>
        <w:t>UI</w:t>
      </w:r>
      <w:r w:rsidRPr="00245AE6">
        <w:rPr>
          <w:rFonts w:asciiTheme="minorHAnsi" w:hAnsiTheme="minorHAnsi" w:cstheme="minorHAnsi"/>
        </w:rPr>
        <w:t>PageWrapper:</w:t>
      </w:r>
    </w:p>
    <w:p w14:paraId="39C66243" w14:textId="77777777" w:rsidR="004E52D7" w:rsidRPr="00245AE6" w:rsidRDefault="004E52D7" w:rsidP="004E52D7">
      <w:pPr>
        <w:pStyle w:val="ListParagraph"/>
        <w:ind w:left="1440"/>
        <w:rPr>
          <w:rFonts w:asciiTheme="minorHAnsi" w:hAnsiTheme="minorHAnsi" w:cstheme="minorHAnsi"/>
        </w:rPr>
      </w:pPr>
      <w:r w:rsidRPr="00245AE6">
        <w:rPr>
          <w:rFonts w:asciiTheme="minorHAnsi" w:hAnsiTheme="minorHAnsi" w:cstheme="minorHAnsi"/>
        </w:rPr>
        <w:t>Intention of this class is to instantiate all the page classes at a one go. When a new page is introduced, its entry should be added in PageWrapper as below:</w:t>
      </w:r>
    </w:p>
    <w:p w14:paraId="0AB473EB"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Theme="minorHAnsi" w:hAnsiTheme="minorHAnsi" w:cstheme="minorHAnsi"/>
        </w:rPr>
      </w:pPr>
      <w:r w:rsidRPr="00245AE6">
        <w:rPr>
          <w:rFonts w:asciiTheme="minorHAnsi" w:hAnsiTheme="minorHAnsi" w:cstheme="minorHAnsi"/>
          <w:color w:val="0000C0"/>
          <w:lang w:val="en-US" w:bidi="ar-SA"/>
        </w:rPr>
        <w:lastRenderedPageBreak/>
        <w:t>pageGoogle</w:t>
      </w:r>
      <w:r w:rsidRPr="00245AE6">
        <w:rPr>
          <w:rFonts w:asciiTheme="minorHAnsi" w:hAnsiTheme="minorHAnsi" w:cstheme="minorHAnsi"/>
          <w:color w:val="000000"/>
          <w:lang w:val="en-US" w:bidi="ar-SA"/>
        </w:rPr>
        <w:t xml:space="preserve">= </w:t>
      </w:r>
      <w:r w:rsidRPr="00245AE6">
        <w:rPr>
          <w:rFonts w:asciiTheme="minorHAnsi" w:hAnsiTheme="minorHAnsi" w:cstheme="minorHAnsi"/>
          <w:b/>
          <w:bCs/>
          <w:color w:val="7F0055"/>
          <w:lang w:val="en-US" w:bidi="ar-SA"/>
        </w:rPr>
        <w:t>new</w:t>
      </w:r>
      <w:r w:rsidRPr="00245AE6">
        <w:rPr>
          <w:rFonts w:asciiTheme="minorHAnsi" w:hAnsiTheme="minorHAnsi" w:cstheme="minorHAnsi"/>
          <w:color w:val="000000"/>
          <w:lang w:val="en-US" w:bidi="ar-SA"/>
        </w:rPr>
        <w:t xml:space="preserve"> Page_Google(</w:t>
      </w:r>
      <w:r>
        <w:rPr>
          <w:rFonts w:asciiTheme="minorHAnsi" w:hAnsiTheme="minorHAnsi" w:cstheme="minorHAnsi"/>
          <w:color w:val="6A3E3E"/>
          <w:lang w:val="en-US" w:bidi="ar-SA"/>
        </w:rPr>
        <w:t>ui</w:t>
      </w:r>
      <w:r w:rsidRPr="00245AE6">
        <w:rPr>
          <w:rFonts w:asciiTheme="minorHAnsi" w:hAnsiTheme="minorHAnsi" w:cstheme="minorHAnsi"/>
          <w:color w:val="6A3E3E"/>
          <w:lang w:val="en-US" w:bidi="ar-SA"/>
        </w:rPr>
        <w:t>driver</w:t>
      </w:r>
      <w:r w:rsidRPr="00245AE6">
        <w:rPr>
          <w:rFonts w:asciiTheme="minorHAnsi" w:hAnsiTheme="minorHAnsi" w:cstheme="minorHAnsi"/>
          <w:color w:val="000000"/>
          <w:lang w:val="en-US" w:bidi="ar-SA"/>
        </w:rPr>
        <w:t>);</w:t>
      </w:r>
    </w:p>
    <w:p w14:paraId="47CFAE1A" w14:textId="77777777" w:rsidR="004E52D7" w:rsidRPr="00245AE6" w:rsidRDefault="004E52D7" w:rsidP="004E52D7">
      <w:pPr>
        <w:pStyle w:val="ListParagraph"/>
        <w:ind w:left="1440"/>
        <w:rPr>
          <w:rFonts w:asciiTheme="minorHAnsi" w:hAnsiTheme="minorHAnsi" w:cstheme="minorHAnsi"/>
        </w:rPr>
      </w:pPr>
      <w:r w:rsidRPr="00245AE6">
        <w:rPr>
          <w:rFonts w:asciiTheme="minorHAnsi" w:hAnsiTheme="minorHAnsi" w:cstheme="minorHAnsi"/>
        </w:rPr>
        <w:t xml:space="preserve">Note: This is a default class hence need </w:t>
      </w:r>
      <w:r>
        <w:rPr>
          <w:rFonts w:asciiTheme="minorHAnsi" w:hAnsiTheme="minorHAnsi" w:cstheme="minorHAnsi"/>
        </w:rPr>
        <w:t xml:space="preserve">not </w:t>
      </w:r>
      <w:r w:rsidRPr="00245AE6">
        <w:rPr>
          <w:rFonts w:asciiTheme="minorHAnsi" w:hAnsiTheme="minorHAnsi" w:cstheme="minorHAnsi"/>
        </w:rPr>
        <w:t>to create again.</w:t>
      </w:r>
    </w:p>
    <w:p w14:paraId="0556E9F9" w14:textId="77777777" w:rsidR="004E52D7" w:rsidRPr="00DC5DAC" w:rsidRDefault="004E52D7" w:rsidP="004E52D7">
      <w:pPr>
        <w:pStyle w:val="Heading5"/>
        <w:numPr>
          <w:ilvl w:val="2"/>
          <w:numId w:val="1"/>
        </w:numPr>
        <w:ind w:left="720"/>
        <w:rPr>
          <w:rFonts w:asciiTheme="minorHAnsi" w:hAnsiTheme="minorHAnsi" w:cstheme="minorHAnsi"/>
          <w:b/>
          <w:sz w:val="24"/>
          <w:szCs w:val="24"/>
        </w:rPr>
      </w:pPr>
      <w:r w:rsidRPr="00DC5DAC">
        <w:rPr>
          <w:rFonts w:asciiTheme="minorHAnsi" w:hAnsiTheme="minorHAnsi" w:cstheme="minorHAnsi"/>
          <w:b/>
          <w:sz w:val="24"/>
          <w:szCs w:val="24"/>
        </w:rPr>
        <w:t>Web Test Setup</w:t>
      </w:r>
    </w:p>
    <w:p w14:paraId="725AB6B8" w14:textId="77777777" w:rsidR="004E52D7" w:rsidRPr="00245AE6" w:rsidRDefault="004E52D7" w:rsidP="004E52D7">
      <w:pPr>
        <w:pStyle w:val="ListParagraph"/>
        <w:numPr>
          <w:ilvl w:val="0"/>
          <w:numId w:val="25"/>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b/>
          <w:noProof/>
          <w:color w:val="000000"/>
          <w:spacing w:val="-2"/>
        </w:rPr>
        <w:t>Location of DriverBase:</w:t>
      </w:r>
    </w:p>
    <w:p w14:paraId="1D2092B4" w14:textId="77777777" w:rsidR="004E52D7" w:rsidRPr="00245AE6" w:rsidRDefault="004E52D7" w:rsidP="004E52D7">
      <w:pPr>
        <w:pStyle w:val="ListParagraph"/>
        <w:spacing w:before="0" w:after="0" w:line="240" w:lineRule="auto"/>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com.frameworkbase</w:t>
      </w:r>
    </w:p>
    <w:p w14:paraId="05A8BF90" w14:textId="77777777" w:rsidR="004E52D7" w:rsidRDefault="004E52D7" w:rsidP="004E52D7">
      <w:pPr>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 xml:space="preserve">getUIDriver method </w:t>
      </w:r>
      <w:r>
        <w:rPr>
          <w:rFonts w:asciiTheme="minorHAnsi" w:hAnsiTheme="minorHAnsi" w:cstheme="minorHAnsi"/>
          <w:color w:val="000000"/>
          <w:lang w:val="en-US" w:bidi="ar-SA"/>
        </w:rPr>
        <w:t xml:space="preserve">from DriverBase.java </w:t>
      </w:r>
      <w:r w:rsidRPr="00245AE6">
        <w:rPr>
          <w:rFonts w:asciiTheme="minorHAnsi" w:hAnsiTheme="minorHAnsi" w:cstheme="minorHAnsi"/>
          <w:color w:val="000000"/>
          <w:lang w:val="en-US" w:bidi="ar-SA"/>
        </w:rPr>
        <w:t>is responsible for doing setup activity for WebUI tests.</w:t>
      </w:r>
    </w:p>
    <w:p w14:paraId="35C9A552" w14:textId="77777777" w:rsidR="004E52D7" w:rsidRPr="00245AE6" w:rsidRDefault="004E52D7" w:rsidP="004E52D7">
      <w:pPr>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It is recommended not to make any changes in this. But i</w:t>
      </w:r>
      <w:r>
        <w:rPr>
          <w:rFonts w:asciiTheme="minorHAnsi" w:hAnsiTheme="minorHAnsi" w:cstheme="minorHAnsi"/>
          <w:color w:val="000000"/>
          <w:lang w:val="en-US" w:bidi="ar-SA"/>
        </w:rPr>
        <w:t>f</w:t>
      </w:r>
      <w:r w:rsidRPr="00245AE6">
        <w:rPr>
          <w:rFonts w:asciiTheme="minorHAnsi" w:hAnsiTheme="minorHAnsi" w:cstheme="minorHAnsi"/>
          <w:color w:val="000000"/>
          <w:lang w:val="en-US" w:bidi="ar-SA"/>
        </w:rPr>
        <w:t xml:space="preserve"> required to make </w:t>
      </w:r>
      <w:r>
        <w:rPr>
          <w:rFonts w:asciiTheme="minorHAnsi" w:hAnsiTheme="minorHAnsi" w:cstheme="minorHAnsi"/>
          <w:color w:val="000000"/>
          <w:lang w:val="en-US" w:bidi="ar-SA"/>
        </w:rPr>
        <w:t xml:space="preserve">any </w:t>
      </w:r>
      <w:r w:rsidRPr="00245AE6">
        <w:rPr>
          <w:rFonts w:asciiTheme="minorHAnsi" w:hAnsiTheme="minorHAnsi" w:cstheme="minorHAnsi"/>
          <w:color w:val="000000"/>
          <w:lang w:val="en-US" w:bidi="ar-SA"/>
        </w:rPr>
        <w:t>changes below are the details:</w:t>
      </w:r>
    </w:p>
    <w:p w14:paraId="13D80280" w14:textId="77777777" w:rsidR="004E52D7" w:rsidRDefault="004E52D7" w:rsidP="004E52D7">
      <w:pPr>
        <w:pStyle w:val="ListParagraph"/>
        <w:numPr>
          <w:ilvl w:val="0"/>
          <w:numId w:val="25"/>
        </w:numPr>
        <w:rPr>
          <w:rFonts w:asciiTheme="minorHAnsi" w:hAnsiTheme="minorHAnsi" w:cstheme="minorHAnsi"/>
          <w:color w:val="000000"/>
          <w:lang w:val="en-US" w:bidi="ar-SA"/>
        </w:rPr>
      </w:pPr>
      <w:r w:rsidRPr="00245AE6">
        <w:rPr>
          <w:rFonts w:asciiTheme="minorHAnsi" w:hAnsiTheme="minorHAnsi" w:cstheme="minorHAnsi"/>
          <w:color w:val="000000"/>
          <w:lang w:val="en-US" w:bidi="ar-SA"/>
        </w:rPr>
        <w:t>Class level declaration for WebUI is as follows:</w:t>
      </w:r>
    </w:p>
    <w:p w14:paraId="60E49575" w14:textId="77777777" w:rsidR="004E52D7" w:rsidRPr="00245AE6" w:rsidRDefault="004E52D7" w:rsidP="004E52D7">
      <w:pPr>
        <w:pStyle w:val="ListParagraph"/>
        <w:ind w:left="1440"/>
        <w:rPr>
          <w:rFonts w:asciiTheme="minorHAnsi" w:hAnsiTheme="minorHAnsi" w:cstheme="minorHAnsi"/>
          <w:color w:val="000000"/>
          <w:lang w:val="en-US" w:bidi="ar-SA"/>
        </w:rPr>
      </w:pPr>
      <w:r>
        <w:rPr>
          <w:rFonts w:asciiTheme="minorHAnsi" w:hAnsiTheme="minorHAnsi" w:cstheme="minorHAnsi"/>
          <w:color w:val="000000"/>
          <w:lang w:val="en-US" w:bidi="ar-SA"/>
        </w:rPr>
        <w:t>This ensures parallel execution of web tests for making the test execution thread safe.</w:t>
      </w:r>
    </w:p>
    <w:p w14:paraId="3C4682BE"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ind w:left="720" w:firstLine="720"/>
        <w:rPr>
          <w:rFonts w:asciiTheme="minorHAnsi" w:hAnsiTheme="minorHAnsi" w:cstheme="minorHAnsi"/>
          <w:color w:val="000000"/>
          <w:lang w:val="en-US" w:bidi="ar-SA"/>
        </w:rPr>
      </w:pPr>
      <w:r w:rsidRPr="00245AE6">
        <w:rPr>
          <w:rFonts w:asciiTheme="minorHAnsi" w:hAnsiTheme="minorHAnsi" w:cstheme="minorHAnsi"/>
          <w:color w:val="0000C0"/>
          <w:lang w:val="en-US" w:bidi="ar-SA"/>
        </w:rPr>
        <w:t>protected Map&lt;String, IUIDriver&gt; selDriver= new HashMap&lt;String,</w:t>
      </w:r>
      <w:r w:rsidRPr="00245AE6">
        <w:rPr>
          <w:rFonts w:asciiTheme="minorHAnsi" w:hAnsiTheme="minorHAnsi" w:cstheme="minorHAnsi"/>
          <w:color w:val="000000"/>
          <w:lang w:val="en-US" w:bidi="ar-SA"/>
        </w:rPr>
        <w:t>IUIDriver&gt;();</w:t>
      </w:r>
    </w:p>
    <w:p w14:paraId="781299AC" w14:textId="77777777" w:rsidR="004E52D7" w:rsidRPr="00245AE6" w:rsidRDefault="004E52D7" w:rsidP="004E52D7">
      <w:pPr>
        <w:pStyle w:val="ListParagraph"/>
        <w:numPr>
          <w:ilvl w:val="0"/>
          <w:numId w:val="25"/>
        </w:numPr>
        <w:shd w:val="clear" w:color="auto" w:fill="FFFFFF" w:themeFill="background1"/>
        <w:rPr>
          <w:rFonts w:asciiTheme="minorHAnsi" w:hAnsiTheme="minorHAnsi" w:cstheme="minorHAnsi"/>
          <w:b/>
          <w:color w:val="000000"/>
          <w:lang w:val="en-US" w:bidi="ar-SA"/>
        </w:rPr>
      </w:pPr>
      <w:r w:rsidRPr="00245AE6">
        <w:rPr>
          <w:rFonts w:asciiTheme="minorHAnsi" w:hAnsiTheme="minorHAnsi" w:cstheme="minorHAnsi"/>
          <w:color w:val="000000"/>
          <w:lang w:val="en-US" w:bidi="ar-SA"/>
        </w:rPr>
        <w:t xml:space="preserve">Method for Web Tests setup: </w:t>
      </w:r>
      <w:r w:rsidRPr="00245AE6">
        <w:rPr>
          <w:rFonts w:asciiTheme="minorHAnsi" w:hAnsiTheme="minorHAnsi" w:cstheme="minorHAnsi"/>
          <w:b/>
          <w:color w:val="000000"/>
          <w:lang w:val="en-US" w:bidi="ar-SA"/>
        </w:rPr>
        <w:t>getUIDriver(..)</w:t>
      </w:r>
    </w:p>
    <w:p w14:paraId="7C9E55D7"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rPr>
          <w:rFonts w:asciiTheme="minorHAnsi" w:hAnsiTheme="minorHAnsi" w:cstheme="minorHAnsi"/>
          <w:lang w:val="en-US" w:bidi="ar-SA"/>
        </w:rPr>
      </w:pPr>
      <w:r w:rsidRPr="00245AE6">
        <w:rPr>
          <w:rFonts w:asciiTheme="minorHAnsi" w:hAnsiTheme="minorHAnsi" w:cstheme="minorHAnsi"/>
          <w:b/>
          <w:bCs/>
          <w:color w:val="7F0055"/>
          <w:lang w:val="en-US" w:bidi="ar-SA"/>
        </w:rPr>
        <w:t>public</w:t>
      </w:r>
      <w:r w:rsidRPr="00245AE6">
        <w:rPr>
          <w:rFonts w:asciiTheme="minorHAnsi" w:hAnsiTheme="minorHAnsi" w:cstheme="minorHAnsi"/>
          <w:color w:val="000000"/>
          <w:lang w:val="en-US" w:bidi="ar-SA"/>
        </w:rPr>
        <w:t xml:space="preserve"> </w:t>
      </w:r>
      <w:r w:rsidRPr="00245AE6">
        <w:rPr>
          <w:rFonts w:asciiTheme="minorHAnsi" w:hAnsiTheme="minorHAnsi" w:cstheme="minorHAnsi"/>
          <w:b/>
          <w:bCs/>
          <w:color w:val="7F0055"/>
          <w:lang w:val="en-US" w:bidi="ar-SA"/>
        </w:rPr>
        <w:t>void</w:t>
      </w:r>
      <w:r w:rsidRPr="00245AE6">
        <w:rPr>
          <w:rFonts w:asciiTheme="minorHAnsi" w:hAnsiTheme="minorHAnsi" w:cstheme="minorHAnsi"/>
          <w:color w:val="000000"/>
          <w:lang w:val="en-US" w:bidi="ar-SA"/>
        </w:rPr>
        <w:t xml:space="preserve"> getUIDriver(String </w:t>
      </w:r>
      <w:r w:rsidRPr="00245AE6">
        <w:rPr>
          <w:rFonts w:asciiTheme="minorHAnsi" w:hAnsiTheme="minorHAnsi" w:cstheme="minorHAnsi"/>
          <w:color w:val="6A3E3E"/>
          <w:lang w:val="en-US" w:bidi="ar-SA"/>
        </w:rPr>
        <w:t>OS</w:t>
      </w:r>
      <w:r w:rsidRPr="00245AE6">
        <w:rPr>
          <w:rFonts w:asciiTheme="minorHAnsi" w:hAnsiTheme="minorHAnsi" w:cstheme="minorHAnsi"/>
          <w:color w:val="000000"/>
          <w:lang w:val="en-US" w:bidi="ar-SA"/>
        </w:rPr>
        <w:t xml:space="preserve">, String </w:t>
      </w:r>
      <w:r w:rsidRPr="00245AE6">
        <w:rPr>
          <w:rFonts w:asciiTheme="minorHAnsi" w:hAnsiTheme="minorHAnsi" w:cstheme="minorHAnsi"/>
          <w:color w:val="6A3E3E"/>
          <w:lang w:val="en-US" w:bidi="ar-SA"/>
        </w:rPr>
        <w:t>Browser</w:t>
      </w:r>
      <w:r w:rsidRPr="00245AE6">
        <w:rPr>
          <w:rFonts w:asciiTheme="minorHAnsi" w:hAnsiTheme="minorHAnsi" w:cstheme="minorHAnsi"/>
          <w:color w:val="000000"/>
          <w:lang w:val="en-US" w:bidi="ar-SA"/>
        </w:rPr>
        <w:t xml:space="preserve">, String </w:t>
      </w:r>
      <w:r w:rsidRPr="00245AE6">
        <w:rPr>
          <w:rFonts w:asciiTheme="minorHAnsi" w:hAnsiTheme="minorHAnsi" w:cstheme="minorHAnsi"/>
          <w:color w:val="6A3E3E"/>
          <w:lang w:val="en-US" w:bidi="ar-SA"/>
        </w:rPr>
        <w:t>testType</w:t>
      </w:r>
      <w:r w:rsidRPr="00245AE6">
        <w:rPr>
          <w:rFonts w:asciiTheme="minorHAnsi" w:hAnsiTheme="minorHAnsi" w:cstheme="minorHAnsi"/>
          <w:color w:val="000000"/>
          <w:lang w:val="en-US" w:bidi="ar-SA"/>
        </w:rPr>
        <w:t>) {</w:t>
      </w:r>
      <w:r w:rsidRPr="00245AE6">
        <w:rPr>
          <w:rFonts w:asciiTheme="minorHAnsi" w:hAnsiTheme="minorHAnsi" w:cstheme="minorHAnsi"/>
          <w:color w:val="000000"/>
          <w:lang w:val="en-US" w:bidi="ar-SA"/>
        </w:rPr>
        <w:tab/>
      </w:r>
      <w:r w:rsidRPr="00245AE6">
        <w:rPr>
          <w:rFonts w:asciiTheme="minorHAnsi" w:hAnsiTheme="minorHAnsi" w:cstheme="minorHAnsi"/>
          <w:i/>
          <w:iCs/>
          <w:color w:val="0000C0"/>
          <w:lang w:val="en-US" w:bidi="ar-SA"/>
        </w:rPr>
        <w:t>logger</w:t>
      </w:r>
      <w:r w:rsidRPr="00245AE6">
        <w:rPr>
          <w:rFonts w:asciiTheme="minorHAnsi" w:hAnsiTheme="minorHAnsi" w:cstheme="minorHAnsi"/>
          <w:color w:val="000000"/>
          <w:lang w:val="en-US" w:bidi="ar-SA"/>
        </w:rPr>
        <w:t>.Log(LogType.</w:t>
      </w:r>
      <w:r w:rsidRPr="00245AE6">
        <w:rPr>
          <w:rFonts w:asciiTheme="minorHAnsi" w:hAnsiTheme="minorHAnsi" w:cstheme="minorHAnsi"/>
          <w:b/>
          <w:bCs/>
          <w:i/>
          <w:iCs/>
          <w:color w:val="0000C0"/>
          <w:lang w:val="en-US" w:bidi="ar-SA"/>
        </w:rPr>
        <w:t>INFO</w:t>
      </w:r>
      <w:r w:rsidRPr="00245AE6">
        <w:rPr>
          <w:rFonts w:asciiTheme="minorHAnsi" w:hAnsiTheme="minorHAnsi" w:cstheme="minorHAnsi"/>
          <w:color w:val="000000"/>
          <w:lang w:val="en-US" w:bidi="ar-SA"/>
        </w:rPr>
        <w:t>,</w:t>
      </w:r>
      <w:r w:rsidRPr="00245AE6">
        <w:rPr>
          <w:rFonts w:asciiTheme="minorHAnsi" w:hAnsiTheme="minorHAnsi" w:cstheme="minorHAnsi"/>
          <w:color w:val="2A00FF"/>
          <w:lang w:val="en-US" w:bidi="ar-SA"/>
        </w:rPr>
        <w:t>"In Web Driver"</w:t>
      </w:r>
      <w:r w:rsidRPr="00245AE6">
        <w:rPr>
          <w:rFonts w:asciiTheme="minorHAnsi" w:hAnsiTheme="minorHAnsi" w:cstheme="minorHAnsi"/>
          <w:color w:val="000000"/>
          <w:lang w:val="en-US" w:bidi="ar-SA"/>
        </w:rPr>
        <w:t>);</w:t>
      </w:r>
    </w:p>
    <w:p w14:paraId="61500AC5"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color w:val="000000"/>
          <w:lang w:val="en-US" w:bidi="ar-SA"/>
        </w:rPr>
        <w:t xml:space="preserve">IUIDriver </w:t>
      </w:r>
      <w:r w:rsidRPr="00245AE6">
        <w:rPr>
          <w:rFonts w:asciiTheme="minorHAnsi" w:hAnsiTheme="minorHAnsi" w:cstheme="minorHAnsi"/>
          <w:color w:val="6A3E3E"/>
          <w:lang w:val="en-US" w:bidi="ar-SA"/>
        </w:rPr>
        <w:t>selUIDriver</w:t>
      </w:r>
      <w:r w:rsidRPr="00245AE6">
        <w:rPr>
          <w:rFonts w:asciiTheme="minorHAnsi" w:hAnsiTheme="minorHAnsi" w:cstheme="minorHAnsi"/>
          <w:color w:val="000000"/>
          <w:lang w:val="en-US" w:bidi="ar-SA"/>
        </w:rPr>
        <w:t xml:space="preserve"> = </w:t>
      </w:r>
      <w:r w:rsidRPr="00245AE6">
        <w:rPr>
          <w:rFonts w:asciiTheme="minorHAnsi" w:hAnsiTheme="minorHAnsi" w:cstheme="minorHAnsi"/>
          <w:b/>
          <w:bCs/>
          <w:color w:val="7F0055"/>
          <w:lang w:val="en-US" w:bidi="ar-SA"/>
        </w:rPr>
        <w:t>new</w:t>
      </w:r>
      <w:r w:rsidRPr="00245AE6">
        <w:rPr>
          <w:rFonts w:asciiTheme="minorHAnsi" w:hAnsiTheme="minorHAnsi" w:cstheme="minorHAnsi"/>
          <w:color w:val="000000"/>
          <w:lang w:val="en-US" w:bidi="ar-SA"/>
        </w:rPr>
        <w:t xml:space="preserve"> SelUIDriver(</w:t>
      </w:r>
      <w:r w:rsidRPr="00245AE6">
        <w:rPr>
          <w:rFonts w:asciiTheme="minorHAnsi" w:hAnsiTheme="minorHAnsi" w:cstheme="minorHAnsi"/>
          <w:i/>
          <w:iCs/>
          <w:color w:val="0000C0"/>
          <w:lang w:val="en-US" w:bidi="ar-SA"/>
        </w:rPr>
        <w:t>ReportLogger</w:t>
      </w:r>
      <w:r w:rsidRPr="00245AE6">
        <w:rPr>
          <w:rFonts w:asciiTheme="minorHAnsi" w:hAnsiTheme="minorHAnsi" w:cstheme="minorHAnsi"/>
          <w:color w:val="000000"/>
          <w:lang w:val="en-US" w:bidi="ar-SA"/>
        </w:rPr>
        <w:t>);</w:t>
      </w:r>
      <w:r w:rsidRPr="00245AE6">
        <w:rPr>
          <w:rFonts w:asciiTheme="minorHAnsi" w:hAnsiTheme="minorHAnsi" w:cstheme="minorHAnsi"/>
          <w:color w:val="000000"/>
          <w:lang w:val="en-US" w:bidi="ar-SA"/>
        </w:rPr>
        <w:tab/>
      </w:r>
      <w:r w:rsidRPr="00245AE6">
        <w:rPr>
          <w:rFonts w:asciiTheme="minorHAnsi" w:hAnsiTheme="minorHAnsi" w:cstheme="minorHAnsi"/>
          <w:color w:val="000000"/>
          <w:lang w:val="en-US" w:bidi="ar-SA"/>
        </w:rPr>
        <w:tab/>
      </w:r>
      <w:r w:rsidRPr="00245AE6">
        <w:rPr>
          <w:rFonts w:asciiTheme="minorHAnsi" w:hAnsiTheme="minorHAnsi" w:cstheme="minorHAnsi"/>
          <w:color w:val="000000"/>
          <w:lang w:val="en-US" w:bidi="ar-SA"/>
        </w:rPr>
        <w:tab/>
        <w:t>setUIDriver(</w:t>
      </w:r>
      <w:r w:rsidRPr="00245AE6">
        <w:rPr>
          <w:rFonts w:asciiTheme="minorHAnsi" w:hAnsiTheme="minorHAnsi" w:cstheme="minorHAnsi"/>
          <w:color w:val="6A3E3E"/>
          <w:lang w:val="en-US" w:bidi="ar-SA"/>
        </w:rPr>
        <w:t>selUIDriver</w:t>
      </w:r>
      <w:r w:rsidRPr="00245AE6">
        <w:rPr>
          <w:rFonts w:asciiTheme="minorHAnsi" w:hAnsiTheme="minorHAnsi" w:cstheme="minorHAnsi"/>
          <w:color w:val="000000"/>
          <w:lang w:val="en-US" w:bidi="ar-SA"/>
        </w:rPr>
        <w:t>);</w:t>
      </w:r>
    </w:p>
    <w:p w14:paraId="56BA1689"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color w:val="000000"/>
          <w:lang w:val="en-US" w:bidi="ar-SA"/>
        </w:rPr>
        <w:t>uiDriver().uiDriverSetup(IniFileOperations.</w:t>
      </w:r>
      <w:r w:rsidRPr="00245AE6">
        <w:rPr>
          <w:rFonts w:asciiTheme="minorHAnsi" w:hAnsiTheme="minorHAnsi" w:cstheme="minorHAnsi"/>
          <w:i/>
          <w:iCs/>
          <w:color w:val="000000"/>
          <w:lang w:val="en-US" w:bidi="ar-SA"/>
        </w:rPr>
        <w:t>getValueFromIniFile</w:t>
      </w:r>
      <w:r w:rsidRPr="00245AE6">
        <w:rPr>
          <w:rFonts w:asciiTheme="minorHAnsi" w:hAnsiTheme="minorHAnsi" w:cstheme="minorHAnsi"/>
          <w:color w:val="000000"/>
          <w:lang w:val="en-US" w:bidi="ar-SA"/>
        </w:rPr>
        <w:t>(IniFileType.</w:t>
      </w:r>
    </w:p>
    <w:p w14:paraId="3BFF5FFC"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b/>
          <w:bCs/>
          <w:i/>
          <w:iCs/>
          <w:color w:val="0000C0"/>
          <w:lang w:val="en-US" w:bidi="ar-SA"/>
        </w:rPr>
        <w:t>Execution</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6A3E3E"/>
          <w:lang w:val="en-US" w:bidi="ar-SA"/>
        </w:rPr>
        <w:t>testType</w:t>
      </w:r>
      <w:r w:rsidRPr="00245AE6">
        <w:rPr>
          <w:rFonts w:asciiTheme="minorHAnsi" w:hAnsiTheme="minorHAnsi" w:cstheme="minorHAnsi"/>
          <w:color w:val="000000"/>
          <w:lang w:val="en-US" w:bidi="ar-SA"/>
        </w:rPr>
        <w:t xml:space="preserve"> + </w:t>
      </w:r>
      <w:r w:rsidRPr="00245AE6">
        <w:rPr>
          <w:rFonts w:asciiTheme="minorHAnsi" w:hAnsiTheme="minorHAnsi" w:cstheme="minorHAnsi"/>
          <w:color w:val="2A00FF"/>
          <w:lang w:val="en-US" w:bidi="ar-SA"/>
        </w:rPr>
        <w:t>"Testing"</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2A00FF"/>
          <w:lang w:val="en-US" w:bidi="ar-SA"/>
        </w:rPr>
        <w:t>"WebBaseURL"</w:t>
      </w:r>
      <w:r w:rsidRPr="00245AE6">
        <w:rPr>
          <w:rFonts w:asciiTheme="minorHAnsi" w:hAnsiTheme="minorHAnsi" w:cstheme="minorHAnsi"/>
          <w:color w:val="000000"/>
          <w:lang w:val="en-US" w:bidi="ar-SA"/>
        </w:rPr>
        <w:t>),</w:t>
      </w:r>
    </w:p>
    <w:p w14:paraId="4F1214B2"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color w:val="6A3E3E"/>
          <w:lang w:val="en-US" w:bidi="ar-SA"/>
        </w:rPr>
        <w:t>OS</w:t>
      </w:r>
      <w:r w:rsidRPr="00245AE6">
        <w:rPr>
          <w:rFonts w:asciiTheme="minorHAnsi" w:hAnsiTheme="minorHAnsi" w:cstheme="minorHAnsi"/>
          <w:color w:val="000000"/>
          <w:lang w:val="en-US" w:bidi="ar-SA"/>
        </w:rPr>
        <w:t>,</w:t>
      </w:r>
    </w:p>
    <w:p w14:paraId="03B0DBD1"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color w:val="6A3E3E"/>
          <w:lang w:val="en-US" w:bidi="ar-SA"/>
        </w:rPr>
        <w:t>Browser</w:t>
      </w:r>
      <w:r w:rsidRPr="00245AE6">
        <w:rPr>
          <w:rFonts w:asciiTheme="minorHAnsi" w:hAnsiTheme="minorHAnsi" w:cstheme="minorHAnsi"/>
          <w:color w:val="000000"/>
          <w:lang w:val="en-US" w:bidi="ar-SA"/>
        </w:rPr>
        <w:t>,</w:t>
      </w:r>
    </w:p>
    <w:p w14:paraId="32ED8AA9"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del w:id="548" w:author="Vrushali Karla" w:date="2018-11-20T13:41:00Z">
        <w:r w:rsidRPr="00245AE6" w:rsidDel="00BE1C9E">
          <w:rPr>
            <w:rFonts w:asciiTheme="minorHAnsi" w:hAnsiTheme="minorHAnsi" w:cstheme="minorHAnsi"/>
            <w:color w:val="6A3E3E"/>
            <w:lang w:val="en-US" w:bidi="ar-SA"/>
          </w:rPr>
          <w:delText>testType</w:delText>
        </w:r>
        <w:r w:rsidRPr="00245AE6" w:rsidDel="00BE1C9E">
          <w:rPr>
            <w:rFonts w:asciiTheme="minorHAnsi" w:hAnsiTheme="minorHAnsi" w:cstheme="minorHAnsi"/>
            <w:color w:val="000000"/>
            <w:lang w:val="en-US" w:bidi="ar-SA"/>
          </w:rPr>
          <w:delText>+</w:delText>
        </w:r>
        <w:r w:rsidRPr="00245AE6" w:rsidDel="00BE1C9E">
          <w:rPr>
            <w:rFonts w:asciiTheme="minorHAnsi" w:hAnsiTheme="minorHAnsi" w:cstheme="minorHAnsi"/>
            <w:color w:val="2A00FF"/>
            <w:lang w:val="en-US" w:bidi="ar-SA"/>
          </w:rPr>
          <w:delText>"Testing</w:delText>
        </w:r>
      </w:del>
      <w:ins w:id="549" w:author="Vrushali Karla" w:date="2018-11-20T13:41:00Z">
        <w:r w:rsidRPr="00245AE6">
          <w:rPr>
            <w:rFonts w:asciiTheme="minorHAnsi" w:hAnsiTheme="minorHAnsi" w:cstheme="minorHAnsi"/>
            <w:color w:val="6A3E3E"/>
            <w:lang w:val="en-US" w:bidi="ar-SA"/>
          </w:rPr>
          <w:t>testType</w:t>
        </w:r>
        <w:r w:rsidRPr="00245AE6">
          <w:rPr>
            <w:rFonts w:asciiTheme="minorHAnsi" w:hAnsiTheme="minorHAnsi" w:cstheme="minorHAnsi"/>
            <w:color w:val="000000"/>
            <w:lang w:val="en-US" w:bidi="ar-SA"/>
          </w:rPr>
          <w:t xml:space="preserve"> </w:t>
        </w:r>
        <w:r w:rsidRPr="00245AE6">
          <w:rPr>
            <w:rFonts w:asciiTheme="minorHAnsi" w:hAnsiTheme="minorHAnsi" w:cstheme="minorHAnsi"/>
            <w:color w:val="2A00FF"/>
            <w:lang w:val="en-US" w:bidi="ar-SA"/>
          </w:rPr>
          <w:t>“Testing</w:t>
        </w:r>
      </w:ins>
      <w:r w:rsidRPr="00245AE6">
        <w:rPr>
          <w:rFonts w:asciiTheme="minorHAnsi" w:hAnsiTheme="minorHAnsi" w:cstheme="minorHAnsi"/>
          <w:color w:val="2A00FF"/>
          <w:lang w:val="en-US" w:bidi="ar-SA"/>
        </w:rPr>
        <w:t>"</w:t>
      </w:r>
      <w:r w:rsidRPr="00245AE6">
        <w:rPr>
          <w:rFonts w:asciiTheme="minorHAnsi" w:hAnsiTheme="minorHAnsi" w:cstheme="minorHAnsi"/>
          <w:color w:val="000000"/>
          <w:lang w:val="en-US" w:bidi="ar-SA"/>
        </w:rPr>
        <w:t>);</w:t>
      </w:r>
    </w:p>
    <w:p w14:paraId="5DED55E7" w14:textId="77777777" w:rsidR="004E52D7" w:rsidRPr="00245AE6" w:rsidRDefault="004E52D7" w:rsidP="004E52D7">
      <w:pPr>
        <w:pBdr>
          <w:top w:val="single" w:sz="4" w:space="1" w:color="auto"/>
          <w:left w:val="single" w:sz="4" w:space="0"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245AE6">
        <w:rPr>
          <w:rFonts w:asciiTheme="minorHAnsi" w:hAnsiTheme="minorHAnsi" w:cstheme="minorHAnsi"/>
          <w:color w:val="000000"/>
          <w:lang w:val="en-US" w:bidi="ar-SA"/>
        </w:rPr>
        <w:t>}</w:t>
      </w:r>
    </w:p>
    <w:p w14:paraId="750556F5" w14:textId="77777777" w:rsidR="004E52D7" w:rsidRPr="00245AE6" w:rsidRDefault="004E52D7" w:rsidP="004E52D7">
      <w:pPr>
        <w:shd w:val="clear" w:color="auto" w:fill="FFFFFF" w:themeFill="background1"/>
        <w:autoSpaceDE w:val="0"/>
        <w:autoSpaceDN w:val="0"/>
        <w:adjustRightInd w:val="0"/>
        <w:spacing w:before="0" w:after="0" w:line="240" w:lineRule="auto"/>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Depending on the test type as Web or Fusion, appropriate values for URL/Operating System/Browsers will be picked up(as given on the execution UI) and will be passed on to uiDriverSetup method for web driver setup.</w:t>
      </w:r>
    </w:p>
    <w:p w14:paraId="68E5DF40" w14:textId="77777777" w:rsidR="004E52D7" w:rsidRPr="00245AE6" w:rsidRDefault="004E52D7" w:rsidP="004E52D7">
      <w:pPr>
        <w:shd w:val="clear" w:color="auto" w:fill="FFFFFF" w:themeFill="background1"/>
        <w:autoSpaceDE w:val="0"/>
        <w:autoSpaceDN w:val="0"/>
        <w:adjustRightInd w:val="0"/>
        <w:spacing w:before="0" w:after="0" w:line="240" w:lineRule="auto"/>
        <w:ind w:left="1440"/>
        <w:rPr>
          <w:rFonts w:asciiTheme="minorHAnsi" w:hAnsiTheme="minorHAnsi" w:cstheme="minorHAnsi"/>
          <w:color w:val="000000"/>
          <w:lang w:val="en-US" w:bidi="ar-SA"/>
        </w:rPr>
      </w:pPr>
    </w:p>
    <w:p w14:paraId="55B289F8" w14:textId="77777777" w:rsidR="004E52D7" w:rsidRPr="00245AE6" w:rsidRDefault="004E52D7" w:rsidP="004E52D7">
      <w:pPr>
        <w:pStyle w:val="ListParagraph"/>
        <w:numPr>
          <w:ilvl w:val="0"/>
          <w:numId w:val="25"/>
        </w:numPr>
        <w:shd w:val="clear" w:color="auto" w:fill="FFFFFF" w:themeFill="background1"/>
        <w:autoSpaceDE w:val="0"/>
        <w:autoSpaceDN w:val="0"/>
        <w:adjustRightInd w:val="0"/>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For parallel execution below 2 methods are used for thread safety. It is recommended not to make any changes in those.</w:t>
      </w:r>
    </w:p>
    <w:p w14:paraId="3D63C244" w14:textId="77777777" w:rsidR="004E52D7" w:rsidRPr="00245AE6" w:rsidRDefault="004E52D7" w:rsidP="004E52D7">
      <w:pPr>
        <w:pStyle w:val="ListParagraph"/>
        <w:numPr>
          <w:ilvl w:val="0"/>
          <w:numId w:val="28"/>
        </w:numPr>
        <w:shd w:val="clear" w:color="auto" w:fill="FFFFFF" w:themeFill="background1"/>
        <w:autoSpaceDE w:val="0"/>
        <w:autoSpaceDN w:val="0"/>
        <w:adjustRightInd w:val="0"/>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setUIDriver</w:t>
      </w:r>
    </w:p>
    <w:p w14:paraId="37207602" w14:textId="77777777" w:rsidR="004E52D7" w:rsidRPr="00245AE6" w:rsidRDefault="004E52D7" w:rsidP="004E52D7">
      <w:pPr>
        <w:pStyle w:val="ListParagraph"/>
        <w:numPr>
          <w:ilvl w:val="0"/>
          <w:numId w:val="27"/>
        </w:numPr>
        <w:autoSpaceDE w:val="0"/>
        <w:autoSpaceDN w:val="0"/>
        <w:adjustRightInd w:val="0"/>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uiDriver</w:t>
      </w:r>
    </w:p>
    <w:p w14:paraId="735BF341" w14:textId="77777777" w:rsidR="004E52D7" w:rsidRPr="00245AE6" w:rsidRDefault="004E52D7" w:rsidP="004E52D7">
      <w:pPr>
        <w:shd w:val="clear" w:color="auto" w:fill="FFFFFF" w:themeFill="background1"/>
        <w:autoSpaceDE w:val="0"/>
        <w:autoSpaceDN w:val="0"/>
        <w:adjustRightInd w:val="0"/>
        <w:spacing w:before="0" w:after="0" w:line="240" w:lineRule="auto"/>
        <w:rPr>
          <w:rFonts w:asciiTheme="minorHAnsi" w:hAnsiTheme="minorHAnsi" w:cstheme="minorHAnsi"/>
          <w:color w:val="000000"/>
          <w:lang w:val="en-US" w:bidi="ar-SA"/>
        </w:rPr>
      </w:pPr>
    </w:p>
    <w:p w14:paraId="298FFE39" w14:textId="77777777" w:rsidR="004E52D7" w:rsidRPr="00245AE6" w:rsidRDefault="004E52D7" w:rsidP="004E52D7">
      <w:pPr>
        <w:pStyle w:val="ListParagraph"/>
        <w:numPr>
          <w:ilvl w:val="0"/>
          <w:numId w:val="25"/>
        </w:numPr>
        <w:shd w:val="clear" w:color="auto" w:fill="FFFFFF" w:themeFill="background1"/>
        <w:rPr>
          <w:rFonts w:asciiTheme="minorHAnsi" w:hAnsiTheme="minorHAnsi" w:cstheme="minorHAnsi"/>
          <w:b/>
          <w:color w:val="000000"/>
          <w:lang w:val="en-US" w:bidi="ar-SA"/>
        </w:rPr>
      </w:pPr>
      <w:r w:rsidRPr="00245AE6">
        <w:rPr>
          <w:rFonts w:asciiTheme="minorHAnsi" w:hAnsiTheme="minorHAnsi" w:cstheme="minorHAnsi"/>
          <w:color w:val="000000"/>
          <w:lang w:val="en-US" w:bidi="ar-SA"/>
        </w:rPr>
        <w:t xml:space="preserve">Method for Web Tests destroy: </w:t>
      </w:r>
      <w:r w:rsidRPr="00245AE6">
        <w:rPr>
          <w:rFonts w:asciiTheme="minorHAnsi" w:hAnsiTheme="minorHAnsi" w:cstheme="minorHAnsi"/>
          <w:b/>
          <w:color w:val="000000"/>
          <w:lang w:val="en-US" w:bidi="ar-SA"/>
        </w:rPr>
        <w:t>TestDestroy(..)</w:t>
      </w:r>
    </w:p>
    <w:p w14:paraId="1418A30E" w14:textId="77777777" w:rsidR="004E52D7" w:rsidRPr="00245AE6" w:rsidRDefault="004E52D7" w:rsidP="004E52D7">
      <w:pPr>
        <w:pStyle w:val="ListParagraph"/>
        <w:shd w:val="clear" w:color="auto" w:fill="FFFFFF" w:themeFill="background1"/>
        <w:ind w:left="1440"/>
        <w:rPr>
          <w:rFonts w:asciiTheme="minorHAnsi" w:hAnsiTheme="minorHAnsi" w:cstheme="minorHAnsi"/>
          <w:b/>
          <w:color w:val="000000"/>
          <w:lang w:val="en-US" w:bidi="ar-SA"/>
        </w:rPr>
      </w:pPr>
      <w:r w:rsidRPr="00245AE6">
        <w:rPr>
          <w:rFonts w:asciiTheme="minorHAnsi" w:hAnsiTheme="minorHAnsi" w:cstheme="minorHAnsi"/>
          <w:color w:val="000000"/>
          <w:lang w:val="en-US" w:bidi="ar-SA"/>
        </w:rPr>
        <w:t xml:space="preserve">This method closes the browsers by calling WebLibrary method </w:t>
      </w:r>
      <w:r w:rsidRPr="00245AE6">
        <w:rPr>
          <w:rFonts w:asciiTheme="minorHAnsi" w:hAnsiTheme="minorHAnsi" w:cstheme="minorHAnsi"/>
          <w:b/>
          <w:color w:val="000000"/>
          <w:lang w:val="en-US" w:bidi="ar-SA"/>
        </w:rPr>
        <w:t>selquit()</w:t>
      </w:r>
    </w:p>
    <w:p w14:paraId="10341B78" w14:textId="77777777" w:rsidR="004E52D7" w:rsidRPr="00245AE6" w:rsidRDefault="004E52D7" w:rsidP="004E52D7">
      <w:pPr>
        <w:pStyle w:val="ListParagraph"/>
        <w:shd w:val="clear" w:color="auto" w:fill="FFFFFF" w:themeFill="background1"/>
        <w:ind w:left="1440"/>
        <w:rPr>
          <w:rFonts w:asciiTheme="minorHAnsi" w:hAnsiTheme="minorHAnsi" w:cstheme="minorHAnsi"/>
          <w:color w:val="000000"/>
          <w:lang w:val="en-US" w:bidi="ar-SA"/>
        </w:rPr>
      </w:pPr>
      <w:r w:rsidRPr="00245AE6">
        <w:rPr>
          <w:rFonts w:asciiTheme="minorHAnsi" w:hAnsiTheme="minorHAnsi" w:cstheme="minorHAnsi"/>
          <w:color w:val="000000"/>
          <w:lang w:val="en-US" w:bidi="ar-SA"/>
        </w:rPr>
        <w:t xml:space="preserve">Any activity required to be performed after </w:t>
      </w:r>
      <w:r>
        <w:rPr>
          <w:rFonts w:asciiTheme="minorHAnsi" w:hAnsiTheme="minorHAnsi" w:cstheme="minorHAnsi"/>
          <w:color w:val="000000"/>
          <w:lang w:val="en-US" w:bidi="ar-SA"/>
        </w:rPr>
        <w:t>every</w:t>
      </w:r>
      <w:r w:rsidRPr="00245AE6">
        <w:rPr>
          <w:rFonts w:asciiTheme="minorHAnsi" w:hAnsiTheme="minorHAnsi" w:cstheme="minorHAnsi"/>
          <w:color w:val="000000"/>
          <w:lang w:val="en-US" w:bidi="ar-SA"/>
        </w:rPr>
        <w:t xml:space="preserve"> test method of test type Web/Fusion, can be added inside the below if block of TestDestroy method:</w:t>
      </w:r>
    </w:p>
    <w:p w14:paraId="3A0E73BB" w14:textId="77777777" w:rsidR="004E52D7" w:rsidRPr="00245AE6" w:rsidRDefault="004E52D7" w:rsidP="004E52D7">
      <w:pPr>
        <w:pStyle w:val="ListParagraph"/>
        <w:ind w:left="1440" w:firstLine="720"/>
        <w:rPr>
          <w:rFonts w:asciiTheme="minorHAnsi" w:hAnsiTheme="minorHAnsi" w:cstheme="minorHAnsi"/>
          <w:color w:val="000000"/>
          <w:lang w:val="en-US" w:bidi="ar-SA"/>
        </w:rPr>
      </w:pPr>
      <w:r w:rsidRPr="00245AE6">
        <w:rPr>
          <w:rFonts w:asciiTheme="minorHAnsi" w:hAnsiTheme="minorHAnsi" w:cstheme="minorHAnsi"/>
          <w:b/>
          <w:bCs/>
          <w:color w:val="7F0055"/>
          <w:lang w:val="en-US" w:bidi="ar-SA"/>
        </w:rPr>
        <w:lastRenderedPageBreak/>
        <w:t>if</w:t>
      </w:r>
      <w:r w:rsidRPr="00245AE6">
        <w:rPr>
          <w:rFonts w:asciiTheme="minorHAnsi" w:hAnsiTheme="minorHAnsi" w:cstheme="minorHAnsi"/>
          <w:color w:val="000000"/>
          <w:lang w:val="en-US" w:bidi="ar-SA"/>
        </w:rPr>
        <w:t>(</w:t>
      </w:r>
      <w:r w:rsidRPr="00245AE6">
        <w:rPr>
          <w:rFonts w:asciiTheme="minorHAnsi" w:hAnsiTheme="minorHAnsi" w:cstheme="minorHAnsi"/>
          <w:color w:val="6A3E3E"/>
          <w:lang w:val="en-US" w:bidi="ar-SA"/>
        </w:rPr>
        <w:t>context</w:t>
      </w:r>
      <w:r w:rsidRPr="00245AE6">
        <w:rPr>
          <w:rFonts w:asciiTheme="minorHAnsi" w:hAnsiTheme="minorHAnsi" w:cstheme="minorHAnsi"/>
          <w:color w:val="000000"/>
          <w:lang w:val="en-US" w:bidi="ar-SA"/>
        </w:rPr>
        <w:t>.getSuite().getName().contains(</w:t>
      </w:r>
      <w:r w:rsidRPr="00245AE6">
        <w:rPr>
          <w:rFonts w:asciiTheme="minorHAnsi" w:hAnsiTheme="minorHAnsi" w:cstheme="minorHAnsi"/>
          <w:color w:val="2A00FF"/>
          <w:lang w:val="en-US" w:bidi="ar-SA"/>
        </w:rPr>
        <w:t>"Web"</w:t>
      </w:r>
      <w:r w:rsidRPr="00245AE6">
        <w:rPr>
          <w:rFonts w:asciiTheme="minorHAnsi" w:hAnsiTheme="minorHAnsi" w:cstheme="minorHAnsi"/>
          <w:color w:val="000000"/>
          <w:lang w:val="en-US" w:bidi="ar-SA"/>
        </w:rPr>
        <w:t>)){</w:t>
      </w:r>
    </w:p>
    <w:p w14:paraId="577A9C0F" w14:textId="77777777" w:rsidR="004E52D7" w:rsidRPr="00245AE6" w:rsidRDefault="004E52D7" w:rsidP="004E52D7">
      <w:pPr>
        <w:pStyle w:val="ListParagraph"/>
        <w:ind w:left="1440" w:firstLine="720"/>
        <w:rPr>
          <w:rFonts w:asciiTheme="minorHAnsi" w:hAnsiTheme="minorHAnsi" w:cstheme="minorHAnsi"/>
          <w:b/>
          <w:bCs/>
          <w:color w:val="7F0055"/>
          <w:lang w:val="en-US" w:bidi="ar-SA"/>
        </w:rPr>
      </w:pPr>
      <w:r w:rsidRPr="00245AE6">
        <w:rPr>
          <w:rFonts w:asciiTheme="minorHAnsi" w:hAnsiTheme="minorHAnsi" w:cstheme="minorHAnsi"/>
          <w:b/>
          <w:bCs/>
          <w:color w:val="7F0055"/>
          <w:lang w:val="en-US" w:bidi="ar-SA"/>
        </w:rPr>
        <w:t>….</w:t>
      </w:r>
    </w:p>
    <w:p w14:paraId="15C1BE19" w14:textId="77777777" w:rsidR="004E52D7" w:rsidRPr="00245AE6" w:rsidRDefault="004E52D7" w:rsidP="004E52D7">
      <w:pPr>
        <w:pStyle w:val="ListParagraph"/>
        <w:ind w:left="1440" w:firstLine="720"/>
        <w:rPr>
          <w:rFonts w:asciiTheme="minorHAnsi" w:hAnsiTheme="minorHAnsi" w:cstheme="minorHAnsi"/>
          <w:b/>
          <w:bCs/>
          <w:color w:val="7F0055"/>
          <w:lang w:val="en-US" w:bidi="ar-SA"/>
        </w:rPr>
      </w:pPr>
      <w:r w:rsidRPr="00245AE6">
        <w:rPr>
          <w:rFonts w:asciiTheme="minorHAnsi" w:hAnsiTheme="minorHAnsi" w:cstheme="minorHAnsi"/>
          <w:b/>
          <w:bCs/>
          <w:color w:val="7F0055"/>
          <w:lang w:val="en-US" w:bidi="ar-SA"/>
        </w:rPr>
        <w:t>}</w:t>
      </w:r>
    </w:p>
    <w:p w14:paraId="44A685F8" w14:textId="77777777" w:rsidR="004E52D7" w:rsidRDefault="004E52D7" w:rsidP="004E52D7">
      <w:pPr>
        <w:spacing w:before="0" w:after="0" w:line="240" w:lineRule="auto"/>
      </w:pPr>
      <w:r>
        <w:br w:type="page"/>
      </w:r>
    </w:p>
    <w:p w14:paraId="436E6079" w14:textId="77777777" w:rsidR="004E52D7" w:rsidRDefault="004E52D7" w:rsidP="004E52D7">
      <w:pPr>
        <w:pStyle w:val="Heading2"/>
        <w:rPr>
          <w:rFonts w:asciiTheme="minorHAnsi" w:hAnsiTheme="minorHAnsi" w:cs="Calibri"/>
          <w:noProof/>
          <w:color w:val="000000"/>
          <w:spacing w:val="-2"/>
        </w:rPr>
      </w:pPr>
      <w:r>
        <w:rPr>
          <w:noProof/>
        </w:rPr>
        <w:lastRenderedPageBreak/>
        <w:t>How to add a Mobile Test Script</w:t>
      </w:r>
      <w:r w:rsidRPr="00A9273B">
        <w:rPr>
          <w:rFonts w:asciiTheme="minorHAnsi" w:hAnsiTheme="minorHAnsi" w:cs="Calibri"/>
          <w:noProof/>
          <w:color w:val="000000"/>
          <w:spacing w:val="-2"/>
        </w:rPr>
        <w:t xml:space="preserve"> </w:t>
      </w:r>
    </w:p>
    <w:p w14:paraId="7C77D294"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1BD662B1" w14:textId="77777777" w:rsidR="004E52D7" w:rsidRPr="00AB401A" w:rsidRDefault="004E52D7" w:rsidP="004E52D7">
      <w:pPr>
        <w:pStyle w:val="ListParagraph"/>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Mobile</w:t>
      </w:r>
      <w:r w:rsidRPr="00EA4CD2">
        <w:rPr>
          <w:rFonts w:asciiTheme="minorHAnsi" w:hAnsiTheme="minorHAnsi" w:cstheme="minorHAnsi"/>
          <w:noProof/>
          <w:color w:val="000000"/>
          <w:spacing w:val="-2"/>
        </w:rPr>
        <w:t xml:space="preserve"> tests in a Fusion are designed </w:t>
      </w:r>
      <w:r>
        <w:rPr>
          <w:rFonts w:asciiTheme="minorHAnsi" w:hAnsiTheme="minorHAnsi" w:cstheme="minorHAnsi"/>
          <w:noProof/>
          <w:color w:val="000000"/>
          <w:spacing w:val="-2"/>
        </w:rPr>
        <w:t xml:space="preserve">using Appium, following best design practices and standard </w:t>
      </w:r>
      <w:r w:rsidRPr="00EA4CD2">
        <w:rPr>
          <w:rFonts w:asciiTheme="minorHAnsi" w:hAnsiTheme="minorHAnsi" w:cstheme="minorHAnsi"/>
          <w:noProof/>
          <w:color w:val="000000"/>
          <w:spacing w:val="-2"/>
        </w:rPr>
        <w:t>PageObject pattern using PageFactory.</w:t>
      </w:r>
    </w:p>
    <w:p w14:paraId="0A94DB93" w14:textId="77777777" w:rsidR="004E52D7" w:rsidRPr="00EA4CD2" w:rsidRDefault="004E52D7" w:rsidP="004E52D7">
      <w:pPr>
        <w:pStyle w:val="Heading5"/>
        <w:numPr>
          <w:ilvl w:val="2"/>
          <w:numId w:val="42"/>
        </w:numPr>
        <w:ind w:left="720"/>
        <w:rPr>
          <w:rFonts w:asciiTheme="minorHAnsi" w:hAnsiTheme="minorHAnsi" w:cstheme="minorHAnsi"/>
          <w:noProof/>
        </w:rPr>
      </w:pPr>
      <w:r>
        <w:rPr>
          <w:rFonts w:asciiTheme="minorHAnsi" w:hAnsiTheme="minorHAnsi" w:cstheme="minorHAnsi"/>
          <w:noProof/>
        </w:rPr>
        <w:t>Mobile Test Creation flow</w:t>
      </w:r>
    </w:p>
    <w:p w14:paraId="0BB83D85"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361CC3C0" w14:textId="77777777" w:rsidR="004E52D7" w:rsidRDefault="004E52D7" w:rsidP="004E52D7">
      <w:pPr>
        <w:pStyle w:val="ListParagraph"/>
        <w:numPr>
          <w:ilvl w:val="0"/>
          <w:numId w:val="60"/>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Add required application configuration in the </w:t>
      </w:r>
      <w:r>
        <w:rPr>
          <w:rFonts w:asciiTheme="minorHAnsi" w:hAnsiTheme="minorHAnsi" w:cs="Calibri"/>
          <w:b/>
          <w:noProof/>
          <w:color w:val="000000"/>
          <w:spacing w:val="-2"/>
        </w:rPr>
        <w:t>app Config.ini</w:t>
      </w:r>
      <w:r>
        <w:rPr>
          <w:rFonts w:asciiTheme="minorHAnsi" w:hAnsiTheme="minorHAnsi" w:cs="Calibri"/>
          <w:noProof/>
          <w:color w:val="000000"/>
          <w:spacing w:val="-2"/>
        </w:rPr>
        <w:t xml:space="preserve"> file</w:t>
      </w:r>
    </w:p>
    <w:p w14:paraId="088E6B94" w14:textId="77777777" w:rsidR="004E52D7" w:rsidRDefault="004E52D7" w:rsidP="004E52D7">
      <w:pPr>
        <w:pStyle w:val="ListParagraph"/>
        <w:numPr>
          <w:ilvl w:val="0"/>
          <w:numId w:val="60"/>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Create Java class inside package </w:t>
      </w:r>
      <w:r>
        <w:rPr>
          <w:rFonts w:asciiTheme="minorHAnsi" w:hAnsiTheme="minorHAnsi" w:cstheme="minorHAnsi"/>
          <w:b/>
          <w:color w:val="000000"/>
          <w:lang w:val="en-US" w:bidi="ar-SA"/>
        </w:rPr>
        <w:t>com.mobile.tests</w:t>
      </w:r>
    </w:p>
    <w:p w14:paraId="5AC1C389" w14:textId="77777777" w:rsidR="004E52D7" w:rsidRDefault="004E52D7" w:rsidP="004E52D7">
      <w:pPr>
        <w:pStyle w:val="ListParagraph"/>
        <w:numPr>
          <w:ilvl w:val="0"/>
          <w:numId w:val="60"/>
        </w:numPr>
        <w:spacing w:before="0" w:after="0" w:line="240" w:lineRule="auto"/>
        <w:rPr>
          <w:rFonts w:asciiTheme="minorHAnsi" w:hAnsiTheme="minorHAnsi" w:cs="Calibri"/>
          <w:noProof/>
          <w:color w:val="000000"/>
          <w:spacing w:val="-2"/>
        </w:rPr>
      </w:pPr>
      <w:r>
        <w:rPr>
          <w:rFonts w:asciiTheme="minorHAnsi" w:hAnsiTheme="minorHAnsi" w:cstheme="minorHAnsi"/>
          <w:color w:val="000000"/>
          <w:lang w:val="en-US" w:bidi="ar-SA"/>
        </w:rPr>
        <w:t>Create a test script using the test script format, page objects, asserts.</w:t>
      </w:r>
    </w:p>
    <w:p w14:paraId="56775681" w14:textId="77777777" w:rsidR="004E52D7" w:rsidRDefault="004E52D7" w:rsidP="004E52D7">
      <w:pPr>
        <w:pStyle w:val="ListParagraph"/>
        <w:spacing w:before="0" w:after="0" w:line="240" w:lineRule="auto"/>
        <w:ind w:left="1080" w:firstLine="360"/>
        <w:rPr>
          <w:rFonts w:asciiTheme="minorHAnsi" w:hAnsiTheme="minorHAnsi" w:cs="Calibri"/>
          <w:noProof/>
          <w:color w:val="000000"/>
          <w:spacing w:val="-2"/>
        </w:rPr>
      </w:pPr>
      <w:r>
        <w:rPr>
          <w:rFonts w:asciiTheme="minorHAnsi" w:hAnsiTheme="minorHAnsi" w:cstheme="minorHAnsi"/>
          <w:color w:val="000000"/>
          <w:lang w:val="en-US" w:bidi="ar-SA"/>
        </w:rPr>
        <w:t xml:space="preserve">Sample test script from the AutomationTestProject can be used as an template for creating new test script. </w:t>
      </w:r>
    </w:p>
    <w:p w14:paraId="3B3E76BE" w14:textId="77777777" w:rsidR="004E52D7" w:rsidRDefault="004E52D7" w:rsidP="004E52D7">
      <w:pPr>
        <w:pStyle w:val="ListParagraph"/>
        <w:spacing w:before="0" w:after="0" w:line="240" w:lineRule="auto"/>
        <w:ind w:left="1080"/>
        <w:rPr>
          <w:rFonts w:asciiTheme="minorHAnsi" w:hAnsiTheme="minorHAnsi" w:cs="Calibri"/>
          <w:noProof/>
          <w:color w:val="000000"/>
          <w:spacing w:val="-2"/>
        </w:rPr>
      </w:pPr>
    </w:p>
    <w:p w14:paraId="665E35BB" w14:textId="77777777" w:rsidR="004E52D7" w:rsidRDefault="004E52D7" w:rsidP="004E52D7">
      <w:pPr>
        <w:pStyle w:val="Heading5"/>
        <w:numPr>
          <w:ilvl w:val="2"/>
          <w:numId w:val="42"/>
        </w:numPr>
        <w:ind w:left="720"/>
        <w:rPr>
          <w:rFonts w:asciiTheme="minorHAnsi" w:hAnsiTheme="minorHAnsi" w:cstheme="minorHAnsi"/>
          <w:noProof/>
        </w:rPr>
      </w:pPr>
      <w:r>
        <w:rPr>
          <w:rFonts w:asciiTheme="minorHAnsi" w:hAnsiTheme="minorHAnsi" w:cstheme="minorHAnsi"/>
          <w:noProof/>
        </w:rPr>
        <w:t>Test Configuration</w:t>
      </w:r>
    </w:p>
    <w:p w14:paraId="4740378D" w14:textId="77777777" w:rsidR="004E52D7" w:rsidRDefault="004E52D7" w:rsidP="004E52D7">
      <w:pPr>
        <w:pStyle w:val="ListParagraph"/>
        <w:spacing w:before="0" w:after="0" w:line="240" w:lineRule="auto"/>
        <w:rPr>
          <w:rFonts w:asciiTheme="minorHAnsi" w:hAnsiTheme="minorHAnsi" w:cstheme="minorHAnsi"/>
          <w:noProof/>
          <w:color w:val="F79646" w:themeColor="accent6"/>
          <w:spacing w:val="-2"/>
        </w:rPr>
      </w:pPr>
      <w:r>
        <w:rPr>
          <w:rFonts w:asciiTheme="minorHAnsi" w:hAnsiTheme="minorHAnsi" w:cstheme="minorHAnsi"/>
          <w:noProof/>
          <w:color w:val="F79646" w:themeColor="accent6"/>
          <w:spacing w:val="-2"/>
        </w:rPr>
        <w:t>Refer appConfig section</w:t>
      </w:r>
    </w:p>
    <w:p w14:paraId="059FF64A" w14:textId="77777777" w:rsidR="004E52D7" w:rsidRDefault="004E52D7" w:rsidP="004E52D7">
      <w:pPr>
        <w:spacing w:before="0" w:after="0" w:line="240" w:lineRule="auto"/>
        <w:ind w:firstLine="720"/>
        <w:rPr>
          <w:rFonts w:asciiTheme="minorHAnsi" w:hAnsiTheme="minorHAnsi" w:cstheme="minorHAnsi"/>
          <w:noProof/>
          <w:spacing w:val="-2"/>
        </w:rPr>
      </w:pPr>
      <w:r>
        <w:rPr>
          <w:rFonts w:asciiTheme="minorHAnsi" w:hAnsiTheme="minorHAnsi" w:cstheme="minorHAnsi"/>
          <w:noProof/>
          <w:spacing w:val="-2"/>
        </w:rPr>
        <w:t xml:space="preserve">Add Mobile tests related confuguration items under section </w:t>
      </w:r>
      <w:r>
        <w:rPr>
          <w:rFonts w:asciiTheme="minorHAnsi" w:hAnsiTheme="minorHAnsi" w:cstheme="minorHAnsi"/>
          <w:b/>
          <w:noProof/>
          <w:spacing w:val="-2"/>
        </w:rPr>
        <w:t>[MobileTesting]</w:t>
      </w:r>
    </w:p>
    <w:p w14:paraId="64B83518" w14:textId="77777777" w:rsidR="004E52D7" w:rsidRDefault="004E52D7" w:rsidP="004E52D7">
      <w:pPr>
        <w:pStyle w:val="ListParagraph"/>
        <w:numPr>
          <w:ilvl w:val="0"/>
          <w:numId w:val="29"/>
        </w:numPr>
        <w:spacing w:before="0" w:after="0" w:line="240" w:lineRule="auto"/>
        <w:rPr>
          <w:rFonts w:asciiTheme="minorHAnsi" w:hAnsiTheme="minorHAnsi" w:cstheme="minorHAnsi"/>
          <w:noProof/>
          <w:spacing w:val="-2"/>
        </w:rPr>
      </w:pPr>
      <w:r>
        <w:rPr>
          <w:rFonts w:asciiTheme="minorHAnsi" w:hAnsiTheme="minorHAnsi" w:cstheme="minorHAnsi"/>
          <w:noProof/>
          <w:spacing w:val="-2"/>
        </w:rPr>
        <w:t xml:space="preserve">Optional: </w:t>
      </w:r>
    </w:p>
    <w:p w14:paraId="09D9CD1D" w14:textId="77777777" w:rsidR="004E52D7" w:rsidRDefault="004E52D7" w:rsidP="004E52D7">
      <w:pPr>
        <w:spacing w:before="0" w:after="0" w:line="240" w:lineRule="auto"/>
        <w:ind w:left="720" w:firstLine="720"/>
        <w:rPr>
          <w:rFonts w:asciiTheme="minorHAnsi" w:hAnsiTheme="minorHAnsi" w:cstheme="minorHAnsi"/>
          <w:noProof/>
          <w:spacing w:val="-2"/>
        </w:rPr>
      </w:pPr>
      <w:r>
        <w:rPr>
          <w:rFonts w:asciiTheme="minorHAnsi" w:hAnsiTheme="minorHAnsi" w:cstheme="minorHAnsi"/>
          <w:noProof/>
          <w:spacing w:val="-2"/>
        </w:rPr>
        <w:t xml:space="preserve">If you want to add application configuration items for mobile tests, you can add those </w:t>
      </w:r>
    </w:p>
    <w:p w14:paraId="039E7A86" w14:textId="77777777" w:rsidR="004E52D7" w:rsidRDefault="004E52D7" w:rsidP="004E52D7">
      <w:pPr>
        <w:spacing w:before="0" w:after="0" w:line="240" w:lineRule="auto"/>
        <w:ind w:left="1440"/>
        <w:rPr>
          <w:rFonts w:asciiTheme="minorHAnsi" w:hAnsiTheme="minorHAnsi" w:cstheme="minorHAnsi"/>
          <w:noProof/>
          <w:spacing w:val="-2"/>
        </w:rPr>
      </w:pPr>
      <w:r>
        <w:rPr>
          <w:rFonts w:asciiTheme="minorHAnsi" w:hAnsiTheme="minorHAnsi" w:cstheme="minorHAnsi"/>
          <w:noProof/>
          <w:spacing w:val="-2"/>
        </w:rPr>
        <w:t>under MobileTesting section.</w:t>
      </w:r>
    </w:p>
    <w:p w14:paraId="71CF27DD" w14:textId="77777777" w:rsidR="004E52D7" w:rsidRDefault="004E52D7" w:rsidP="004E52D7">
      <w:pPr>
        <w:pStyle w:val="Heading5"/>
        <w:numPr>
          <w:ilvl w:val="2"/>
          <w:numId w:val="42"/>
        </w:numPr>
        <w:ind w:left="720"/>
        <w:rPr>
          <w:rFonts w:asciiTheme="minorHAnsi" w:hAnsiTheme="minorHAnsi" w:cstheme="minorHAnsi"/>
          <w:noProof/>
        </w:rPr>
      </w:pPr>
      <w:r>
        <w:rPr>
          <w:rFonts w:asciiTheme="minorHAnsi" w:hAnsiTheme="minorHAnsi" w:cstheme="minorHAnsi"/>
          <w:noProof/>
        </w:rPr>
        <w:t>Test Script Creation</w:t>
      </w:r>
    </w:p>
    <w:p w14:paraId="33394A8A" w14:textId="77777777" w:rsidR="004E52D7" w:rsidRDefault="004E52D7" w:rsidP="004E52D7">
      <w:pPr>
        <w:pStyle w:val="ListParagraph"/>
        <w:numPr>
          <w:ilvl w:val="0"/>
          <w:numId w:val="23"/>
        </w:numPr>
        <w:spacing w:before="0" w:after="0" w:line="240" w:lineRule="auto"/>
        <w:rPr>
          <w:rFonts w:asciiTheme="minorHAnsi" w:hAnsiTheme="minorHAnsi" w:cstheme="minorHAnsi"/>
          <w:color w:val="000000"/>
          <w:sz w:val="20"/>
          <w:szCs w:val="20"/>
          <w:lang w:val="en-US" w:bidi="ar-SA"/>
        </w:rPr>
      </w:pPr>
      <w:r>
        <w:rPr>
          <w:rFonts w:asciiTheme="minorHAnsi" w:hAnsiTheme="minorHAnsi" w:cstheme="minorHAnsi"/>
          <w:b/>
          <w:noProof/>
          <w:color w:val="000000"/>
          <w:spacing w:val="-2"/>
        </w:rPr>
        <w:t>Location of adding Mobile tests:</w:t>
      </w:r>
    </w:p>
    <w:p w14:paraId="37ED5059" w14:textId="77777777" w:rsidR="004E52D7" w:rsidRDefault="004E52D7" w:rsidP="004E52D7">
      <w:pPr>
        <w:pStyle w:val="ListParagraph"/>
        <w:spacing w:before="0" w:after="0" w:line="240" w:lineRule="auto"/>
        <w:ind w:left="1440"/>
        <w:rPr>
          <w:rFonts w:asciiTheme="minorHAnsi" w:hAnsiTheme="minorHAnsi" w:cstheme="minorHAnsi"/>
          <w:color w:val="000000"/>
          <w:lang w:val="en-US" w:bidi="ar-SA"/>
        </w:rPr>
      </w:pPr>
      <w:r>
        <w:rPr>
          <w:rFonts w:asciiTheme="minorHAnsi" w:hAnsiTheme="minorHAnsi" w:cstheme="minorHAnsi"/>
          <w:noProof/>
          <w:color w:val="000000"/>
          <w:spacing w:val="-2"/>
        </w:rPr>
        <w:t xml:space="preserve">Add Web UI test scripts under package : </w:t>
      </w:r>
      <w:r>
        <w:rPr>
          <w:rFonts w:asciiTheme="minorHAnsi" w:hAnsiTheme="minorHAnsi" w:cstheme="minorHAnsi"/>
          <w:color w:val="000000"/>
          <w:lang w:val="en-US" w:bidi="ar-SA"/>
        </w:rPr>
        <w:t xml:space="preserve">com.mobile.tests </w:t>
      </w:r>
      <w:r>
        <w:rPr>
          <w:rFonts w:asciiTheme="minorHAnsi" w:hAnsiTheme="minorHAnsi" w:cstheme="minorHAnsi"/>
          <w:noProof/>
          <w:color w:val="000000"/>
          <w:spacing w:val="-2"/>
        </w:rPr>
        <w:t xml:space="preserve">There can be sub packages under </w:t>
      </w:r>
      <w:r>
        <w:rPr>
          <w:rFonts w:asciiTheme="minorHAnsi" w:hAnsiTheme="minorHAnsi" w:cstheme="minorHAnsi"/>
          <w:color w:val="000000"/>
          <w:lang w:val="en-US" w:bidi="ar-SA"/>
        </w:rPr>
        <w:t xml:space="preserve">com.Mobile.tests </w:t>
      </w:r>
    </w:p>
    <w:p w14:paraId="2630335C" w14:textId="77777777" w:rsidR="004E52D7" w:rsidRDefault="004E52D7" w:rsidP="004E52D7">
      <w:pPr>
        <w:pStyle w:val="ListParagraph"/>
        <w:spacing w:before="0" w:after="0" w:line="240" w:lineRule="auto"/>
        <w:ind w:left="1440"/>
        <w:rPr>
          <w:rFonts w:asciiTheme="minorHAnsi" w:hAnsiTheme="minorHAnsi" w:cstheme="minorHAnsi"/>
          <w:color w:val="000000"/>
          <w:lang w:val="en-US" w:bidi="ar-SA"/>
        </w:rPr>
      </w:pPr>
    </w:p>
    <w:p w14:paraId="222F1FC6" w14:textId="77777777" w:rsidR="004E52D7"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Pr>
          <w:rFonts w:asciiTheme="minorHAnsi" w:hAnsiTheme="minorHAnsi" w:cstheme="minorHAnsi"/>
          <w:b/>
          <w:color w:val="000000"/>
          <w:lang w:val="en-US" w:bidi="ar-SA"/>
        </w:rPr>
        <w:t>Mandatory things:</w:t>
      </w:r>
    </w:p>
    <w:p w14:paraId="04E2B01F"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Extend each test class with DriverBase</w:t>
      </w:r>
    </w:p>
    <w:p w14:paraId="078B49CA"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p>
    <w:p w14:paraId="059A8A86"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Add BeforeMethod to call getMobileDriver method with parameters given in below code snippet:</w:t>
      </w:r>
    </w:p>
    <w:p w14:paraId="14C0FCBE"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Pr>
          <w:rFonts w:ascii="Consolas" w:hAnsi="Consolas" w:cs="Consolas"/>
          <w:color w:val="000000"/>
          <w:sz w:val="20"/>
          <w:szCs w:val="20"/>
          <w:lang w:val="en-US" w:bidi="ar-SA"/>
        </w:rPr>
        <w:t xml:space="preserve">IMobileDriver </w:t>
      </w:r>
      <w:r>
        <w:rPr>
          <w:rFonts w:ascii="Consolas" w:hAnsi="Consolas" w:cs="Consolas"/>
          <w:color w:val="0000C0"/>
          <w:sz w:val="20"/>
          <w:szCs w:val="20"/>
          <w:lang w:val="en-US" w:bidi="ar-SA"/>
        </w:rPr>
        <w:t>mobile</w:t>
      </w:r>
      <w:r>
        <w:rPr>
          <w:rFonts w:ascii="Consolas" w:hAnsi="Consolas" w:cs="Consolas"/>
          <w:color w:val="000000"/>
          <w:sz w:val="20"/>
          <w:szCs w:val="20"/>
          <w:lang w:val="en-US" w:bidi="ar-SA"/>
        </w:rPr>
        <w:t>D</w:t>
      </w:r>
      <w:r>
        <w:rPr>
          <w:rFonts w:ascii="Consolas" w:hAnsi="Consolas" w:cs="Consolas"/>
          <w:color w:val="0000C0"/>
          <w:sz w:val="20"/>
          <w:szCs w:val="20"/>
          <w:lang w:val="en-US" w:bidi="ar-SA"/>
        </w:rPr>
        <w:t>river</w:t>
      </w:r>
      <w:r>
        <w:rPr>
          <w:rFonts w:ascii="Consolas" w:hAnsi="Consolas" w:cs="Consolas"/>
          <w:color w:val="000000"/>
          <w:sz w:val="20"/>
          <w:szCs w:val="20"/>
          <w:lang w:val="en-US" w:bidi="ar-SA"/>
        </w:rPr>
        <w:t>;</w:t>
      </w:r>
    </w:p>
    <w:p w14:paraId="4AACB221"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p>
    <w:p w14:paraId="5E3A832A"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Pr>
          <w:rFonts w:ascii="Consolas" w:hAnsi="Consolas" w:cs="Consolas"/>
          <w:color w:val="646464"/>
          <w:sz w:val="20"/>
          <w:szCs w:val="20"/>
          <w:lang w:val="en-US" w:bidi="ar-SA"/>
        </w:rPr>
        <w:t>@Parameters</w:t>
      </w:r>
      <w:r>
        <w:rPr>
          <w:rFonts w:ascii="Consolas" w:hAnsi="Consolas" w:cs="Consolas"/>
          <w:color w:val="000000"/>
          <w:sz w:val="20"/>
          <w:szCs w:val="20"/>
          <w:lang w:val="en-US" w:bidi="ar-SA"/>
        </w:rPr>
        <w:t xml:space="preserve">({ </w:t>
      </w:r>
      <w:r>
        <w:rPr>
          <w:rFonts w:ascii="Consolas" w:hAnsi="Consolas" w:cs="Consolas"/>
          <w:color w:val="2A00FF"/>
          <w:sz w:val="20"/>
          <w:szCs w:val="20"/>
          <w:lang w:val="en-US" w:bidi="ar-SA"/>
        </w:rPr>
        <w:t>"</w:t>
      </w:r>
      <w:r w:rsidRPr="0022715E">
        <w:t xml:space="preserve"> </w:t>
      </w:r>
      <w:r w:rsidRPr="0022715E">
        <w:rPr>
          <w:rFonts w:ascii="Consolas" w:hAnsi="Consolas" w:cs="Consolas"/>
          <w:color w:val="2A00FF"/>
          <w:sz w:val="20"/>
          <w:szCs w:val="20"/>
          <w:lang w:val="en-US" w:bidi="ar-SA"/>
        </w:rPr>
        <w:t>udid</w:t>
      </w:r>
      <w:r>
        <w:rPr>
          <w:rFonts w:ascii="Consolas" w:hAnsi="Consolas" w:cs="Consolas"/>
          <w:color w:val="2A00FF"/>
          <w:sz w:val="20"/>
          <w:szCs w:val="20"/>
          <w:lang w:val="en-US" w:bidi="ar-SA"/>
        </w:rPr>
        <w:t>"</w:t>
      </w:r>
      <w:r>
        <w:rPr>
          <w:rFonts w:ascii="Consolas" w:hAnsi="Consolas" w:cs="Consolas"/>
          <w:color w:val="000000"/>
          <w:sz w:val="20"/>
          <w:szCs w:val="20"/>
          <w:lang w:val="en-US" w:bidi="ar-SA"/>
        </w:rPr>
        <w:t xml:space="preserve"> })</w:t>
      </w:r>
    </w:p>
    <w:p w14:paraId="05C6C0AC"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Pr>
          <w:rFonts w:ascii="Consolas" w:hAnsi="Consolas" w:cs="Consolas"/>
          <w:color w:val="646464"/>
          <w:sz w:val="20"/>
          <w:szCs w:val="20"/>
          <w:lang w:val="en-US" w:bidi="ar-SA"/>
        </w:rPr>
        <w:t>@BeforeMethod</w:t>
      </w:r>
      <w:r>
        <w:rPr>
          <w:rFonts w:ascii="Consolas" w:hAnsi="Consolas" w:cs="Consolas"/>
          <w:color w:val="000000"/>
          <w:sz w:val="20"/>
          <w:szCs w:val="20"/>
          <w:lang w:val="en-US" w:bidi="ar-SA"/>
        </w:rPr>
        <w:t xml:space="preserve">(alwaysRun = </w:t>
      </w:r>
      <w:r>
        <w:rPr>
          <w:rFonts w:ascii="Consolas" w:hAnsi="Consolas" w:cs="Consolas"/>
          <w:b/>
          <w:bCs/>
          <w:color w:val="7F0055"/>
          <w:sz w:val="20"/>
          <w:szCs w:val="20"/>
          <w:lang w:val="en-US" w:bidi="ar-SA"/>
        </w:rPr>
        <w:t>true</w:t>
      </w:r>
      <w:r>
        <w:rPr>
          <w:rFonts w:ascii="Consolas" w:hAnsi="Consolas" w:cs="Consolas"/>
          <w:color w:val="000000"/>
          <w:sz w:val="20"/>
          <w:szCs w:val="20"/>
          <w:lang w:val="en-US" w:bidi="ar-SA"/>
        </w:rPr>
        <w:t>)</w:t>
      </w:r>
    </w:p>
    <w:p w14:paraId="34DA34DE"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Pr>
          <w:rFonts w:ascii="Consolas" w:hAnsi="Consolas" w:cs="Consolas"/>
          <w:b/>
          <w:bCs/>
          <w:color w:val="7F0055"/>
          <w:sz w:val="20"/>
          <w:szCs w:val="20"/>
          <w:lang w:val="en-US" w:bidi="ar-SA"/>
        </w:rPr>
        <w:t>public</w:t>
      </w:r>
      <w:r>
        <w:rPr>
          <w:rFonts w:ascii="Consolas" w:hAnsi="Consolas" w:cs="Consolas"/>
          <w:color w:val="000000"/>
          <w:sz w:val="20"/>
          <w:szCs w:val="20"/>
          <w:lang w:val="en-US" w:bidi="ar-SA"/>
        </w:rPr>
        <w:t xml:space="preserve"> </w:t>
      </w:r>
      <w:r>
        <w:rPr>
          <w:rFonts w:ascii="Consolas" w:hAnsi="Consolas" w:cs="Consolas"/>
          <w:b/>
          <w:bCs/>
          <w:color w:val="7F0055"/>
          <w:sz w:val="20"/>
          <w:szCs w:val="20"/>
          <w:lang w:val="en-US" w:bidi="ar-SA"/>
        </w:rPr>
        <w:t>void</w:t>
      </w:r>
      <w:r>
        <w:rPr>
          <w:rFonts w:ascii="Consolas" w:hAnsi="Consolas" w:cs="Consolas"/>
          <w:color w:val="000000"/>
          <w:sz w:val="20"/>
          <w:szCs w:val="20"/>
          <w:lang w:val="en-US" w:bidi="ar-SA"/>
        </w:rPr>
        <w:t xml:space="preserve"> mobileSetUp(</w:t>
      </w:r>
      <w:r w:rsidRPr="0022715E">
        <w:rPr>
          <w:rFonts w:ascii="Consolas" w:hAnsi="Consolas" w:cs="Consolas"/>
          <w:color w:val="000000"/>
          <w:sz w:val="20"/>
          <w:szCs w:val="20"/>
          <w:lang w:val="en-US" w:bidi="ar-SA"/>
        </w:rPr>
        <w:t>String udid</w:t>
      </w:r>
      <w:r>
        <w:rPr>
          <w:rFonts w:ascii="Consolas" w:hAnsi="Consolas" w:cs="Consolas"/>
          <w:color w:val="000000"/>
          <w:sz w:val="20"/>
          <w:szCs w:val="20"/>
          <w:lang w:val="en-US" w:bidi="ar-SA"/>
        </w:rPr>
        <w:t xml:space="preserve">, Method </w:t>
      </w:r>
      <w:r>
        <w:rPr>
          <w:rFonts w:ascii="Consolas" w:hAnsi="Consolas" w:cs="Consolas"/>
          <w:color w:val="6A3E3E"/>
          <w:sz w:val="20"/>
          <w:szCs w:val="20"/>
          <w:lang w:val="en-US" w:bidi="ar-SA"/>
        </w:rPr>
        <w:t>m</w:t>
      </w:r>
      <w:r>
        <w:rPr>
          <w:rFonts w:ascii="Consolas" w:hAnsi="Consolas" w:cs="Consolas"/>
          <w:color w:val="000000"/>
          <w:sz w:val="20"/>
          <w:szCs w:val="20"/>
          <w:lang w:val="en-US" w:bidi="ar-SA"/>
        </w:rPr>
        <w:t>) {</w:t>
      </w:r>
    </w:p>
    <w:p w14:paraId="322AECD6"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color w:val="0000C0"/>
          <w:sz w:val="20"/>
          <w:szCs w:val="20"/>
          <w:lang w:val="en-US" w:bidi="ar-SA"/>
        </w:rPr>
      </w:pPr>
      <w:r>
        <w:rPr>
          <w:rFonts w:ascii="Consolas" w:hAnsi="Consolas" w:cs="Consolas"/>
          <w:color w:val="000000"/>
          <w:sz w:val="20"/>
          <w:szCs w:val="20"/>
          <w:lang w:val="en-US" w:bidi="ar-SA"/>
        </w:rPr>
        <w:tab/>
      </w:r>
      <w:r w:rsidRPr="00FB1A5B">
        <w:rPr>
          <w:rFonts w:ascii="Consolas" w:hAnsi="Consolas" w:cs="Consolas"/>
          <w:color w:val="0000C0"/>
          <w:sz w:val="20"/>
          <w:szCs w:val="20"/>
          <w:lang w:val="en-US" w:bidi="ar-SA"/>
        </w:rPr>
        <w:t>createMobileDriver(udid, "Mobile");</w:t>
      </w:r>
    </w:p>
    <w:p w14:paraId="33CC8C75" w14:textId="77777777" w:rsidR="004E52D7" w:rsidRDefault="004E52D7" w:rsidP="004E52D7">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Pr>
          <w:rFonts w:ascii="Consolas" w:hAnsi="Consolas" w:cs="Consolas"/>
          <w:color w:val="000000"/>
          <w:sz w:val="20"/>
          <w:szCs w:val="20"/>
          <w:lang w:val="en-US" w:bidi="ar-SA"/>
        </w:rPr>
        <w:t>}</w:t>
      </w:r>
    </w:p>
    <w:p w14:paraId="49353F9E" w14:textId="77777777" w:rsidR="004E52D7" w:rsidRDefault="004E52D7" w:rsidP="004E52D7">
      <w:pPr>
        <w:pStyle w:val="ListParagraph"/>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ab/>
        <w:t>Parameters are the values provided by user on the Execution UI.</w:t>
      </w:r>
    </w:p>
    <w:p w14:paraId="1AD66572"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p>
    <w:p w14:paraId="2DFE801C"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Mark each test method with @Test and specify the group it belongs to.</w:t>
      </w:r>
    </w:p>
    <w:p w14:paraId="178586C5"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1440" w:firstLine="720"/>
        <w:rPr>
          <w:rFonts w:asciiTheme="minorHAnsi" w:hAnsiTheme="minorHAnsi" w:cstheme="minorHAnsi"/>
          <w:color w:val="000000"/>
          <w:lang w:val="en-US" w:bidi="ar-SA"/>
        </w:rPr>
      </w:pPr>
      <w:r>
        <w:rPr>
          <w:rFonts w:asciiTheme="minorHAnsi" w:hAnsiTheme="minorHAnsi" w:cstheme="minorHAnsi"/>
          <w:color w:val="646464"/>
          <w:lang w:val="en-US" w:bidi="ar-SA"/>
        </w:rPr>
        <w:t>@Test</w:t>
      </w:r>
      <w:r>
        <w:rPr>
          <w:rFonts w:asciiTheme="minorHAnsi" w:hAnsiTheme="minorHAnsi" w:cstheme="minorHAnsi"/>
          <w:color w:val="000000"/>
          <w:lang w:val="en-US" w:bidi="ar-SA"/>
        </w:rPr>
        <w:t xml:space="preserve">(groups = { </w:t>
      </w:r>
      <w:r>
        <w:rPr>
          <w:rFonts w:asciiTheme="minorHAnsi" w:hAnsiTheme="minorHAnsi" w:cstheme="minorHAnsi"/>
          <w:color w:val="2A00FF"/>
          <w:lang w:val="en-US" w:bidi="ar-SA"/>
        </w:rPr>
        <w:t>"Smoke"</w:t>
      </w:r>
      <w:r>
        <w:rPr>
          <w:rFonts w:asciiTheme="minorHAnsi" w:hAnsiTheme="minorHAnsi" w:cstheme="minorHAnsi"/>
          <w:color w:val="000000"/>
          <w:lang w:val="en-US" w:bidi="ar-SA"/>
        </w:rPr>
        <w:t xml:space="preserve"> ,</w:t>
      </w:r>
      <w:r w:rsidRPr="00B24B21">
        <w:rPr>
          <w:rFonts w:asciiTheme="minorHAnsi" w:hAnsiTheme="minorHAnsi" w:cstheme="minorHAnsi"/>
          <w:color w:val="2A00FF"/>
          <w:lang w:val="en-US" w:bidi="ar-SA"/>
        </w:rPr>
        <w:t xml:space="preserve"> </w:t>
      </w:r>
      <w:r>
        <w:rPr>
          <w:rFonts w:asciiTheme="minorHAnsi" w:hAnsiTheme="minorHAnsi" w:cstheme="minorHAnsi"/>
          <w:color w:val="2A00FF"/>
          <w:lang w:val="en-US" w:bidi="ar-SA"/>
        </w:rPr>
        <w:t>"Regression"</w:t>
      </w:r>
      <w:r>
        <w:rPr>
          <w:rFonts w:asciiTheme="minorHAnsi" w:hAnsiTheme="minorHAnsi" w:cstheme="minorHAnsi"/>
          <w:color w:val="000000"/>
          <w:lang w:val="en-US" w:bidi="ar-SA"/>
        </w:rPr>
        <w:t xml:space="preserve"> })</w:t>
      </w:r>
    </w:p>
    <w:p w14:paraId="788FE9D0"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4409BDE2" w14:textId="77777777" w:rsidR="004E52D7" w:rsidRDefault="004E52D7" w:rsidP="004E52D7">
      <w:pPr>
        <w:pStyle w:val="ListParagraph"/>
        <w:numPr>
          <w:ilvl w:val="0"/>
          <w:numId w:val="24"/>
        </w:numPr>
        <w:spacing w:before="0" w:after="0" w:line="240" w:lineRule="auto"/>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t>Optional::</w:t>
      </w:r>
    </w:p>
    <w:p w14:paraId="44C6618A" w14:textId="77777777" w:rsidR="004E52D7" w:rsidRDefault="004E52D7" w:rsidP="004E52D7">
      <w:pPr>
        <w:pStyle w:val="ListParagraph"/>
        <w:numPr>
          <w:ilvl w:val="1"/>
          <w:numId w:val="24"/>
        </w:numPr>
        <w:spacing w:before="0" w:after="0" w:line="240" w:lineRule="auto"/>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lastRenderedPageBreak/>
        <w:t>Test description and Test data provider are optional attributes of @Test annotation</w:t>
      </w:r>
    </w:p>
    <w:p w14:paraId="0998CE31" w14:textId="77777777" w:rsidR="004E52D7" w:rsidRDefault="004E52D7" w:rsidP="004E52D7">
      <w:pPr>
        <w:pStyle w:val="ListParagraph"/>
        <w:spacing w:before="0" w:after="0" w:line="240" w:lineRule="auto"/>
        <w:ind w:left="2160"/>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t>Example:</w:t>
      </w:r>
    </w:p>
    <w:p w14:paraId="462AE639" w14:textId="77777777" w:rsidR="004E52D7"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Pr>
          <w:rFonts w:asciiTheme="minorHAnsi" w:hAnsiTheme="minorHAnsi" w:cstheme="minorHAnsi"/>
          <w:color w:val="646464"/>
          <w:lang w:val="en-US" w:bidi="ar-SA"/>
        </w:rPr>
        <w:t>@Test</w:t>
      </w:r>
      <w:r>
        <w:rPr>
          <w:rFonts w:asciiTheme="minorHAnsi" w:hAnsiTheme="minorHAnsi" w:cstheme="minorHAnsi"/>
          <w:color w:val="000000"/>
          <w:lang w:val="en-US" w:bidi="ar-SA"/>
        </w:rPr>
        <w:t>(groups={</w:t>
      </w:r>
      <w:r>
        <w:rPr>
          <w:rFonts w:asciiTheme="minorHAnsi" w:hAnsiTheme="minorHAnsi" w:cstheme="minorHAnsi"/>
          <w:color w:val="2A00FF"/>
          <w:lang w:val="en-US" w:bidi="ar-SA"/>
        </w:rPr>
        <w:t>"Smoke"</w:t>
      </w:r>
      <w:r>
        <w:rPr>
          <w:rFonts w:asciiTheme="minorHAnsi" w:hAnsiTheme="minorHAnsi" w:cstheme="minorHAnsi"/>
          <w:color w:val="000000"/>
          <w:lang w:val="en-US" w:bidi="ar-SA"/>
        </w:rPr>
        <w:t xml:space="preserve">}, dataProvider = </w:t>
      </w:r>
      <w:r>
        <w:rPr>
          <w:rFonts w:asciiTheme="minorHAnsi" w:hAnsiTheme="minorHAnsi" w:cstheme="minorHAnsi"/>
          <w:color w:val="2A00FF"/>
          <w:lang w:val="en-US" w:bidi="ar-SA"/>
        </w:rPr>
        <w:t>"TestDataFile"</w:t>
      </w:r>
      <w:r>
        <w:rPr>
          <w:rFonts w:asciiTheme="minorHAnsi" w:hAnsiTheme="minorHAnsi" w:cstheme="minorHAnsi"/>
          <w:color w:val="000000"/>
          <w:lang w:val="en-US" w:bidi="ar-SA"/>
        </w:rPr>
        <w:t xml:space="preserve"> ,description= </w:t>
      </w:r>
      <w:r>
        <w:rPr>
          <w:rFonts w:asciiTheme="minorHAnsi" w:hAnsiTheme="minorHAnsi" w:cstheme="minorHAnsi"/>
          <w:color w:val="2A00FF"/>
          <w:lang w:val="en-US" w:bidi="ar-SA"/>
        </w:rPr>
        <w:t>"Tests for Google login functionality"</w:t>
      </w:r>
      <w:r>
        <w:rPr>
          <w:rFonts w:asciiTheme="minorHAnsi" w:hAnsiTheme="minorHAnsi" w:cstheme="minorHAnsi"/>
          <w:color w:val="000000"/>
          <w:lang w:val="en-US" w:bidi="ar-SA"/>
        </w:rPr>
        <w:t>)</w:t>
      </w:r>
    </w:p>
    <w:p w14:paraId="76CEE9ED" w14:textId="77777777" w:rsidR="004E52D7" w:rsidRDefault="004E52D7" w:rsidP="004E52D7">
      <w:pPr>
        <w:pStyle w:val="ListParagraph"/>
        <w:spacing w:before="0" w:after="0" w:line="240" w:lineRule="auto"/>
        <w:ind w:left="1440"/>
        <w:rPr>
          <w:rFonts w:asciiTheme="minorHAnsi" w:hAnsiTheme="minorHAnsi" w:cstheme="minorHAnsi"/>
          <w:noProof/>
          <w:color w:val="000000"/>
          <w:spacing w:val="-2"/>
        </w:rPr>
      </w:pPr>
    </w:p>
    <w:p w14:paraId="7AF12567" w14:textId="77777777" w:rsidR="004E52D7" w:rsidRDefault="004E52D7" w:rsidP="004E52D7">
      <w:pPr>
        <w:pStyle w:val="ListParagraph"/>
        <w:numPr>
          <w:ilvl w:val="0"/>
          <w:numId w:val="25"/>
        </w:numPr>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Adding Test Steps:</w:t>
      </w:r>
    </w:p>
    <w:p w14:paraId="1034C773"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53D430F6" w14:textId="77777777" w:rsidR="004E52D7"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Pr>
          <w:rFonts w:asciiTheme="minorHAnsi" w:hAnsiTheme="minorHAnsi" w:cstheme="minorHAnsi"/>
          <w:color w:val="0000C0"/>
          <w:lang w:val="en-US" w:bidi="ar-SA"/>
        </w:rPr>
        <w:t>mobile</w:t>
      </w:r>
      <w:r>
        <w:rPr>
          <w:rFonts w:asciiTheme="minorHAnsi" w:hAnsiTheme="minorHAnsi" w:cstheme="minorHAnsi"/>
          <w:color w:val="000000"/>
          <w:lang w:val="en-US" w:bidi="ar-SA"/>
        </w:rPr>
        <w:t>D</w:t>
      </w:r>
      <w:r>
        <w:rPr>
          <w:rFonts w:asciiTheme="minorHAnsi" w:hAnsiTheme="minorHAnsi" w:cstheme="minorHAnsi"/>
          <w:color w:val="0000C0"/>
          <w:lang w:val="en-US" w:bidi="ar-SA"/>
        </w:rPr>
        <w:t>river</w:t>
      </w:r>
      <w:r>
        <w:rPr>
          <w:rFonts w:asciiTheme="minorHAnsi" w:hAnsiTheme="minorHAnsi" w:cstheme="minorHAnsi"/>
          <w:noProof/>
          <w:color w:val="000000"/>
          <w:spacing w:val="-2"/>
        </w:rPr>
        <w:t xml:space="preserve"> gives all methods available for IMobileDriver</w:t>
      </w:r>
      <w:r>
        <w:rPr>
          <w:rFonts w:asciiTheme="minorHAnsi" w:hAnsiTheme="minorHAnsi" w:cstheme="minorHAnsi"/>
          <w:color w:val="000000"/>
          <w:lang w:val="en-US" w:bidi="ar-SA"/>
        </w:rPr>
        <w:t>.</w:t>
      </w:r>
    </w:p>
    <w:p w14:paraId="0E673153" w14:textId="77777777" w:rsidR="004E52D7" w:rsidRDefault="004E52D7" w:rsidP="004E52D7">
      <w:pPr>
        <w:spacing w:before="0" w:after="0" w:line="240" w:lineRule="auto"/>
        <w:ind w:left="1440" w:firstLine="720"/>
        <w:rPr>
          <w:rFonts w:asciiTheme="minorHAnsi" w:hAnsiTheme="minorHAnsi" w:cstheme="minorHAnsi"/>
          <w:noProof/>
          <w:color w:val="F79646" w:themeColor="accent6"/>
          <w:spacing w:val="-2"/>
        </w:rPr>
      </w:pPr>
      <w:r>
        <w:rPr>
          <w:rFonts w:asciiTheme="minorHAnsi" w:hAnsiTheme="minorHAnsi" w:cstheme="minorHAnsi"/>
          <w:noProof/>
          <w:color w:val="F79646" w:themeColor="accent6"/>
          <w:spacing w:val="-2"/>
        </w:rPr>
        <w:t>Refer  Mobile Plugin Methods</w:t>
      </w:r>
    </w:p>
    <w:p w14:paraId="27DBFC78" w14:textId="77777777" w:rsidR="004E52D7" w:rsidRDefault="004E52D7" w:rsidP="004E52D7">
      <w:pPr>
        <w:spacing w:before="0" w:after="0" w:line="240" w:lineRule="auto"/>
        <w:ind w:left="1440" w:firstLine="720"/>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t>Example:</w:t>
      </w:r>
    </w:p>
    <w:p w14:paraId="3D714DBA" w14:textId="77777777" w:rsidR="004E52D7" w:rsidRPr="00677C6C"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color w:val="0000C0"/>
          <w:lang w:val="en-US" w:bidi="ar-SA"/>
        </w:rPr>
      </w:pPr>
      <w:r w:rsidRPr="00677C6C">
        <w:rPr>
          <w:rFonts w:asciiTheme="minorHAnsi" w:hAnsiTheme="minorHAnsi" w:cstheme="minorHAnsi"/>
          <w:color w:val="0000C0"/>
          <w:lang w:val="en-US" w:bidi="ar-SA"/>
        </w:rPr>
        <w:t>IMobileDriver driver = getMobileDriver();</w:t>
      </w:r>
    </w:p>
    <w:p w14:paraId="3EBFB302" w14:textId="77777777" w:rsidR="004E52D7"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color w:val="0000C0"/>
          <w:lang w:val="en-US" w:bidi="ar-SA"/>
        </w:rPr>
      </w:pPr>
      <w:r w:rsidRPr="00677C6C">
        <w:rPr>
          <w:rFonts w:asciiTheme="minorHAnsi" w:hAnsiTheme="minorHAnsi" w:cstheme="minorHAnsi"/>
          <w:color w:val="0000C0"/>
          <w:lang w:val="en-US" w:bidi="ar-SA"/>
        </w:rPr>
        <w:t>MobilePageWrapper mobilePageWrapper = new MobilePageWrapper(driver);</w:t>
      </w:r>
    </w:p>
    <w:p w14:paraId="5B4336C8" w14:textId="77777777" w:rsidR="004E52D7"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color w:val="0000C0"/>
          <w:lang w:val="en-US" w:bidi="ar-SA"/>
        </w:rPr>
      </w:pPr>
    </w:p>
    <w:p w14:paraId="3C997571" w14:textId="77777777" w:rsidR="004E52D7"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spacing w:val="-2"/>
        </w:rPr>
      </w:pPr>
      <w:r>
        <w:rPr>
          <w:rFonts w:asciiTheme="minorHAnsi" w:hAnsiTheme="minorHAnsi" w:cstheme="minorHAnsi"/>
          <w:color w:val="0000C0"/>
          <w:lang w:val="en-US" w:bidi="ar-SA"/>
        </w:rPr>
        <w:t>mobileDriver</w:t>
      </w:r>
      <w:r>
        <w:rPr>
          <w:rFonts w:asciiTheme="minorHAnsi" w:hAnsiTheme="minorHAnsi" w:cstheme="minorHAnsi"/>
          <w:color w:val="000000"/>
          <w:lang w:val="en-US" w:bidi="ar-SA"/>
        </w:rPr>
        <w:t>.clickOn(</w:t>
      </w:r>
      <w:r>
        <w:rPr>
          <w:rFonts w:asciiTheme="minorHAnsi" w:hAnsiTheme="minorHAnsi" w:cstheme="minorHAnsi"/>
          <w:color w:val="0000C0"/>
          <w:lang w:val="en-US" w:bidi="ar-SA"/>
        </w:rPr>
        <w:t>mobilePageWrapper</w:t>
      </w:r>
      <w:r>
        <w:rPr>
          <w:rFonts w:asciiTheme="minorHAnsi" w:hAnsiTheme="minorHAnsi" w:cstheme="minorHAnsi"/>
          <w:color w:val="000000"/>
          <w:lang w:val="en-US" w:bidi="ar-SA"/>
        </w:rPr>
        <w:t>.</w:t>
      </w:r>
      <w:r>
        <w:rPr>
          <w:rFonts w:asciiTheme="minorHAnsi" w:hAnsiTheme="minorHAnsi" w:cstheme="minorHAnsi"/>
          <w:color w:val="0000C0"/>
          <w:lang w:val="en-US" w:bidi="ar-SA"/>
        </w:rPr>
        <w:t>pageGoogle</w:t>
      </w:r>
      <w:r>
        <w:rPr>
          <w:rFonts w:asciiTheme="minorHAnsi" w:hAnsiTheme="minorHAnsi" w:cstheme="minorHAnsi"/>
          <w:color w:val="000000"/>
          <w:lang w:val="en-US" w:bidi="ar-SA"/>
        </w:rPr>
        <w:t>.</w:t>
      </w:r>
      <w:r>
        <w:rPr>
          <w:rFonts w:asciiTheme="minorHAnsi" w:hAnsiTheme="minorHAnsi" w:cstheme="minorHAnsi"/>
          <w:color w:val="0000C0"/>
          <w:lang w:val="en-US" w:bidi="ar-SA"/>
        </w:rPr>
        <w:t>feelingLucky</w:t>
      </w:r>
      <w:r>
        <w:rPr>
          <w:rFonts w:asciiTheme="minorHAnsi" w:hAnsiTheme="minorHAnsi" w:cstheme="minorHAnsi"/>
          <w:color w:val="000000"/>
          <w:lang w:val="en-US" w:bidi="ar-SA"/>
        </w:rPr>
        <w:t>);</w:t>
      </w:r>
    </w:p>
    <w:p w14:paraId="663B4145" w14:textId="77777777" w:rsidR="004E52D7" w:rsidRDefault="004E52D7" w:rsidP="004E52D7">
      <w:pPr>
        <w:pStyle w:val="ListParagraph"/>
        <w:spacing w:before="0" w:after="0" w:line="240" w:lineRule="auto"/>
        <w:ind w:left="2160"/>
        <w:rPr>
          <w:rFonts w:asciiTheme="minorHAnsi" w:hAnsiTheme="minorHAnsi" w:cstheme="minorHAnsi"/>
          <w:lang w:val="en-US" w:bidi="ar-SA"/>
        </w:rPr>
      </w:pPr>
      <w:r>
        <w:rPr>
          <w:rFonts w:asciiTheme="minorHAnsi" w:hAnsiTheme="minorHAnsi" w:cstheme="minorHAnsi"/>
          <w:lang w:val="en-US" w:bidi="ar-SA"/>
        </w:rPr>
        <w:t xml:space="preserve">mobilePageWrapper gives access to all Mobile pages. </w:t>
      </w:r>
    </w:p>
    <w:p w14:paraId="0A43F060" w14:textId="77777777" w:rsidR="004E52D7" w:rsidRDefault="004E52D7" w:rsidP="004E52D7">
      <w:pPr>
        <w:pStyle w:val="ListParagraph"/>
        <w:spacing w:before="0" w:after="0" w:line="240" w:lineRule="auto"/>
        <w:ind w:left="2160"/>
        <w:rPr>
          <w:rFonts w:asciiTheme="minorHAnsi" w:hAnsiTheme="minorHAnsi" w:cstheme="minorHAnsi"/>
          <w:noProof/>
          <w:color w:val="F79646" w:themeColor="accent6"/>
          <w:spacing w:val="-2"/>
        </w:rPr>
      </w:pPr>
      <w:r>
        <w:rPr>
          <w:rFonts w:asciiTheme="minorHAnsi" w:hAnsiTheme="minorHAnsi" w:cstheme="minorHAnsi"/>
          <w:color w:val="F79646" w:themeColor="accent6"/>
          <w:lang w:val="en-US" w:bidi="ar-SA"/>
        </w:rPr>
        <w:t>Refer Page Object Repository</w:t>
      </w:r>
    </w:p>
    <w:p w14:paraId="6B695376"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42B3C5BC" w14:textId="77777777" w:rsidR="004E52D7"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One can also add asserts as an step.</w:t>
      </w:r>
    </w:p>
    <w:p w14:paraId="05B59E7C" w14:textId="77777777" w:rsidR="004E52D7" w:rsidRDefault="004E52D7" w:rsidP="004E52D7">
      <w:pPr>
        <w:spacing w:before="0" w:after="0" w:line="240" w:lineRule="auto"/>
        <w:ind w:left="1440" w:firstLine="720"/>
        <w:rPr>
          <w:rFonts w:asciiTheme="minorHAnsi" w:hAnsiTheme="minorHAnsi" w:cstheme="minorHAnsi"/>
          <w:noProof/>
          <w:color w:val="F79646" w:themeColor="accent6"/>
          <w:spacing w:val="-2"/>
        </w:rPr>
      </w:pPr>
      <w:r>
        <w:rPr>
          <w:rFonts w:asciiTheme="minorHAnsi" w:hAnsiTheme="minorHAnsi" w:cstheme="minorHAnsi"/>
          <w:noProof/>
          <w:color w:val="F79646" w:themeColor="accent6"/>
          <w:spacing w:val="-2"/>
        </w:rPr>
        <w:t>Refer Adding Asserts</w:t>
      </w:r>
    </w:p>
    <w:p w14:paraId="238D9EB7"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0B0E97A5" w14:textId="77777777" w:rsidR="004E52D7" w:rsidRDefault="004E52D7" w:rsidP="004E52D7">
      <w:pPr>
        <w:pStyle w:val="Heading5"/>
        <w:numPr>
          <w:ilvl w:val="2"/>
          <w:numId w:val="42"/>
        </w:numPr>
        <w:ind w:left="720"/>
        <w:rPr>
          <w:rFonts w:asciiTheme="minorHAnsi" w:hAnsiTheme="minorHAnsi" w:cstheme="minorHAnsi"/>
          <w:sz w:val="24"/>
          <w:szCs w:val="24"/>
        </w:rPr>
      </w:pPr>
      <w:r>
        <w:rPr>
          <w:rFonts w:asciiTheme="minorHAnsi" w:hAnsiTheme="minorHAnsi" w:cstheme="minorHAnsi"/>
          <w:sz w:val="24"/>
          <w:szCs w:val="24"/>
        </w:rPr>
        <w:t>Page Object Repository</w:t>
      </w:r>
    </w:p>
    <w:p w14:paraId="49DC3B28" w14:textId="77777777" w:rsidR="004E52D7" w:rsidRDefault="004E52D7" w:rsidP="004E52D7">
      <w:pPr>
        <w:pStyle w:val="ListParagraph"/>
        <w:numPr>
          <w:ilvl w:val="0"/>
          <w:numId w:val="25"/>
        </w:numPr>
        <w:spacing w:before="0" w:after="0" w:line="240" w:lineRule="auto"/>
        <w:rPr>
          <w:rFonts w:asciiTheme="minorHAnsi" w:hAnsiTheme="minorHAnsi" w:cstheme="minorHAnsi"/>
          <w:color w:val="000000"/>
          <w:lang w:val="en-US" w:bidi="ar-SA"/>
        </w:rPr>
      </w:pPr>
      <w:r>
        <w:rPr>
          <w:rFonts w:asciiTheme="minorHAnsi" w:hAnsiTheme="minorHAnsi" w:cstheme="minorHAnsi"/>
          <w:b/>
          <w:noProof/>
          <w:color w:val="000000"/>
          <w:spacing w:val="-2"/>
        </w:rPr>
        <w:t>Location of adding page object repository:</w:t>
      </w:r>
    </w:p>
    <w:p w14:paraId="20D63970" w14:textId="77777777" w:rsidR="004E52D7" w:rsidRDefault="004E52D7" w:rsidP="004E52D7">
      <w:pPr>
        <w:pStyle w:val="ListParagraph"/>
        <w:ind w:left="1440"/>
        <w:rPr>
          <w:rFonts w:asciiTheme="minorHAnsi" w:hAnsiTheme="minorHAnsi" w:cstheme="minorHAnsi"/>
        </w:rPr>
      </w:pPr>
      <w:r>
        <w:rPr>
          <w:rFonts w:asciiTheme="minorHAnsi" w:hAnsiTheme="minorHAnsi" w:cstheme="minorHAnsi"/>
        </w:rPr>
        <w:t>com.mobile.pages</w:t>
      </w:r>
    </w:p>
    <w:p w14:paraId="5566313D" w14:textId="77777777" w:rsidR="004E52D7" w:rsidRDefault="004E52D7" w:rsidP="004E52D7">
      <w:pPr>
        <w:pStyle w:val="ListParagraph"/>
        <w:spacing w:before="0" w:after="0" w:line="240" w:lineRule="auto"/>
        <w:ind w:left="1440"/>
        <w:rPr>
          <w:rFonts w:asciiTheme="minorHAnsi" w:hAnsiTheme="minorHAnsi" w:cstheme="minorHAnsi"/>
          <w:b/>
          <w:noProof/>
          <w:color w:val="000000"/>
          <w:spacing w:val="-2"/>
        </w:rPr>
      </w:pPr>
    </w:p>
    <w:p w14:paraId="4C7BC9CD" w14:textId="77777777" w:rsidR="004E52D7" w:rsidRDefault="004E52D7" w:rsidP="004E52D7">
      <w:pPr>
        <w:pStyle w:val="ListParagraph"/>
        <w:numPr>
          <w:ilvl w:val="0"/>
          <w:numId w:val="25"/>
        </w:numPr>
        <w:rPr>
          <w:rFonts w:asciiTheme="minorHAnsi" w:hAnsiTheme="minorHAnsi" w:cstheme="minorHAnsi"/>
        </w:rPr>
      </w:pPr>
      <w:r>
        <w:rPr>
          <w:rFonts w:asciiTheme="minorHAnsi" w:hAnsiTheme="minorHAnsi" w:cstheme="minorHAnsi"/>
        </w:rPr>
        <w:t>Pages:</w:t>
      </w:r>
    </w:p>
    <w:p w14:paraId="43F992BE" w14:textId="77777777" w:rsidR="004E52D7" w:rsidRDefault="004E52D7" w:rsidP="004E52D7">
      <w:pPr>
        <w:pStyle w:val="ListParagraph"/>
        <w:ind w:left="1440"/>
        <w:rPr>
          <w:rFonts w:asciiTheme="minorHAnsi" w:hAnsiTheme="minorHAnsi" w:cstheme="minorHAnsi"/>
        </w:rPr>
      </w:pPr>
      <w:r>
        <w:rPr>
          <w:rFonts w:asciiTheme="minorHAnsi" w:hAnsiTheme="minorHAnsi" w:cstheme="minorHAnsi"/>
        </w:rPr>
        <w:t xml:space="preserve">Fusion follows Page factory pattern.  </w:t>
      </w:r>
    </w:p>
    <w:p w14:paraId="587F519F" w14:textId="77777777" w:rsidR="004E52D7" w:rsidRDefault="004E52D7" w:rsidP="004E52D7">
      <w:pPr>
        <w:pStyle w:val="ListParagraph"/>
        <w:numPr>
          <w:ilvl w:val="0"/>
          <w:numId w:val="26"/>
        </w:numPr>
        <w:rPr>
          <w:rFonts w:asciiTheme="minorHAnsi" w:hAnsiTheme="minorHAnsi" w:cstheme="minorHAnsi"/>
        </w:rPr>
      </w:pPr>
      <w:r>
        <w:rPr>
          <w:rFonts w:asciiTheme="minorHAnsi" w:hAnsiTheme="minorHAnsi" w:cstheme="minorHAnsi"/>
        </w:rPr>
        <w:t xml:space="preserve">Create new page class </w:t>
      </w:r>
    </w:p>
    <w:p w14:paraId="276B2F5C" w14:textId="77777777" w:rsidR="004E52D7" w:rsidRDefault="004E52D7" w:rsidP="004E52D7">
      <w:pPr>
        <w:pStyle w:val="ListParagraph"/>
        <w:numPr>
          <w:ilvl w:val="0"/>
          <w:numId w:val="26"/>
        </w:numPr>
        <w:rPr>
          <w:rFonts w:asciiTheme="minorHAnsi" w:hAnsiTheme="minorHAnsi" w:cstheme="minorHAnsi"/>
        </w:rPr>
      </w:pPr>
      <w:r>
        <w:rPr>
          <w:rFonts w:asciiTheme="minorHAnsi" w:hAnsiTheme="minorHAnsi" w:cstheme="minorHAnsi"/>
        </w:rPr>
        <w:t>Below is the class signature.</w:t>
      </w:r>
    </w:p>
    <w:p w14:paraId="560493CB" w14:textId="77777777" w:rsidR="004E52D7" w:rsidRDefault="004E52D7" w:rsidP="004E52D7">
      <w:pPr>
        <w:pStyle w:val="ListParagraph"/>
        <w:numPr>
          <w:ilvl w:val="0"/>
          <w:numId w:val="26"/>
        </w:numPr>
        <w:rPr>
          <w:rFonts w:asciiTheme="minorHAnsi" w:hAnsiTheme="minorHAnsi" w:cstheme="minorHAnsi"/>
        </w:rPr>
      </w:pPr>
      <w:r>
        <w:rPr>
          <w:rFonts w:asciiTheme="minorHAnsi" w:hAnsiTheme="minorHAnsi" w:cstheme="minorHAnsi"/>
        </w:rPr>
        <w:t>Add your page objects as highlighted below:</w:t>
      </w:r>
    </w:p>
    <w:p w14:paraId="08A6B581"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sidRPr="00B24B21">
        <w:rPr>
          <w:rFonts w:ascii="Consolas" w:hAnsi="Consolas" w:cs="Consolas"/>
          <w:color w:val="000000"/>
          <w:sz w:val="20"/>
          <w:szCs w:val="20"/>
          <w:lang w:val="en-US" w:bidi="ar-SA"/>
        </w:rPr>
        <w:t xml:space="preserve">IMobileDriver </w:t>
      </w:r>
      <w:r w:rsidRPr="00B24B21">
        <w:rPr>
          <w:rFonts w:ascii="Consolas" w:hAnsi="Consolas" w:cs="Consolas"/>
          <w:color w:val="0000C0"/>
          <w:sz w:val="20"/>
          <w:szCs w:val="20"/>
          <w:lang w:val="en-US" w:bidi="ar-SA"/>
        </w:rPr>
        <w:t>driver</w:t>
      </w:r>
      <w:r w:rsidRPr="00B24B21">
        <w:rPr>
          <w:rFonts w:ascii="Consolas" w:hAnsi="Consolas" w:cs="Consolas"/>
          <w:color w:val="000000"/>
          <w:sz w:val="20"/>
          <w:szCs w:val="20"/>
          <w:lang w:val="en-US" w:bidi="ar-SA"/>
        </w:rPr>
        <w:t xml:space="preserve"> = </w:t>
      </w:r>
      <w:r w:rsidRPr="00B24B21">
        <w:rPr>
          <w:rFonts w:ascii="Consolas" w:hAnsi="Consolas" w:cs="Consolas"/>
          <w:b/>
          <w:bCs/>
          <w:color w:val="7F0055"/>
          <w:sz w:val="20"/>
          <w:szCs w:val="20"/>
          <w:lang w:val="en-US" w:bidi="ar-SA"/>
        </w:rPr>
        <w:t>null</w:t>
      </w:r>
      <w:r w:rsidRPr="00B24B21">
        <w:rPr>
          <w:rFonts w:ascii="Consolas" w:hAnsi="Consolas" w:cs="Consolas"/>
          <w:color w:val="000000"/>
          <w:sz w:val="20"/>
          <w:szCs w:val="20"/>
          <w:lang w:val="en-US" w:bidi="ar-SA"/>
        </w:rPr>
        <w:t>;</w:t>
      </w:r>
      <w:r w:rsidRPr="00B24B21">
        <w:rPr>
          <w:rFonts w:ascii="Consolas" w:hAnsi="Consolas" w:cs="Consolas"/>
          <w:color w:val="000000"/>
          <w:sz w:val="20"/>
          <w:szCs w:val="20"/>
          <w:lang w:val="en-US" w:bidi="ar-SA"/>
        </w:rPr>
        <w:tab/>
      </w:r>
    </w:p>
    <w:p w14:paraId="7E8DD8C5"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Consolas" w:hAnsi="Consolas" w:cs="Consolas"/>
          <w:b/>
          <w:bCs/>
          <w:color w:val="7F0055"/>
          <w:sz w:val="20"/>
          <w:szCs w:val="20"/>
          <w:lang w:val="en-US" w:bidi="ar-SA"/>
        </w:rPr>
      </w:pPr>
    </w:p>
    <w:p w14:paraId="22C205A3"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Consolas" w:hAnsi="Consolas" w:cs="Consolas"/>
          <w:color w:val="000000"/>
          <w:sz w:val="20"/>
          <w:szCs w:val="20"/>
          <w:lang w:val="en-US" w:bidi="ar-SA"/>
        </w:rPr>
      </w:pPr>
      <w:r w:rsidRPr="00B24B21">
        <w:rPr>
          <w:rFonts w:ascii="Consolas" w:hAnsi="Consolas" w:cs="Consolas"/>
          <w:b/>
          <w:bCs/>
          <w:color w:val="7F0055"/>
          <w:sz w:val="20"/>
          <w:szCs w:val="20"/>
          <w:lang w:val="en-US" w:bidi="ar-SA"/>
        </w:rPr>
        <w:t>public</w:t>
      </w:r>
      <w:r w:rsidRPr="00B24B21">
        <w:rPr>
          <w:rFonts w:ascii="Consolas" w:hAnsi="Consolas" w:cs="Consolas"/>
          <w:color w:val="000000"/>
          <w:sz w:val="20"/>
          <w:szCs w:val="20"/>
          <w:lang w:val="en-US" w:bidi="ar-SA"/>
        </w:rPr>
        <w:t xml:space="preserve"> Page_Google(IMobileDriver </w:t>
      </w:r>
      <w:r w:rsidRPr="00B24B21">
        <w:rPr>
          <w:rFonts w:ascii="Consolas" w:hAnsi="Consolas" w:cs="Consolas"/>
          <w:color w:val="6A3E3E"/>
          <w:sz w:val="20"/>
          <w:szCs w:val="20"/>
          <w:lang w:val="en-US" w:bidi="ar-SA"/>
        </w:rPr>
        <w:t>mobileDriver</w:t>
      </w:r>
      <w:r w:rsidRPr="00B24B21">
        <w:rPr>
          <w:rFonts w:ascii="Consolas" w:hAnsi="Consolas" w:cs="Consolas"/>
          <w:color w:val="000000"/>
          <w:sz w:val="20"/>
          <w:szCs w:val="20"/>
          <w:lang w:val="en-US" w:bidi="ar-SA"/>
        </w:rPr>
        <w:t>) {</w:t>
      </w:r>
    </w:p>
    <w:p w14:paraId="085F12AA"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firstLine="720"/>
        <w:rPr>
          <w:rFonts w:ascii="Consolas" w:hAnsi="Consolas" w:cs="Consolas"/>
          <w:sz w:val="20"/>
          <w:szCs w:val="20"/>
          <w:lang w:val="en-US" w:bidi="ar-SA"/>
        </w:rPr>
      </w:pPr>
      <w:r w:rsidRPr="00B24B21">
        <w:rPr>
          <w:rFonts w:ascii="Consolas" w:hAnsi="Consolas" w:cs="Consolas"/>
          <w:b/>
          <w:bCs/>
          <w:color w:val="7F0055"/>
          <w:sz w:val="20"/>
          <w:szCs w:val="20"/>
          <w:lang w:val="en-US" w:bidi="ar-SA"/>
        </w:rPr>
        <w:t>this</w:t>
      </w:r>
      <w:r w:rsidRPr="00B24B21">
        <w:rPr>
          <w:rFonts w:ascii="Consolas" w:hAnsi="Consolas" w:cs="Consolas"/>
          <w:color w:val="000000"/>
          <w:sz w:val="20"/>
          <w:szCs w:val="20"/>
          <w:lang w:val="en-US" w:bidi="ar-SA"/>
        </w:rPr>
        <w:t>.</w:t>
      </w:r>
      <w:r w:rsidRPr="00B24B21">
        <w:rPr>
          <w:rFonts w:ascii="Consolas" w:hAnsi="Consolas" w:cs="Consolas"/>
          <w:color w:val="0000C0"/>
          <w:sz w:val="20"/>
          <w:szCs w:val="20"/>
          <w:lang w:val="en-US" w:bidi="ar-SA"/>
        </w:rPr>
        <w:t>driver</w:t>
      </w:r>
      <w:r w:rsidRPr="00B24B21">
        <w:rPr>
          <w:rFonts w:ascii="Consolas" w:hAnsi="Consolas" w:cs="Consolas"/>
          <w:color w:val="000000"/>
          <w:sz w:val="20"/>
          <w:szCs w:val="20"/>
          <w:lang w:val="en-US" w:bidi="ar-SA"/>
        </w:rPr>
        <w:t xml:space="preserve"> = </w:t>
      </w:r>
      <w:r w:rsidRPr="00B24B21">
        <w:rPr>
          <w:rFonts w:ascii="Consolas" w:hAnsi="Consolas" w:cs="Consolas"/>
          <w:color w:val="6A3E3E"/>
          <w:sz w:val="20"/>
          <w:szCs w:val="20"/>
          <w:lang w:val="en-US" w:bidi="ar-SA"/>
        </w:rPr>
        <w:t>mobileDriver</w:t>
      </w:r>
      <w:r w:rsidRPr="00B24B21">
        <w:rPr>
          <w:rFonts w:ascii="Consolas" w:hAnsi="Consolas" w:cs="Consolas"/>
          <w:color w:val="000000"/>
          <w:sz w:val="20"/>
          <w:szCs w:val="20"/>
          <w:lang w:val="en-US" w:bidi="ar-SA"/>
        </w:rPr>
        <w:t>;</w:t>
      </w:r>
    </w:p>
    <w:p w14:paraId="425BAC12"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firstLine="720"/>
        <w:rPr>
          <w:rFonts w:ascii="Consolas" w:hAnsi="Consolas" w:cs="Consolas"/>
          <w:sz w:val="20"/>
          <w:szCs w:val="20"/>
          <w:lang w:val="en-US" w:bidi="ar-SA"/>
        </w:rPr>
      </w:pPr>
      <w:r w:rsidRPr="00B24B21">
        <w:rPr>
          <w:rFonts w:ascii="Consolas" w:hAnsi="Consolas" w:cs="Consolas"/>
          <w:color w:val="000000"/>
          <w:sz w:val="20"/>
          <w:szCs w:val="20"/>
          <w:lang w:val="en-US" w:bidi="ar-SA"/>
        </w:rPr>
        <w:t>PageFactory.</w:t>
      </w:r>
      <w:r w:rsidRPr="00B24B21">
        <w:rPr>
          <w:rFonts w:ascii="Consolas" w:hAnsi="Consolas" w:cs="Consolas"/>
          <w:i/>
          <w:iCs/>
          <w:color w:val="000000"/>
          <w:sz w:val="20"/>
          <w:szCs w:val="20"/>
          <w:lang w:val="en-US" w:bidi="ar-SA"/>
        </w:rPr>
        <w:t>initElements</w:t>
      </w:r>
      <w:r w:rsidRPr="00B24B21">
        <w:rPr>
          <w:rFonts w:ascii="Consolas" w:hAnsi="Consolas" w:cs="Consolas"/>
          <w:color w:val="000000"/>
          <w:sz w:val="20"/>
          <w:szCs w:val="20"/>
          <w:lang w:val="en-US" w:bidi="ar-SA"/>
        </w:rPr>
        <w:t>(</w:t>
      </w:r>
      <w:r w:rsidRPr="00B24B21">
        <w:rPr>
          <w:rFonts w:ascii="Consolas" w:hAnsi="Consolas" w:cs="Consolas"/>
          <w:color w:val="6A3E3E"/>
          <w:sz w:val="20"/>
          <w:szCs w:val="20"/>
          <w:lang w:val="en-US" w:bidi="ar-SA"/>
        </w:rPr>
        <w:t>mobileDriver</w:t>
      </w:r>
      <w:r w:rsidRPr="00B24B21">
        <w:rPr>
          <w:rFonts w:ascii="Consolas" w:hAnsi="Consolas" w:cs="Consolas"/>
          <w:color w:val="000000"/>
          <w:sz w:val="20"/>
          <w:szCs w:val="20"/>
          <w:lang w:val="en-US" w:bidi="ar-SA"/>
        </w:rPr>
        <w:t xml:space="preserve">.getDriver(), </w:t>
      </w:r>
      <w:r w:rsidRPr="00B24B21">
        <w:rPr>
          <w:rFonts w:ascii="Consolas" w:hAnsi="Consolas" w:cs="Consolas"/>
          <w:b/>
          <w:bCs/>
          <w:color w:val="7F0055"/>
          <w:sz w:val="20"/>
          <w:szCs w:val="20"/>
          <w:lang w:val="en-US" w:bidi="ar-SA"/>
        </w:rPr>
        <w:t>this</w:t>
      </w:r>
      <w:r w:rsidRPr="00B24B21">
        <w:rPr>
          <w:rFonts w:ascii="Consolas" w:hAnsi="Consolas" w:cs="Consolas"/>
          <w:color w:val="000000"/>
          <w:sz w:val="20"/>
          <w:szCs w:val="20"/>
          <w:lang w:val="en-US" w:bidi="ar-SA"/>
        </w:rPr>
        <w:t>);</w:t>
      </w:r>
    </w:p>
    <w:p w14:paraId="51E4FDBD" w14:textId="77777777" w:rsidR="004E52D7" w:rsidRPr="00B24B21"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Consolas" w:hAnsi="Consolas" w:cs="Consolas"/>
          <w:sz w:val="20"/>
          <w:szCs w:val="20"/>
          <w:lang w:val="en-US" w:bidi="ar-SA"/>
        </w:rPr>
      </w:pPr>
      <w:r w:rsidRPr="00B24B21">
        <w:rPr>
          <w:rFonts w:ascii="Consolas" w:hAnsi="Consolas" w:cs="Consolas"/>
          <w:color w:val="000000"/>
          <w:sz w:val="20"/>
          <w:szCs w:val="20"/>
          <w:lang w:val="en-US" w:bidi="ar-SA"/>
        </w:rPr>
        <w:t>}</w:t>
      </w:r>
    </w:p>
    <w:p w14:paraId="58E71546" w14:textId="77777777" w:rsidR="004E52D7" w:rsidRDefault="004E52D7" w:rsidP="004E52D7">
      <w:pPr>
        <w:autoSpaceDE w:val="0"/>
        <w:autoSpaceDN w:val="0"/>
        <w:adjustRightInd w:val="0"/>
        <w:spacing w:before="0" w:after="0" w:line="240" w:lineRule="auto"/>
        <w:rPr>
          <w:rFonts w:ascii="Consolas" w:hAnsi="Consolas" w:cs="Consolas"/>
          <w:sz w:val="20"/>
          <w:szCs w:val="20"/>
          <w:lang w:val="en-US" w:bidi="ar-SA"/>
        </w:rPr>
      </w:pPr>
    </w:p>
    <w:p w14:paraId="34280190"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firstLine="720"/>
        <w:rPr>
          <w:rFonts w:ascii="Consolas" w:hAnsi="Consolas" w:cs="Consolas"/>
          <w:sz w:val="20"/>
          <w:szCs w:val="20"/>
          <w:lang w:val="en-US" w:bidi="ar-SA"/>
        </w:rPr>
      </w:pPr>
      <w:r>
        <w:rPr>
          <w:rFonts w:ascii="Consolas" w:hAnsi="Consolas" w:cs="Consolas"/>
          <w:color w:val="646464"/>
          <w:sz w:val="20"/>
          <w:szCs w:val="20"/>
          <w:highlight w:val="yellow"/>
          <w:lang w:val="en-US" w:bidi="ar-SA"/>
        </w:rPr>
        <w:t>@FindBy</w:t>
      </w:r>
      <w:r>
        <w:rPr>
          <w:rFonts w:ascii="Consolas" w:hAnsi="Consolas" w:cs="Consolas"/>
          <w:color w:val="000000"/>
          <w:sz w:val="20"/>
          <w:szCs w:val="20"/>
          <w:highlight w:val="yellow"/>
          <w:lang w:val="en-US" w:bidi="ar-SA"/>
        </w:rPr>
        <w:t>(name=</w:t>
      </w:r>
      <w:r>
        <w:rPr>
          <w:rFonts w:ascii="Consolas" w:hAnsi="Consolas" w:cs="Consolas"/>
          <w:color w:val="2A00FF"/>
          <w:sz w:val="20"/>
          <w:szCs w:val="20"/>
          <w:highlight w:val="yellow"/>
          <w:lang w:val="en-US" w:bidi="ar-SA"/>
        </w:rPr>
        <w:t>"btnG"</w:t>
      </w:r>
      <w:r>
        <w:rPr>
          <w:rFonts w:ascii="Consolas" w:hAnsi="Consolas" w:cs="Consolas"/>
          <w:color w:val="000000"/>
          <w:sz w:val="20"/>
          <w:szCs w:val="20"/>
          <w:highlight w:val="yellow"/>
          <w:lang w:val="en-US" w:bidi="ar-SA"/>
        </w:rPr>
        <w:t>)</w:t>
      </w:r>
    </w:p>
    <w:p w14:paraId="7DD0B0B3"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rPr>
      </w:pPr>
      <w:r>
        <w:rPr>
          <w:rFonts w:ascii="Consolas" w:hAnsi="Consolas" w:cs="Consolas"/>
          <w:color w:val="000000"/>
          <w:sz w:val="20"/>
          <w:szCs w:val="20"/>
          <w:lang w:val="en-US" w:bidi="ar-SA"/>
        </w:rPr>
        <w:tab/>
      </w:r>
      <w:r>
        <w:rPr>
          <w:rFonts w:ascii="Consolas" w:hAnsi="Consolas" w:cs="Consolas"/>
          <w:b/>
          <w:bCs/>
          <w:color w:val="7F0055"/>
          <w:sz w:val="20"/>
          <w:szCs w:val="20"/>
          <w:highlight w:val="yellow"/>
          <w:lang w:val="en-US" w:bidi="ar-SA"/>
        </w:rPr>
        <w:t>public</w:t>
      </w:r>
      <w:r>
        <w:rPr>
          <w:rFonts w:ascii="Consolas" w:hAnsi="Consolas" w:cs="Consolas"/>
          <w:color w:val="000000"/>
          <w:sz w:val="20"/>
          <w:szCs w:val="20"/>
          <w:highlight w:val="yellow"/>
          <w:lang w:val="en-US" w:bidi="ar-SA"/>
        </w:rPr>
        <w:t xml:space="preserve"> WebElement </w:t>
      </w:r>
      <w:r>
        <w:rPr>
          <w:rFonts w:ascii="Consolas" w:hAnsi="Consolas" w:cs="Consolas"/>
          <w:color w:val="0000C0"/>
          <w:sz w:val="20"/>
          <w:szCs w:val="20"/>
          <w:highlight w:val="yellow"/>
          <w:lang w:val="en-US" w:bidi="ar-SA"/>
        </w:rPr>
        <w:t>searchButton</w:t>
      </w:r>
      <w:r>
        <w:rPr>
          <w:rFonts w:ascii="Consolas" w:hAnsi="Consolas" w:cs="Consolas"/>
          <w:color w:val="000000"/>
          <w:sz w:val="20"/>
          <w:szCs w:val="20"/>
          <w:highlight w:val="yellow"/>
          <w:lang w:val="en-US" w:bidi="ar-SA"/>
        </w:rPr>
        <w:t>;</w:t>
      </w:r>
    </w:p>
    <w:p w14:paraId="4A17B67E" w14:textId="77777777" w:rsidR="004E52D7" w:rsidRDefault="004E52D7" w:rsidP="004E52D7">
      <w:pPr>
        <w:pStyle w:val="ListParagraph"/>
        <w:numPr>
          <w:ilvl w:val="0"/>
          <w:numId w:val="25"/>
        </w:numPr>
        <w:rPr>
          <w:rFonts w:asciiTheme="minorHAnsi" w:hAnsiTheme="minorHAnsi" w:cstheme="minorHAnsi"/>
        </w:rPr>
      </w:pPr>
      <w:r>
        <w:rPr>
          <w:rFonts w:asciiTheme="minorHAnsi" w:hAnsiTheme="minorHAnsi" w:cstheme="minorHAnsi"/>
        </w:rPr>
        <w:t>PageWrapper:</w:t>
      </w:r>
    </w:p>
    <w:p w14:paraId="0AC0D62B" w14:textId="77777777" w:rsidR="004E52D7" w:rsidRDefault="004E52D7" w:rsidP="004E52D7">
      <w:pPr>
        <w:pStyle w:val="ListParagraph"/>
        <w:ind w:left="1440"/>
        <w:rPr>
          <w:rFonts w:asciiTheme="minorHAnsi" w:hAnsiTheme="minorHAnsi" w:cstheme="minorHAnsi"/>
        </w:rPr>
      </w:pPr>
      <w:r>
        <w:rPr>
          <w:rFonts w:asciiTheme="minorHAnsi" w:hAnsiTheme="minorHAnsi" w:cstheme="minorHAnsi"/>
        </w:rPr>
        <w:t>Intention of this class is to instantiate all the page classes at a one go. When a new page is introduced, its entry should be added in PageWrapper as below:</w:t>
      </w:r>
    </w:p>
    <w:p w14:paraId="22E4F3A8" w14:textId="77777777" w:rsidR="004E52D7" w:rsidRPr="00B24B21"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Consolas"/>
          <w:sz w:val="20"/>
          <w:szCs w:val="20"/>
        </w:rPr>
      </w:pPr>
      <w:r>
        <w:rPr>
          <w:rFonts w:asciiTheme="minorHAnsi" w:hAnsiTheme="minorHAnsi" w:cstheme="minorHAnsi"/>
          <w:color w:val="0000C0"/>
          <w:lang w:val="en-US" w:bidi="ar-SA"/>
        </w:rPr>
        <w:lastRenderedPageBreak/>
        <w:t>pageGoogle</w:t>
      </w:r>
      <w:r>
        <w:rPr>
          <w:rFonts w:asciiTheme="minorHAnsi" w:hAnsiTheme="minorHAnsi" w:cstheme="minorHAnsi"/>
          <w:color w:val="000000"/>
          <w:lang w:val="en-US" w:bidi="ar-SA"/>
        </w:rPr>
        <w:t xml:space="preserve">= </w:t>
      </w:r>
      <w:r>
        <w:rPr>
          <w:rFonts w:asciiTheme="minorHAnsi" w:hAnsiTheme="minorHAnsi" w:cstheme="minorHAnsi"/>
          <w:b/>
          <w:bCs/>
          <w:color w:val="7F0055"/>
          <w:lang w:val="en-US" w:bidi="ar-SA"/>
        </w:rPr>
        <w:t>new</w:t>
      </w:r>
      <w:r>
        <w:rPr>
          <w:rFonts w:asciiTheme="minorHAnsi" w:hAnsiTheme="minorHAnsi" w:cstheme="minorHAnsi"/>
          <w:color w:val="000000"/>
          <w:lang w:val="en-US" w:bidi="ar-SA"/>
        </w:rPr>
        <w:t xml:space="preserve"> Page_Google(</w:t>
      </w:r>
      <w:r w:rsidRPr="00B24B21">
        <w:rPr>
          <w:rFonts w:ascii="Consolas" w:hAnsi="Consolas" w:cs="Consolas"/>
          <w:color w:val="6A3E3E"/>
          <w:sz w:val="20"/>
          <w:szCs w:val="20"/>
          <w:lang w:val="en-US" w:bidi="ar-SA"/>
        </w:rPr>
        <w:t>mobileDriver</w:t>
      </w:r>
      <w:r w:rsidRPr="00B24B21">
        <w:rPr>
          <w:rFonts w:ascii="Consolas" w:hAnsi="Consolas" w:cs="Consolas"/>
          <w:color w:val="000000"/>
          <w:sz w:val="20"/>
          <w:szCs w:val="20"/>
          <w:lang w:val="en-US" w:bidi="ar-SA"/>
        </w:rPr>
        <w:t>);</w:t>
      </w:r>
    </w:p>
    <w:p w14:paraId="44644B2C" w14:textId="77777777" w:rsidR="004E52D7" w:rsidRDefault="004E52D7" w:rsidP="004E52D7">
      <w:pPr>
        <w:pStyle w:val="ListParagraph"/>
        <w:ind w:left="1440"/>
        <w:rPr>
          <w:rFonts w:asciiTheme="minorHAnsi" w:hAnsiTheme="minorHAnsi" w:cstheme="minorHAnsi"/>
        </w:rPr>
      </w:pPr>
      <w:r>
        <w:rPr>
          <w:rFonts w:asciiTheme="minorHAnsi" w:hAnsiTheme="minorHAnsi" w:cstheme="minorHAnsi"/>
        </w:rPr>
        <w:t>Note: This is a default class hence need to create again.</w:t>
      </w:r>
    </w:p>
    <w:p w14:paraId="56A4BA57" w14:textId="77777777" w:rsidR="004E52D7" w:rsidRDefault="004E52D7" w:rsidP="004E52D7">
      <w:pPr>
        <w:pStyle w:val="Heading5"/>
        <w:numPr>
          <w:ilvl w:val="2"/>
          <w:numId w:val="42"/>
        </w:numPr>
        <w:ind w:left="720"/>
        <w:rPr>
          <w:rFonts w:asciiTheme="minorHAnsi" w:hAnsiTheme="minorHAnsi" w:cstheme="minorHAnsi"/>
          <w:sz w:val="24"/>
          <w:szCs w:val="24"/>
        </w:rPr>
      </w:pPr>
      <w:r>
        <w:rPr>
          <w:rFonts w:asciiTheme="minorHAnsi" w:hAnsiTheme="minorHAnsi" w:cstheme="minorHAnsi"/>
          <w:sz w:val="24"/>
          <w:szCs w:val="24"/>
        </w:rPr>
        <w:t>Mobile Test Setup</w:t>
      </w:r>
    </w:p>
    <w:p w14:paraId="088D6FE7" w14:textId="77777777" w:rsidR="004E52D7" w:rsidRDefault="004E52D7" w:rsidP="004E52D7">
      <w:pPr>
        <w:pStyle w:val="ListParagraph"/>
        <w:numPr>
          <w:ilvl w:val="0"/>
          <w:numId w:val="25"/>
        </w:numPr>
        <w:spacing w:before="0" w:after="0" w:line="240" w:lineRule="auto"/>
        <w:rPr>
          <w:rFonts w:asciiTheme="minorHAnsi" w:hAnsiTheme="minorHAnsi" w:cstheme="minorHAnsi"/>
          <w:color w:val="000000"/>
          <w:lang w:val="en-US" w:bidi="ar-SA"/>
        </w:rPr>
      </w:pPr>
      <w:r>
        <w:rPr>
          <w:rFonts w:asciiTheme="minorHAnsi" w:hAnsiTheme="minorHAnsi" w:cstheme="minorHAnsi"/>
          <w:b/>
          <w:noProof/>
          <w:color w:val="000000"/>
          <w:spacing w:val="-2"/>
        </w:rPr>
        <w:t>Location of DriverBase:</w:t>
      </w:r>
    </w:p>
    <w:p w14:paraId="350AB1A8" w14:textId="77777777" w:rsidR="004E52D7" w:rsidRDefault="004E52D7" w:rsidP="004E52D7">
      <w:pPr>
        <w:pStyle w:val="ListParagraph"/>
        <w:spacing w:before="0" w:after="0" w:line="240" w:lineRule="auto"/>
        <w:ind w:left="1440"/>
        <w:rPr>
          <w:rFonts w:asciiTheme="minorHAnsi" w:hAnsiTheme="minorHAnsi" w:cstheme="minorHAnsi"/>
          <w:color w:val="000000"/>
          <w:lang w:val="en-US" w:bidi="ar-SA"/>
        </w:rPr>
      </w:pPr>
      <w:r>
        <w:rPr>
          <w:rFonts w:asciiTheme="minorHAnsi" w:hAnsiTheme="minorHAnsi" w:cstheme="minorHAnsi"/>
          <w:color w:val="000000"/>
          <w:lang w:val="en-US" w:bidi="ar-SA"/>
        </w:rPr>
        <w:t>com.frameworkbase</w:t>
      </w:r>
    </w:p>
    <w:p w14:paraId="764E5178" w14:textId="77777777" w:rsidR="004E52D7" w:rsidRDefault="004E52D7" w:rsidP="004E52D7">
      <w:pPr>
        <w:ind w:left="1440"/>
        <w:rPr>
          <w:rFonts w:asciiTheme="minorHAnsi" w:hAnsiTheme="minorHAnsi" w:cstheme="minorHAnsi"/>
          <w:color w:val="000000"/>
          <w:lang w:val="en-US" w:bidi="ar-SA"/>
        </w:rPr>
      </w:pPr>
      <w:r>
        <w:rPr>
          <w:rFonts w:asciiTheme="minorHAnsi" w:hAnsiTheme="minorHAnsi" w:cstheme="minorHAnsi"/>
          <w:color w:val="000000"/>
          <w:lang w:val="en-US" w:bidi="ar-SA"/>
        </w:rPr>
        <w:t>getMobileDriver method from DriverBase.java is responsible for doing setup activity for Mobile  tests.</w:t>
      </w:r>
    </w:p>
    <w:p w14:paraId="359867D3" w14:textId="77777777" w:rsidR="004E52D7" w:rsidRDefault="004E52D7" w:rsidP="004E52D7">
      <w:pPr>
        <w:ind w:left="1440"/>
        <w:rPr>
          <w:rFonts w:asciiTheme="minorHAnsi" w:hAnsiTheme="minorHAnsi" w:cstheme="minorHAnsi"/>
          <w:color w:val="000000"/>
          <w:lang w:val="en-US" w:bidi="ar-SA"/>
        </w:rPr>
      </w:pPr>
      <w:r>
        <w:rPr>
          <w:rFonts w:asciiTheme="minorHAnsi" w:hAnsiTheme="minorHAnsi" w:cstheme="minorHAnsi"/>
          <w:color w:val="000000"/>
          <w:lang w:val="en-US" w:bidi="ar-SA"/>
        </w:rPr>
        <w:t>It is recommended not to make any changes in this. But if required to make any changes below are the details:</w:t>
      </w:r>
    </w:p>
    <w:p w14:paraId="32D3CD9D" w14:textId="77777777" w:rsidR="004E52D7" w:rsidRDefault="004E52D7" w:rsidP="004E52D7">
      <w:pPr>
        <w:pStyle w:val="ListParagraph"/>
        <w:numPr>
          <w:ilvl w:val="0"/>
          <w:numId w:val="25"/>
        </w:numPr>
        <w:rPr>
          <w:rFonts w:asciiTheme="minorHAnsi" w:hAnsiTheme="minorHAnsi" w:cstheme="minorHAnsi"/>
          <w:color w:val="000000"/>
          <w:lang w:val="en-US" w:bidi="ar-SA"/>
        </w:rPr>
      </w:pPr>
      <w:r>
        <w:rPr>
          <w:rFonts w:asciiTheme="minorHAnsi" w:hAnsiTheme="minorHAnsi" w:cstheme="minorHAnsi"/>
          <w:color w:val="000000"/>
          <w:lang w:val="en-US" w:bidi="ar-SA"/>
        </w:rPr>
        <w:t>Class level declaration for Mobile is as follows:</w:t>
      </w:r>
    </w:p>
    <w:p w14:paraId="0283D036"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ind w:left="720" w:firstLine="720"/>
        <w:rPr>
          <w:rFonts w:asciiTheme="minorHAnsi" w:hAnsiTheme="minorHAnsi" w:cstheme="minorHAnsi"/>
          <w:color w:val="000000"/>
          <w:lang w:val="en-US" w:bidi="ar-SA"/>
        </w:rPr>
      </w:pPr>
      <w:r>
        <w:rPr>
          <w:rFonts w:asciiTheme="minorHAnsi" w:hAnsiTheme="minorHAnsi" w:cstheme="minorHAnsi"/>
          <w:b/>
          <w:bCs/>
          <w:color w:val="7F0055"/>
          <w:lang w:val="en-US" w:bidi="ar-SA"/>
        </w:rPr>
        <w:t>protected</w:t>
      </w:r>
      <w:r>
        <w:rPr>
          <w:rFonts w:asciiTheme="minorHAnsi" w:hAnsiTheme="minorHAnsi" w:cstheme="minorHAnsi"/>
          <w:color w:val="000000"/>
          <w:lang w:val="en-US" w:bidi="ar-SA"/>
        </w:rPr>
        <w:t xml:space="preserve"> MobilePageWrapper </w:t>
      </w:r>
      <w:r>
        <w:rPr>
          <w:rFonts w:asciiTheme="minorHAnsi" w:hAnsiTheme="minorHAnsi" w:cstheme="minorHAnsi"/>
          <w:color w:val="0000C0"/>
          <w:lang w:val="en-US" w:bidi="ar-SA"/>
        </w:rPr>
        <w:t>mobilePageWrapper</w:t>
      </w:r>
      <w:r>
        <w:rPr>
          <w:rFonts w:asciiTheme="minorHAnsi" w:hAnsiTheme="minorHAnsi" w:cstheme="minorHAnsi"/>
          <w:color w:val="000000"/>
          <w:lang w:val="en-US" w:bidi="ar-SA"/>
        </w:rPr>
        <w:t>;</w:t>
      </w:r>
    </w:p>
    <w:p w14:paraId="15D768BC"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ind w:left="720" w:firstLine="720"/>
        <w:rPr>
          <w:rFonts w:asciiTheme="minorHAnsi" w:hAnsiTheme="minorHAnsi" w:cstheme="minorHAnsi"/>
          <w:color w:val="000000"/>
          <w:lang w:val="en-US" w:bidi="ar-SA"/>
        </w:rPr>
      </w:pPr>
      <w:r>
        <w:rPr>
          <w:rFonts w:asciiTheme="minorHAnsi" w:hAnsiTheme="minorHAnsi" w:cstheme="minorHAnsi"/>
          <w:b/>
          <w:bCs/>
          <w:color w:val="7F0055"/>
          <w:lang w:val="en-US" w:bidi="ar-SA"/>
        </w:rPr>
        <w:t>protected</w:t>
      </w:r>
      <w:r>
        <w:rPr>
          <w:rFonts w:asciiTheme="minorHAnsi" w:hAnsiTheme="minorHAnsi" w:cstheme="minorHAnsi"/>
          <w:color w:val="000000"/>
          <w:lang w:val="en-US" w:bidi="ar-SA"/>
        </w:rPr>
        <w:t xml:space="preserve"> IMobileDriver </w:t>
      </w:r>
      <w:r>
        <w:rPr>
          <w:rFonts w:asciiTheme="minorHAnsi" w:hAnsiTheme="minorHAnsi" w:cstheme="minorHAnsi"/>
          <w:color w:val="0000C0"/>
          <w:lang w:val="en-US" w:bidi="ar-SA"/>
        </w:rPr>
        <w:t>mobileDriver</w:t>
      </w:r>
      <w:r>
        <w:rPr>
          <w:rFonts w:asciiTheme="minorHAnsi" w:hAnsiTheme="minorHAnsi" w:cstheme="minorHAnsi"/>
          <w:color w:val="000000"/>
          <w:lang w:val="en-US" w:bidi="ar-SA"/>
        </w:rPr>
        <w:t>;</w:t>
      </w:r>
    </w:p>
    <w:p w14:paraId="03D9A1DC" w14:textId="77777777" w:rsidR="004E52D7" w:rsidRDefault="004E52D7" w:rsidP="004E52D7">
      <w:pPr>
        <w:pStyle w:val="ListParagraph"/>
        <w:numPr>
          <w:ilvl w:val="0"/>
          <w:numId w:val="25"/>
        </w:numPr>
        <w:shd w:val="clear" w:color="auto" w:fill="FFFFFF" w:themeFill="background1"/>
        <w:rPr>
          <w:rFonts w:asciiTheme="minorHAnsi" w:hAnsiTheme="minorHAnsi" w:cstheme="minorHAnsi"/>
          <w:b/>
          <w:color w:val="000000"/>
          <w:lang w:val="en-US" w:bidi="ar-SA"/>
        </w:rPr>
      </w:pPr>
      <w:r>
        <w:rPr>
          <w:rFonts w:asciiTheme="minorHAnsi" w:hAnsiTheme="minorHAnsi" w:cstheme="minorHAnsi"/>
          <w:color w:val="000000"/>
          <w:lang w:val="en-US" w:bidi="ar-SA"/>
        </w:rPr>
        <w:t xml:space="preserve">Method for Mobile Tests setup: getMobileDriver </w:t>
      </w:r>
      <w:r>
        <w:rPr>
          <w:rFonts w:asciiTheme="minorHAnsi" w:hAnsiTheme="minorHAnsi" w:cstheme="minorHAnsi"/>
          <w:b/>
          <w:color w:val="000000"/>
          <w:lang w:val="en-US" w:bidi="ar-SA"/>
        </w:rPr>
        <w:t>(..)</w:t>
      </w:r>
    </w:p>
    <w:bookmarkStart w:id="550" w:name="_MON_1578400513"/>
    <w:bookmarkEnd w:id="550"/>
    <w:p w14:paraId="4F2329D2" w14:textId="77777777" w:rsidR="004E52D7" w:rsidRPr="00C11A73" w:rsidRDefault="004E52D7" w:rsidP="004E52D7">
      <w:pPr>
        <w:shd w:val="clear" w:color="auto" w:fill="FFFFFF" w:themeFill="background1"/>
        <w:rPr>
          <w:rFonts w:asciiTheme="minorHAnsi" w:hAnsiTheme="minorHAnsi" w:cstheme="minorHAnsi"/>
          <w:b/>
          <w:color w:val="000000"/>
          <w:lang w:val="en-US" w:bidi="ar-SA"/>
        </w:rPr>
      </w:pPr>
      <w:r>
        <w:rPr>
          <w:rFonts w:asciiTheme="minorHAnsi" w:hAnsiTheme="minorHAnsi" w:cstheme="minorHAnsi"/>
        </w:rPr>
        <w:object w:dxaOrig="9360" w:dyaOrig="6323" w14:anchorId="33877C3D">
          <v:shape id="_x0000_i1088" type="#_x0000_t75" style="width:469.15pt;height:306pt" o:ole="" filled="t" fillcolor="#bfbfbf [2412]">
            <v:imagedata r:id="rId90" o:title=""/>
          </v:shape>
          <o:OLEObject Type="Embed" ProgID="Word.OpenDocumentText.12" ShapeID="_x0000_i1088" DrawAspect="Content" ObjectID="_1627825805" r:id="rId91"/>
        </w:object>
      </w:r>
    </w:p>
    <w:p w14:paraId="13084046" w14:textId="77777777" w:rsidR="004E52D7" w:rsidRDefault="004E52D7" w:rsidP="004E52D7">
      <w:pPr>
        <w:shd w:val="clear" w:color="auto" w:fill="FFFFFF" w:themeFill="background1"/>
        <w:autoSpaceDE w:val="0"/>
        <w:autoSpaceDN w:val="0"/>
        <w:adjustRightInd w:val="0"/>
        <w:spacing w:before="0" w:after="0" w:line="240" w:lineRule="auto"/>
        <w:rPr>
          <w:rFonts w:ascii="Consolas" w:hAnsi="Consolas" w:cs="Consolas"/>
          <w:sz w:val="20"/>
          <w:szCs w:val="20"/>
          <w:lang w:val="en-US" w:bidi="ar-SA"/>
        </w:rPr>
      </w:pPr>
      <w:r>
        <w:rPr>
          <w:rFonts w:ascii="Consolas" w:hAnsi="Consolas" w:cs="Consolas"/>
          <w:color w:val="000000"/>
          <w:sz w:val="20"/>
          <w:szCs w:val="20"/>
          <w:lang w:val="en-US" w:bidi="ar-SA"/>
        </w:rPr>
        <w:tab/>
      </w:r>
      <w:r>
        <w:rPr>
          <w:rFonts w:ascii="Consolas" w:hAnsi="Consolas" w:cs="Consolas"/>
          <w:color w:val="000000"/>
          <w:sz w:val="20"/>
          <w:szCs w:val="20"/>
          <w:lang w:val="en-US" w:bidi="ar-SA"/>
        </w:rPr>
        <w:tab/>
      </w:r>
    </w:p>
    <w:p w14:paraId="3E966EE2" w14:textId="77777777" w:rsidR="004E52D7" w:rsidRDefault="004E52D7" w:rsidP="004E52D7">
      <w:pPr>
        <w:shd w:val="clear" w:color="auto" w:fill="FFFFFF" w:themeFill="background1"/>
        <w:autoSpaceDE w:val="0"/>
        <w:autoSpaceDN w:val="0"/>
        <w:adjustRightInd w:val="0"/>
        <w:spacing w:before="0" w:after="0" w:line="240" w:lineRule="auto"/>
        <w:rPr>
          <w:rFonts w:ascii="Consolas" w:hAnsi="Consolas" w:cs="Consolas"/>
          <w:sz w:val="20"/>
          <w:szCs w:val="20"/>
          <w:lang w:val="en-US" w:bidi="ar-SA"/>
        </w:rPr>
      </w:pPr>
    </w:p>
    <w:p w14:paraId="2C28A972" w14:textId="77777777" w:rsidR="004E52D7" w:rsidRDefault="004E52D7" w:rsidP="004E52D7">
      <w:pPr>
        <w:shd w:val="clear" w:color="auto" w:fill="FFFFFF" w:themeFill="background1"/>
        <w:autoSpaceDE w:val="0"/>
        <w:autoSpaceDN w:val="0"/>
        <w:adjustRightInd w:val="0"/>
        <w:spacing w:before="0" w:after="0" w:line="240" w:lineRule="auto"/>
        <w:ind w:left="1080"/>
        <w:rPr>
          <w:rFonts w:asciiTheme="minorHAnsi" w:hAnsiTheme="minorHAnsi" w:cstheme="minorHAnsi"/>
          <w:color w:val="000000"/>
          <w:lang w:val="en-US" w:bidi="ar-SA"/>
        </w:rPr>
      </w:pPr>
    </w:p>
    <w:p w14:paraId="2EF94FFC" w14:textId="77777777" w:rsidR="004E52D7" w:rsidRDefault="004E52D7" w:rsidP="004E52D7">
      <w:pPr>
        <w:pStyle w:val="ListParagraph"/>
        <w:shd w:val="clear" w:color="auto" w:fill="FFFFFF" w:themeFill="background1"/>
        <w:autoSpaceDE w:val="0"/>
        <w:autoSpaceDN w:val="0"/>
        <w:adjustRightInd w:val="0"/>
        <w:spacing w:before="0" w:after="0" w:line="240" w:lineRule="auto"/>
        <w:ind w:left="1440"/>
        <w:rPr>
          <w:rFonts w:asciiTheme="minorHAnsi" w:hAnsiTheme="minorHAnsi" w:cstheme="minorHAnsi"/>
          <w:color w:val="000000"/>
          <w:lang w:val="en-US" w:bidi="ar-SA"/>
        </w:rPr>
      </w:pPr>
    </w:p>
    <w:p w14:paraId="2D7E3AA8" w14:textId="77777777" w:rsidR="004E52D7" w:rsidRDefault="004E52D7" w:rsidP="004E52D7">
      <w:pPr>
        <w:pStyle w:val="ListParagraph"/>
        <w:numPr>
          <w:ilvl w:val="0"/>
          <w:numId w:val="25"/>
        </w:numPr>
        <w:shd w:val="clear" w:color="auto" w:fill="FFFFFF" w:themeFill="background1"/>
        <w:autoSpaceDE w:val="0"/>
        <w:autoSpaceDN w:val="0"/>
        <w:adjustRightInd w:val="0"/>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Depending on the test type as Mobile or Fusion, appropriate values for Device Name/URL will be picked up(as given on the execution UI) and will be passed on to setup method for mobile driver setup.</w:t>
      </w:r>
    </w:p>
    <w:p w14:paraId="5E9D1D24" w14:textId="77777777" w:rsidR="004E52D7" w:rsidRDefault="004E52D7" w:rsidP="004E52D7">
      <w:pPr>
        <w:shd w:val="clear" w:color="auto" w:fill="FFFFFF" w:themeFill="background1"/>
        <w:autoSpaceDE w:val="0"/>
        <w:autoSpaceDN w:val="0"/>
        <w:adjustRightInd w:val="0"/>
        <w:spacing w:before="0" w:after="0" w:line="240" w:lineRule="auto"/>
        <w:ind w:left="1440"/>
        <w:rPr>
          <w:rFonts w:asciiTheme="minorHAnsi" w:hAnsiTheme="minorHAnsi" w:cstheme="minorHAnsi"/>
          <w:color w:val="000000"/>
          <w:lang w:val="en-US" w:bidi="ar-SA"/>
        </w:rPr>
      </w:pPr>
    </w:p>
    <w:p w14:paraId="4C73CD50" w14:textId="77777777" w:rsidR="004E52D7" w:rsidRDefault="004E52D7" w:rsidP="004E52D7">
      <w:pPr>
        <w:pStyle w:val="ListParagraph"/>
        <w:numPr>
          <w:ilvl w:val="0"/>
          <w:numId w:val="25"/>
        </w:numPr>
        <w:shd w:val="clear" w:color="auto" w:fill="FFFFFF" w:themeFill="background1"/>
        <w:rPr>
          <w:rFonts w:asciiTheme="minorHAnsi" w:hAnsiTheme="minorHAnsi" w:cstheme="minorHAnsi"/>
          <w:b/>
          <w:color w:val="000000"/>
          <w:lang w:val="en-US" w:bidi="ar-SA"/>
        </w:rPr>
      </w:pPr>
      <w:r>
        <w:rPr>
          <w:rFonts w:asciiTheme="minorHAnsi" w:hAnsiTheme="minorHAnsi" w:cstheme="minorHAnsi"/>
          <w:color w:val="000000"/>
          <w:lang w:val="en-US" w:bidi="ar-SA"/>
        </w:rPr>
        <w:t xml:space="preserve">Method for Mobile Tests destroy: </w:t>
      </w:r>
      <w:r>
        <w:rPr>
          <w:rFonts w:asciiTheme="minorHAnsi" w:hAnsiTheme="minorHAnsi" w:cstheme="minorHAnsi"/>
          <w:b/>
          <w:color w:val="000000"/>
          <w:lang w:val="en-US" w:bidi="ar-SA"/>
        </w:rPr>
        <w:t>TestDestroy(..)</w:t>
      </w:r>
    </w:p>
    <w:p w14:paraId="11984ABC" w14:textId="77777777" w:rsidR="004E52D7" w:rsidRDefault="004E52D7" w:rsidP="004E52D7">
      <w:pPr>
        <w:pStyle w:val="ListParagraph"/>
        <w:shd w:val="clear" w:color="auto" w:fill="FFFFFF" w:themeFill="background1"/>
        <w:ind w:left="1440"/>
        <w:rPr>
          <w:rFonts w:asciiTheme="minorHAnsi" w:hAnsiTheme="minorHAnsi" w:cstheme="minorHAnsi"/>
          <w:b/>
          <w:color w:val="000000"/>
          <w:lang w:val="en-US" w:bidi="ar-SA"/>
        </w:rPr>
      </w:pPr>
      <w:r>
        <w:rPr>
          <w:rFonts w:asciiTheme="minorHAnsi" w:hAnsiTheme="minorHAnsi" w:cstheme="minorHAnsi"/>
          <w:color w:val="000000"/>
          <w:lang w:val="en-US" w:bidi="ar-SA"/>
        </w:rPr>
        <w:t xml:space="preserve">This method closes the browsers by calling MobileLibrary method </w:t>
      </w:r>
      <w:r>
        <w:rPr>
          <w:rFonts w:asciiTheme="minorHAnsi" w:hAnsiTheme="minorHAnsi" w:cstheme="minorHAnsi"/>
          <w:b/>
          <w:color w:val="000000"/>
          <w:lang w:val="en-US" w:bidi="ar-SA"/>
        </w:rPr>
        <w:t>quit()</w:t>
      </w:r>
    </w:p>
    <w:p w14:paraId="1A77CB84" w14:textId="77777777" w:rsidR="004E52D7" w:rsidRDefault="004E52D7" w:rsidP="004E52D7">
      <w:pPr>
        <w:pStyle w:val="ListParagraph"/>
        <w:shd w:val="clear" w:color="auto" w:fill="FFFFFF" w:themeFill="background1"/>
        <w:ind w:left="1440"/>
        <w:rPr>
          <w:rFonts w:asciiTheme="minorHAnsi" w:hAnsiTheme="minorHAnsi" w:cstheme="minorHAnsi"/>
          <w:color w:val="000000"/>
          <w:lang w:val="en-US" w:bidi="ar-SA"/>
        </w:rPr>
      </w:pPr>
      <w:r>
        <w:rPr>
          <w:rFonts w:asciiTheme="minorHAnsi" w:hAnsiTheme="minorHAnsi" w:cstheme="minorHAnsi"/>
          <w:color w:val="000000"/>
          <w:lang w:val="en-US" w:bidi="ar-SA"/>
        </w:rPr>
        <w:t>Any activity required to be performed after every test method of test type Mobile/Fusion, can be added inside the below if block of TestDestroy method:</w:t>
      </w:r>
    </w:p>
    <w:p w14:paraId="00C749CB" w14:textId="77777777" w:rsidR="004E52D7" w:rsidRDefault="004E52D7" w:rsidP="004E52D7">
      <w:pPr>
        <w:pStyle w:val="ListParagraph"/>
        <w:shd w:val="clear" w:color="auto" w:fill="D9D9D9" w:themeFill="background1" w:themeFillShade="D9"/>
        <w:ind w:left="1440" w:firstLine="720"/>
        <w:rPr>
          <w:rFonts w:asciiTheme="minorHAnsi" w:hAnsiTheme="minorHAnsi" w:cstheme="minorHAnsi"/>
          <w:b/>
          <w:bCs/>
          <w:color w:val="7F0055"/>
          <w:lang w:val="en-US" w:bidi="ar-SA"/>
        </w:rPr>
      </w:pPr>
      <w:r>
        <w:rPr>
          <w:rFonts w:ascii="Consolas" w:hAnsi="Consolas" w:cs="Consolas"/>
          <w:b/>
          <w:bCs/>
          <w:color w:val="7F0055"/>
          <w:sz w:val="20"/>
          <w:szCs w:val="20"/>
          <w:lang w:val="en-US" w:bidi="ar-SA"/>
        </w:rPr>
        <w:t>if</w:t>
      </w:r>
      <w:r>
        <w:rPr>
          <w:rFonts w:ascii="Consolas" w:hAnsi="Consolas" w:cs="Consolas"/>
          <w:color w:val="000000"/>
          <w:sz w:val="20"/>
          <w:szCs w:val="20"/>
          <w:lang w:val="en-US" w:bidi="ar-SA"/>
        </w:rPr>
        <w:t>(</w:t>
      </w:r>
      <w:r>
        <w:rPr>
          <w:rFonts w:ascii="Consolas" w:hAnsi="Consolas" w:cs="Consolas"/>
          <w:color w:val="6A3E3E"/>
          <w:sz w:val="20"/>
          <w:szCs w:val="20"/>
          <w:lang w:val="en-US" w:bidi="ar-SA"/>
        </w:rPr>
        <w:t>context</w:t>
      </w:r>
      <w:r>
        <w:rPr>
          <w:rFonts w:ascii="Consolas" w:hAnsi="Consolas" w:cs="Consolas"/>
          <w:color w:val="000000"/>
          <w:sz w:val="20"/>
          <w:szCs w:val="20"/>
          <w:lang w:val="en-US" w:bidi="ar-SA"/>
        </w:rPr>
        <w:t>.getSuite().getName().contains(</w:t>
      </w:r>
      <w:r>
        <w:rPr>
          <w:rFonts w:ascii="Consolas" w:hAnsi="Consolas" w:cs="Consolas"/>
          <w:color w:val="2A00FF"/>
          <w:sz w:val="20"/>
          <w:szCs w:val="20"/>
          <w:lang w:val="en-US" w:bidi="ar-SA"/>
        </w:rPr>
        <w:t>"Web"</w:t>
      </w:r>
      <w:r>
        <w:rPr>
          <w:rFonts w:ascii="Consolas" w:hAnsi="Consolas" w:cs="Consolas"/>
          <w:color w:val="000000"/>
          <w:sz w:val="20"/>
          <w:szCs w:val="20"/>
          <w:lang w:val="en-US" w:bidi="ar-SA"/>
        </w:rPr>
        <w:t xml:space="preserve">) || </w:t>
      </w:r>
      <w:r>
        <w:rPr>
          <w:rFonts w:ascii="Consolas" w:hAnsi="Consolas" w:cs="Consolas"/>
          <w:color w:val="6A3E3E"/>
          <w:sz w:val="20"/>
          <w:szCs w:val="20"/>
          <w:lang w:val="en-US" w:bidi="ar-SA"/>
        </w:rPr>
        <w:t>context</w:t>
      </w:r>
      <w:r>
        <w:rPr>
          <w:rFonts w:ascii="Consolas" w:hAnsi="Consolas" w:cs="Consolas"/>
          <w:color w:val="000000"/>
          <w:sz w:val="20"/>
          <w:szCs w:val="20"/>
          <w:lang w:val="en-US" w:bidi="ar-SA"/>
        </w:rPr>
        <w:t>.getSuite().getName().contains(</w:t>
      </w:r>
      <w:r>
        <w:rPr>
          <w:rFonts w:ascii="Consolas" w:hAnsi="Consolas" w:cs="Consolas"/>
          <w:color w:val="2A00FF"/>
          <w:sz w:val="20"/>
          <w:szCs w:val="20"/>
          <w:lang w:val="en-US" w:bidi="ar-SA"/>
        </w:rPr>
        <w:t>"Fusion"</w:t>
      </w:r>
      <w:r>
        <w:rPr>
          <w:rFonts w:ascii="Consolas" w:hAnsi="Consolas" w:cs="Consolas"/>
          <w:color w:val="000000"/>
          <w:sz w:val="20"/>
          <w:szCs w:val="20"/>
          <w:lang w:val="en-US" w:bidi="ar-SA"/>
        </w:rPr>
        <w:t>))</w:t>
      </w:r>
      <w:r>
        <w:rPr>
          <w:rFonts w:asciiTheme="minorHAnsi" w:hAnsiTheme="minorHAnsi" w:cstheme="minorHAnsi"/>
          <w:b/>
          <w:bCs/>
          <w:color w:val="7F0055"/>
          <w:lang w:val="en-US" w:bidi="ar-SA"/>
        </w:rPr>
        <w:t xml:space="preserve"> {</w:t>
      </w:r>
    </w:p>
    <w:p w14:paraId="7866A51E" w14:textId="77777777" w:rsidR="004E52D7" w:rsidRDefault="004E52D7" w:rsidP="004E52D7">
      <w:pPr>
        <w:pStyle w:val="ListParagraph"/>
        <w:shd w:val="clear" w:color="auto" w:fill="D9D9D9" w:themeFill="background1" w:themeFillShade="D9"/>
        <w:ind w:left="1440" w:firstLine="720"/>
        <w:rPr>
          <w:rFonts w:asciiTheme="minorHAnsi" w:hAnsiTheme="minorHAnsi" w:cstheme="minorHAnsi"/>
          <w:b/>
          <w:bCs/>
          <w:color w:val="7F0055"/>
          <w:lang w:val="en-US" w:bidi="ar-SA"/>
        </w:rPr>
      </w:pPr>
      <w:r>
        <w:rPr>
          <w:rFonts w:asciiTheme="minorHAnsi" w:hAnsiTheme="minorHAnsi" w:cstheme="minorHAnsi"/>
          <w:b/>
          <w:bCs/>
          <w:color w:val="7F0055"/>
          <w:lang w:val="en-US" w:bidi="ar-SA"/>
        </w:rPr>
        <w:t>…..</w:t>
      </w:r>
    </w:p>
    <w:p w14:paraId="14D96ED5" w14:textId="77777777" w:rsidR="004E52D7" w:rsidRPr="00A269AC" w:rsidRDefault="004E52D7" w:rsidP="004E52D7">
      <w:pPr>
        <w:pStyle w:val="ListParagraph"/>
        <w:shd w:val="clear" w:color="auto" w:fill="D9D9D9" w:themeFill="background1" w:themeFillShade="D9"/>
        <w:ind w:left="1440" w:firstLine="720"/>
        <w:rPr>
          <w:rFonts w:asciiTheme="minorHAnsi" w:hAnsiTheme="minorHAnsi" w:cstheme="minorHAnsi"/>
          <w:b/>
          <w:bCs/>
          <w:color w:val="7F0055"/>
          <w:lang w:val="en-US" w:bidi="ar-SA"/>
        </w:rPr>
      </w:pPr>
      <w:r>
        <w:rPr>
          <w:rFonts w:asciiTheme="minorHAnsi" w:hAnsiTheme="minorHAnsi" w:cstheme="minorHAnsi"/>
          <w:b/>
          <w:bCs/>
          <w:color w:val="7F0055"/>
          <w:lang w:val="en-US" w:bidi="ar-SA"/>
        </w:rPr>
        <w:t>}</w:t>
      </w:r>
    </w:p>
    <w:p w14:paraId="747D94DA"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10C4673C"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59B91BF9"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2D72FB9F"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2F2BC646" w14:textId="77777777" w:rsidR="004E52D7" w:rsidRDefault="004E52D7" w:rsidP="004E52D7">
      <w:pPr>
        <w:pStyle w:val="Heading2"/>
        <w:rPr>
          <w:rFonts w:asciiTheme="minorHAnsi" w:hAnsiTheme="minorHAnsi" w:cs="Calibri"/>
          <w:noProof/>
          <w:color w:val="000000"/>
          <w:spacing w:val="-2"/>
        </w:rPr>
      </w:pPr>
      <w:r>
        <w:rPr>
          <w:noProof/>
        </w:rPr>
        <w:lastRenderedPageBreak/>
        <w:t>How to add a Database Test Script</w:t>
      </w:r>
      <w:r w:rsidRPr="00A9273B">
        <w:rPr>
          <w:rFonts w:asciiTheme="minorHAnsi" w:hAnsiTheme="minorHAnsi" w:cs="Calibri"/>
          <w:noProof/>
          <w:color w:val="000000"/>
          <w:spacing w:val="-2"/>
        </w:rPr>
        <w:t xml:space="preserve"> </w:t>
      </w:r>
    </w:p>
    <w:p w14:paraId="3D623828" w14:textId="77777777" w:rsidR="004E52D7" w:rsidRPr="00591C77" w:rsidRDefault="004E52D7" w:rsidP="004E52D7">
      <w:pPr>
        <w:pStyle w:val="Heading5"/>
        <w:numPr>
          <w:ilvl w:val="2"/>
          <w:numId w:val="1"/>
        </w:numPr>
        <w:ind w:left="720"/>
        <w:rPr>
          <w:rFonts w:asciiTheme="minorHAnsi" w:hAnsiTheme="minorHAnsi" w:cstheme="minorHAnsi"/>
          <w:noProof/>
        </w:rPr>
      </w:pPr>
      <w:bookmarkStart w:id="551" w:name="_Ref528858549"/>
      <w:r w:rsidRPr="00591C77">
        <w:rPr>
          <w:rFonts w:asciiTheme="minorHAnsi" w:hAnsiTheme="minorHAnsi" w:cstheme="minorHAnsi"/>
          <w:noProof/>
        </w:rPr>
        <w:t>Test Configuration</w:t>
      </w:r>
      <w:bookmarkEnd w:id="551"/>
    </w:p>
    <w:p w14:paraId="7C11305E" w14:textId="77777777" w:rsidR="004E52D7" w:rsidRDefault="004E52D7" w:rsidP="004E52D7">
      <w:pPr>
        <w:tabs>
          <w:tab w:val="left" w:pos="360"/>
        </w:tabs>
        <w:jc w:val="both"/>
      </w:pPr>
      <w:r>
        <w:tab/>
        <w:t xml:space="preserve">This Section refers to the various configurations required to setup connection strings for various </w:t>
      </w:r>
      <w:r>
        <w:tab/>
        <w:t xml:space="preserve">RDBMS and file systems. Users are required to follow the syntax and use of parameters as </w:t>
      </w:r>
      <w:r>
        <w:tab/>
        <w:t>described in the below table.</w:t>
      </w:r>
    </w:p>
    <w:p w14:paraId="3A797E2F" w14:textId="77777777" w:rsidR="004E52D7" w:rsidDel="00786C3C" w:rsidRDefault="004E52D7" w:rsidP="004E52D7">
      <w:pPr>
        <w:tabs>
          <w:tab w:val="left" w:pos="360"/>
        </w:tabs>
        <w:jc w:val="both"/>
        <w:rPr>
          <w:del w:id="552" w:author="Vrushali Karla" w:date="2018-11-20T13:32:00Z"/>
        </w:rPr>
      </w:pPr>
      <w:r>
        <w:tab/>
      </w:r>
      <w:del w:id="553" w:author="Vrushali Karla" w:date="2018-11-20T13:32:00Z">
        <w:r w:rsidDel="00786C3C">
          <w:delText xml:space="preserve">Microfost SQL server connection is made using sqljdbc4.2 version. This needs to be configured as </w:delText>
        </w:r>
        <w:r w:rsidDel="00786C3C">
          <w:tab/>
          <w:delText>below</w:delText>
        </w:r>
      </w:del>
    </w:p>
    <w:p w14:paraId="61EAAA9D" w14:textId="77777777" w:rsidR="004E52D7" w:rsidDel="00786C3C" w:rsidRDefault="004E52D7" w:rsidP="004E52D7">
      <w:pPr>
        <w:tabs>
          <w:tab w:val="left" w:pos="360"/>
        </w:tabs>
        <w:jc w:val="both"/>
        <w:rPr>
          <w:del w:id="554" w:author="Vrushali Karla" w:date="2018-11-20T13:32:00Z"/>
        </w:rPr>
        <w:pPrChange w:id="555" w:author="Vrushali Karla" w:date="2018-11-20T13:32:00Z">
          <w:pPr>
            <w:pStyle w:val="ListParagraph"/>
            <w:numPr>
              <w:ilvl w:val="1"/>
              <w:numId w:val="87"/>
            </w:numPr>
            <w:tabs>
              <w:tab w:val="left" w:pos="360"/>
            </w:tabs>
            <w:ind w:left="1440" w:hanging="360"/>
            <w:jc w:val="both"/>
          </w:pPr>
        </w:pPrChange>
      </w:pPr>
      <w:del w:id="556" w:author="Vrushali Karla" w:date="2018-11-20T13:32:00Z">
        <w:r w:rsidDel="00786C3C">
          <w:delText xml:space="preserve">Download sqljdbc drivers from </w:delText>
        </w:r>
        <w:r w:rsidDel="00786C3C">
          <w:fldChar w:fldCharType="begin"/>
        </w:r>
        <w:r w:rsidDel="00786C3C">
          <w:delInstrText xml:space="preserve"> HYPERLINK "https://www.microsoft.com/en-us/download/details.aspx?id=11774" </w:delInstrText>
        </w:r>
        <w:r w:rsidDel="00786C3C">
          <w:fldChar w:fldCharType="separate"/>
        </w:r>
        <w:r w:rsidRPr="00AB7BAD" w:rsidDel="00786C3C">
          <w:rPr>
            <w:rStyle w:val="Hyperlink"/>
          </w:rPr>
          <w:delText>Microsoft website</w:delText>
        </w:r>
        <w:r w:rsidDel="00786C3C">
          <w:rPr>
            <w:rStyle w:val="Hyperlink"/>
          </w:rPr>
          <w:fldChar w:fldCharType="end"/>
        </w:r>
      </w:del>
    </w:p>
    <w:p w14:paraId="02A02533" w14:textId="77777777" w:rsidR="004E52D7" w:rsidDel="00786C3C" w:rsidRDefault="004E52D7" w:rsidP="004E52D7">
      <w:pPr>
        <w:tabs>
          <w:tab w:val="left" w:pos="360"/>
        </w:tabs>
        <w:jc w:val="both"/>
        <w:rPr>
          <w:del w:id="557" w:author="Vrushali Karla" w:date="2018-11-20T13:32:00Z"/>
        </w:rPr>
        <w:pPrChange w:id="558" w:author="Vrushali Karla" w:date="2018-11-20T13:32:00Z">
          <w:pPr>
            <w:pStyle w:val="ListParagraph"/>
            <w:numPr>
              <w:ilvl w:val="1"/>
              <w:numId w:val="87"/>
            </w:numPr>
            <w:tabs>
              <w:tab w:val="left" w:pos="360"/>
            </w:tabs>
            <w:ind w:left="1440" w:hanging="360"/>
            <w:jc w:val="both"/>
          </w:pPr>
        </w:pPrChange>
      </w:pPr>
      <w:del w:id="559" w:author="Vrushali Karla" w:date="2018-11-20T13:32:00Z">
        <w:r w:rsidDel="00786C3C">
          <w:delText>Use below maven command to install it in .m2 directory</w:delText>
        </w:r>
      </w:del>
    </w:p>
    <w:p w14:paraId="54BFD909" w14:textId="77777777" w:rsidR="004E52D7" w:rsidDel="00786C3C" w:rsidRDefault="004E52D7" w:rsidP="004E52D7">
      <w:pPr>
        <w:tabs>
          <w:tab w:val="left" w:pos="360"/>
        </w:tabs>
        <w:jc w:val="both"/>
        <w:rPr>
          <w:del w:id="560" w:author="Vrushali Karla" w:date="2018-11-20T13:32:00Z"/>
        </w:rPr>
        <w:pPrChange w:id="561" w:author="Vrushali Karla" w:date="2018-11-20T13:32:00Z">
          <w:pPr>
            <w:pStyle w:val="ListParagraph"/>
            <w:tabs>
              <w:tab w:val="left" w:pos="360"/>
            </w:tabs>
            <w:ind w:left="1440"/>
            <w:jc w:val="both"/>
          </w:pPr>
        </w:pPrChange>
      </w:pPr>
    </w:p>
    <w:p w14:paraId="5EF6215C" w14:textId="77777777" w:rsidR="004E52D7" w:rsidRPr="00AB7BAD" w:rsidDel="00786C3C" w:rsidRDefault="004E52D7" w:rsidP="004E52D7">
      <w:pPr>
        <w:tabs>
          <w:tab w:val="left" w:pos="360"/>
        </w:tabs>
        <w:jc w:val="both"/>
        <w:rPr>
          <w:del w:id="562" w:author="Vrushali Karla" w:date="2018-11-20T13:33:00Z"/>
          <w:rFonts w:ascii="Consolas" w:hAnsi="Consolas" w:cs="Consolas"/>
          <w:color w:val="393318"/>
          <w:sz w:val="20"/>
          <w:szCs w:val="20"/>
          <w:lang w:val="en-US" w:bidi="ar-SA"/>
        </w:rPr>
        <w:pPrChange w:id="563" w:author="Vrushali Karla" w:date="2018-11-20T13:32:00Z">
          <w:pPr>
            <w:pStyle w:val="ListParagraph"/>
            <w:pBdr>
              <w:top w:val="single" w:sz="4" w:space="1" w:color="auto"/>
              <w:left w:val="single" w:sz="4" w:space="4" w:color="auto"/>
              <w:bottom w:val="single" w:sz="4" w:space="1" w:color="auto"/>
              <w:right w:val="single" w:sz="4" w:space="0"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pPr>
        </w:pPrChange>
      </w:pPr>
      <w:del w:id="564" w:author="Vrushali Karla" w:date="2018-11-20T13:32:00Z">
        <w:r w:rsidRPr="00AB7BAD" w:rsidDel="00786C3C">
          <w:rPr>
            <w:rFonts w:ascii="inherit" w:hAnsi="inherit" w:cs="Consolas"/>
            <w:color w:val="303336"/>
            <w:sz w:val="20"/>
            <w:szCs w:val="20"/>
            <w:bdr w:val="none" w:sz="0" w:space="0" w:color="auto" w:frame="1"/>
            <w:shd w:val="clear" w:color="auto" w:fill="EFF0F1"/>
            <w:lang w:val="en-US" w:bidi="ar-SA"/>
          </w:rPr>
          <w:delText>mvn install:install-file -</w:delText>
        </w:r>
        <w:r w:rsidRPr="00AB7BAD" w:rsidDel="00786C3C">
          <w:rPr>
            <w:rFonts w:ascii="inherit" w:hAnsi="inherit" w:cs="Consolas"/>
            <w:color w:val="2B91AF"/>
            <w:sz w:val="20"/>
            <w:szCs w:val="20"/>
            <w:bdr w:val="none" w:sz="0" w:space="0" w:color="auto" w:frame="1"/>
            <w:shd w:val="clear" w:color="auto" w:fill="EFF0F1"/>
            <w:lang w:val="en-US" w:bidi="ar-SA"/>
          </w:rPr>
          <w:delText>Dfile</w:delText>
        </w:r>
        <w:r w:rsidRPr="00AB7BAD" w:rsidDel="00786C3C">
          <w:rPr>
            <w:rFonts w:ascii="inherit" w:hAnsi="inherit" w:cs="Consolas"/>
            <w:color w:val="303336"/>
            <w:sz w:val="20"/>
            <w:szCs w:val="20"/>
            <w:bdr w:val="none" w:sz="0" w:space="0" w:color="auto" w:frame="1"/>
            <w:shd w:val="clear" w:color="auto" w:fill="EFF0F1"/>
            <w:lang w:val="en-US" w:bidi="ar-SA"/>
          </w:rPr>
          <w:delText>=</w:delText>
        </w:r>
        <w:r w:rsidDel="00786C3C">
          <w:rPr>
            <w:rFonts w:ascii="inherit" w:hAnsi="inherit" w:cs="Consolas"/>
            <w:color w:val="303336"/>
            <w:sz w:val="20"/>
            <w:szCs w:val="20"/>
            <w:bdr w:val="none" w:sz="0" w:space="0" w:color="auto" w:frame="1"/>
            <w:shd w:val="clear" w:color="auto" w:fill="EFF0F1"/>
            <w:lang w:val="en-US" w:bidi="ar-SA"/>
          </w:rPr>
          <w:delText>&lt;path to&gt;/</w:delText>
        </w:r>
        <w:r w:rsidRPr="00AB7BAD" w:rsidDel="00786C3C">
          <w:rPr>
            <w:rFonts w:ascii="inherit" w:hAnsi="inherit" w:cs="Consolas"/>
            <w:color w:val="303336"/>
            <w:sz w:val="20"/>
            <w:szCs w:val="20"/>
            <w:bdr w:val="none" w:sz="0" w:space="0" w:color="auto" w:frame="1"/>
            <w:shd w:val="clear" w:color="auto" w:fill="EFF0F1"/>
            <w:lang w:val="en-US" w:bidi="ar-SA"/>
          </w:rPr>
          <w:delText>sqljdbc4</w:delText>
        </w:r>
        <w:r w:rsidDel="00786C3C">
          <w:rPr>
            <w:rFonts w:ascii="inherit" w:hAnsi="inherit" w:cs="Consolas"/>
            <w:color w:val="303336"/>
            <w:sz w:val="20"/>
            <w:szCs w:val="20"/>
            <w:bdr w:val="none" w:sz="0" w:space="0" w:color="auto" w:frame="1"/>
            <w:shd w:val="clear" w:color="auto" w:fill="EFF0F1"/>
            <w:lang w:val="en-US" w:bidi="ar-SA"/>
          </w:rPr>
          <w:delText>2</w:delText>
        </w:r>
        <w:r w:rsidRPr="00AB7BAD" w:rsidDel="00786C3C">
          <w:rPr>
            <w:rFonts w:ascii="inherit" w:hAnsi="inherit" w:cs="Consolas"/>
            <w:color w:val="303336"/>
            <w:sz w:val="20"/>
            <w:szCs w:val="20"/>
            <w:bdr w:val="none" w:sz="0" w:space="0" w:color="auto" w:frame="1"/>
            <w:shd w:val="clear" w:color="auto" w:fill="EFF0F1"/>
            <w:lang w:val="en-US" w:bidi="ar-SA"/>
          </w:rPr>
          <w:delText>.jar -</w:delText>
        </w:r>
        <w:r w:rsidRPr="00AB7BAD" w:rsidDel="00786C3C">
          <w:rPr>
            <w:rFonts w:ascii="inherit" w:hAnsi="inherit" w:cs="Consolas"/>
            <w:color w:val="2B91AF"/>
            <w:sz w:val="20"/>
            <w:szCs w:val="20"/>
            <w:bdr w:val="none" w:sz="0" w:space="0" w:color="auto" w:frame="1"/>
            <w:shd w:val="clear" w:color="auto" w:fill="EFF0F1"/>
            <w:lang w:val="en-US" w:bidi="ar-SA"/>
          </w:rPr>
          <w:delText>DgroupId</w:delText>
        </w:r>
        <w:r w:rsidRPr="00AB7BAD" w:rsidDel="00786C3C">
          <w:rPr>
            <w:rFonts w:ascii="inherit" w:hAnsi="inherit" w:cs="Consolas"/>
            <w:color w:val="303336"/>
            <w:sz w:val="20"/>
            <w:szCs w:val="20"/>
            <w:bdr w:val="none" w:sz="0" w:space="0" w:color="auto" w:frame="1"/>
            <w:shd w:val="clear" w:color="auto" w:fill="EFF0F1"/>
            <w:lang w:val="en-US" w:bidi="ar-SA"/>
          </w:rPr>
          <w:delText>=com.microsoft.sqlserver -</w:delText>
        </w:r>
        <w:r w:rsidRPr="00AB7BAD" w:rsidDel="00786C3C">
          <w:rPr>
            <w:rFonts w:ascii="inherit" w:hAnsi="inherit" w:cs="Consolas"/>
            <w:color w:val="2B91AF"/>
            <w:sz w:val="20"/>
            <w:szCs w:val="20"/>
            <w:bdr w:val="none" w:sz="0" w:space="0" w:color="auto" w:frame="1"/>
            <w:shd w:val="clear" w:color="auto" w:fill="EFF0F1"/>
            <w:lang w:val="en-US" w:bidi="ar-SA"/>
          </w:rPr>
          <w:delText>DartifactId</w:delText>
        </w:r>
        <w:r w:rsidRPr="00AB7BAD" w:rsidDel="00786C3C">
          <w:rPr>
            <w:rFonts w:ascii="inherit" w:hAnsi="inherit" w:cs="Consolas"/>
            <w:color w:val="303336"/>
            <w:sz w:val="20"/>
            <w:szCs w:val="20"/>
            <w:bdr w:val="none" w:sz="0" w:space="0" w:color="auto" w:frame="1"/>
            <w:shd w:val="clear" w:color="auto" w:fill="EFF0F1"/>
            <w:lang w:val="en-US" w:bidi="ar-SA"/>
          </w:rPr>
          <w:delText>=sqljdbc4</w:delText>
        </w:r>
        <w:r w:rsidDel="00786C3C">
          <w:rPr>
            <w:rFonts w:ascii="inherit" w:hAnsi="inherit" w:cs="Consolas"/>
            <w:color w:val="303336"/>
            <w:sz w:val="20"/>
            <w:szCs w:val="20"/>
            <w:bdr w:val="none" w:sz="0" w:space="0" w:color="auto" w:frame="1"/>
            <w:shd w:val="clear" w:color="auto" w:fill="EFF0F1"/>
            <w:lang w:val="en-US" w:bidi="ar-SA"/>
          </w:rPr>
          <w:delText>2</w:delText>
        </w:r>
        <w:r w:rsidRPr="00AB7BAD" w:rsidDel="00786C3C">
          <w:rPr>
            <w:rFonts w:ascii="inherit" w:hAnsi="inherit" w:cs="Consolas"/>
            <w:color w:val="303336"/>
            <w:sz w:val="20"/>
            <w:szCs w:val="20"/>
            <w:bdr w:val="none" w:sz="0" w:space="0" w:color="auto" w:frame="1"/>
            <w:shd w:val="clear" w:color="auto" w:fill="EFF0F1"/>
            <w:lang w:val="en-US" w:bidi="ar-SA"/>
          </w:rPr>
          <w:delText xml:space="preserve"> -</w:delText>
        </w:r>
        <w:r w:rsidRPr="00AB7BAD" w:rsidDel="00786C3C">
          <w:rPr>
            <w:rFonts w:ascii="inherit" w:hAnsi="inherit" w:cs="Consolas"/>
            <w:color w:val="2B91AF"/>
            <w:sz w:val="20"/>
            <w:szCs w:val="20"/>
            <w:bdr w:val="none" w:sz="0" w:space="0" w:color="auto" w:frame="1"/>
            <w:shd w:val="clear" w:color="auto" w:fill="EFF0F1"/>
            <w:lang w:val="en-US" w:bidi="ar-SA"/>
          </w:rPr>
          <w:delText>Dversion</w:delText>
        </w:r>
        <w:r w:rsidRPr="00AB7BAD" w:rsidDel="00786C3C">
          <w:rPr>
            <w:rFonts w:ascii="inherit" w:hAnsi="inherit" w:cs="Consolas"/>
            <w:color w:val="303336"/>
            <w:sz w:val="20"/>
            <w:szCs w:val="20"/>
            <w:bdr w:val="none" w:sz="0" w:space="0" w:color="auto" w:frame="1"/>
            <w:shd w:val="clear" w:color="auto" w:fill="EFF0F1"/>
            <w:lang w:val="en-US" w:bidi="ar-SA"/>
          </w:rPr>
          <w:delText>=</w:delText>
        </w:r>
        <w:r w:rsidRPr="00AB7BAD" w:rsidDel="00786C3C">
          <w:rPr>
            <w:rFonts w:ascii="inherit" w:hAnsi="inherit" w:cs="Consolas"/>
            <w:color w:val="7D2727"/>
            <w:sz w:val="20"/>
            <w:szCs w:val="20"/>
            <w:bdr w:val="none" w:sz="0" w:space="0" w:color="auto" w:frame="1"/>
            <w:shd w:val="clear" w:color="auto" w:fill="EFF0F1"/>
            <w:lang w:val="en-US" w:bidi="ar-SA"/>
          </w:rPr>
          <w:delText>4.</w:delText>
        </w:r>
        <w:r w:rsidDel="00786C3C">
          <w:rPr>
            <w:rFonts w:ascii="inherit" w:hAnsi="inherit" w:cs="Consolas"/>
            <w:color w:val="7D2727"/>
            <w:sz w:val="20"/>
            <w:szCs w:val="20"/>
            <w:bdr w:val="none" w:sz="0" w:space="0" w:color="auto" w:frame="1"/>
            <w:shd w:val="clear" w:color="auto" w:fill="EFF0F1"/>
            <w:lang w:val="en-US" w:bidi="ar-SA"/>
          </w:rPr>
          <w:delText>2</w:delText>
        </w:r>
        <w:r w:rsidRPr="00AB7BAD" w:rsidDel="00786C3C">
          <w:rPr>
            <w:rFonts w:ascii="inherit" w:hAnsi="inherit" w:cs="Consolas"/>
            <w:color w:val="303336"/>
            <w:sz w:val="20"/>
            <w:szCs w:val="20"/>
            <w:bdr w:val="none" w:sz="0" w:space="0" w:color="auto" w:frame="1"/>
            <w:shd w:val="clear" w:color="auto" w:fill="EFF0F1"/>
            <w:lang w:val="en-US" w:bidi="ar-SA"/>
          </w:rPr>
          <w:delText xml:space="preserve"> -</w:delText>
        </w:r>
        <w:r w:rsidRPr="00AB7BAD" w:rsidDel="00786C3C">
          <w:rPr>
            <w:rFonts w:ascii="inherit" w:hAnsi="inherit" w:cs="Consolas"/>
            <w:color w:val="2B91AF"/>
            <w:sz w:val="20"/>
            <w:szCs w:val="20"/>
            <w:bdr w:val="none" w:sz="0" w:space="0" w:color="auto" w:frame="1"/>
            <w:shd w:val="clear" w:color="auto" w:fill="EFF0F1"/>
            <w:lang w:val="en-US" w:bidi="ar-SA"/>
          </w:rPr>
          <w:delText>Dpackaging</w:delText>
        </w:r>
        <w:r w:rsidRPr="00AB7BAD" w:rsidDel="00786C3C">
          <w:rPr>
            <w:rFonts w:ascii="inherit" w:hAnsi="inherit" w:cs="Consolas"/>
            <w:color w:val="303336"/>
            <w:sz w:val="20"/>
            <w:szCs w:val="20"/>
            <w:bdr w:val="none" w:sz="0" w:space="0" w:color="auto" w:frame="1"/>
            <w:shd w:val="clear" w:color="auto" w:fill="EFF0F1"/>
            <w:lang w:val="en-US" w:bidi="ar-SA"/>
          </w:rPr>
          <w:delText>=jar</w:delText>
        </w:r>
      </w:del>
    </w:p>
    <w:p w14:paraId="236AB744" w14:textId="77777777" w:rsidR="004E52D7" w:rsidDel="00786C3C" w:rsidRDefault="004E52D7" w:rsidP="004E52D7">
      <w:pPr>
        <w:tabs>
          <w:tab w:val="left" w:pos="360"/>
        </w:tabs>
        <w:jc w:val="both"/>
        <w:rPr>
          <w:del w:id="565" w:author="Vrushali Karla" w:date="2018-11-20T13:33:00Z"/>
        </w:rPr>
        <w:pPrChange w:id="566" w:author="Vrushali Karla" w:date="2018-11-20T13:33:00Z">
          <w:pPr>
            <w:pStyle w:val="ListParagraph"/>
            <w:tabs>
              <w:tab w:val="left" w:pos="360"/>
            </w:tabs>
            <w:ind w:left="1440"/>
            <w:jc w:val="both"/>
          </w:pPr>
        </w:pPrChange>
      </w:pPr>
    </w:p>
    <w:tbl>
      <w:tblPr>
        <w:tblStyle w:val="TableGrid"/>
        <w:tblW w:w="9450" w:type="dxa"/>
        <w:tblInd w:w="745" w:type="dxa"/>
        <w:tblLayout w:type="fixed"/>
        <w:tblCellMar>
          <w:left w:w="115" w:type="dxa"/>
          <w:right w:w="115" w:type="dxa"/>
        </w:tblCellMar>
        <w:tblLook w:val="04A0" w:firstRow="1" w:lastRow="0" w:firstColumn="1" w:lastColumn="0" w:noHBand="0" w:noVBand="1"/>
      </w:tblPr>
      <w:tblGrid>
        <w:gridCol w:w="1620"/>
        <w:gridCol w:w="7830"/>
      </w:tblGrid>
      <w:tr w:rsidR="004E52D7" w14:paraId="0433E329" w14:textId="77777777" w:rsidTr="00B645C2">
        <w:tc>
          <w:tcPr>
            <w:tcW w:w="1620" w:type="dxa"/>
          </w:tcPr>
          <w:p w14:paraId="5005744F"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t>AppConfig.ini</w:t>
            </w:r>
          </w:p>
        </w:tc>
        <w:tc>
          <w:tcPr>
            <w:tcW w:w="7830" w:type="dxa"/>
          </w:tcPr>
          <w:p w14:paraId="7C4BD4E9" w14:textId="77777777" w:rsidR="004E52D7" w:rsidRDefault="004E52D7" w:rsidP="00B645C2">
            <w:pPr>
              <w:pStyle w:val="ListParagraph"/>
              <w:spacing w:before="0" w:after="0" w:line="240" w:lineRule="auto"/>
              <w:ind w:left="0"/>
              <w:jc w:val="both"/>
              <w:rPr>
                <w:rFonts w:asciiTheme="minorHAnsi" w:hAnsiTheme="minorHAnsi" w:cs="Calibri"/>
                <w:noProof/>
                <w:color w:val="000000"/>
                <w:spacing w:val="-2"/>
              </w:rPr>
            </w:pPr>
            <w:r>
              <w:rPr>
                <w:rFonts w:asciiTheme="minorHAnsi" w:hAnsiTheme="minorHAnsi" w:cs="Calibri"/>
                <w:noProof/>
                <w:color w:val="000000"/>
                <w:spacing w:val="-2"/>
              </w:rPr>
              <w:t xml:space="preserve">In case of Database Test </w:t>
            </w:r>
            <w:r w:rsidRPr="00D971D7">
              <w:rPr>
                <w:rFonts w:asciiTheme="minorHAnsi" w:hAnsiTheme="minorHAnsi" w:cs="Calibri"/>
                <w:b/>
                <w:noProof/>
                <w:color w:val="000000"/>
                <w:spacing w:val="-2"/>
              </w:rPr>
              <w:t>appConfig</w:t>
            </w:r>
            <w:r>
              <w:rPr>
                <w:rFonts w:asciiTheme="minorHAnsi" w:hAnsiTheme="minorHAnsi" w:cs="Calibri"/>
                <w:b/>
                <w:noProof/>
                <w:color w:val="000000"/>
                <w:spacing w:val="-2"/>
              </w:rPr>
              <w:t>.ini</w:t>
            </w:r>
            <w:r>
              <w:rPr>
                <w:rFonts w:asciiTheme="minorHAnsi" w:hAnsiTheme="minorHAnsi" w:cs="Calibri"/>
                <w:noProof/>
                <w:color w:val="000000"/>
                <w:spacing w:val="-2"/>
              </w:rPr>
              <w:t xml:space="preserve"> is an input to Execution UI, that needs to be with certain configuration parameters defined in the respective </w:t>
            </w:r>
            <w:r w:rsidRPr="00D971D7">
              <w:rPr>
                <w:rFonts w:asciiTheme="minorHAnsi" w:hAnsiTheme="minorHAnsi" w:cs="Calibri"/>
                <w:b/>
                <w:noProof/>
                <w:color w:val="000000"/>
                <w:spacing w:val="-2"/>
              </w:rPr>
              <w:t>ConnectionStrings</w:t>
            </w:r>
            <w:r>
              <w:rPr>
                <w:rFonts w:asciiTheme="minorHAnsi" w:hAnsiTheme="minorHAnsi" w:cs="Calibri"/>
                <w:noProof/>
                <w:color w:val="000000"/>
                <w:spacing w:val="-2"/>
              </w:rPr>
              <w:t xml:space="preserve"> for File / Database.</w:t>
            </w:r>
          </w:p>
        </w:tc>
      </w:tr>
      <w:tr w:rsidR="004E52D7" w14:paraId="5A915822" w14:textId="77777777" w:rsidTr="00B645C2">
        <w:trPr>
          <w:trHeight w:val="12608"/>
        </w:trPr>
        <w:tc>
          <w:tcPr>
            <w:tcW w:w="1620" w:type="dxa"/>
          </w:tcPr>
          <w:p w14:paraId="559E60C1"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lastRenderedPageBreak/>
              <w:t>Sample AppConfig.ini</w:t>
            </w:r>
          </w:p>
        </w:tc>
        <w:tc>
          <w:tcPr>
            <w:tcW w:w="7830" w:type="dxa"/>
          </w:tcPr>
          <w:p w14:paraId="37F2A32E"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p>
          <w:tbl>
            <w:tblPr>
              <w:tblStyle w:val="TableGrid"/>
              <w:tblW w:w="0" w:type="auto"/>
              <w:tblLayout w:type="fixed"/>
              <w:tblLook w:val="04A0" w:firstRow="1" w:lastRow="0" w:firstColumn="1" w:lastColumn="0" w:noHBand="0" w:noVBand="1"/>
            </w:tblPr>
            <w:tblGrid>
              <w:gridCol w:w="1320"/>
              <w:gridCol w:w="1260"/>
              <w:gridCol w:w="1260"/>
              <w:gridCol w:w="1440"/>
              <w:gridCol w:w="1170"/>
              <w:gridCol w:w="1170"/>
            </w:tblGrid>
            <w:tr w:rsidR="004E52D7" w14:paraId="06CA1845" w14:textId="77777777" w:rsidTr="00B645C2">
              <w:tc>
                <w:tcPr>
                  <w:tcW w:w="1320" w:type="dxa"/>
                </w:tcPr>
                <w:p w14:paraId="726AF818"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ConnecString Parameters</w:t>
                  </w:r>
                </w:p>
              </w:tc>
              <w:tc>
                <w:tcPr>
                  <w:tcW w:w="1260" w:type="dxa"/>
                </w:tcPr>
                <w:p w14:paraId="0CBCAF80"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Mysql</w:t>
                  </w:r>
                </w:p>
              </w:tc>
              <w:tc>
                <w:tcPr>
                  <w:tcW w:w="1260" w:type="dxa"/>
                </w:tcPr>
                <w:p w14:paraId="3DA581DD"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MSSQL</w:t>
                  </w:r>
                </w:p>
              </w:tc>
              <w:tc>
                <w:tcPr>
                  <w:tcW w:w="1440" w:type="dxa"/>
                </w:tcPr>
                <w:p w14:paraId="1173D640"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XLXs</w:t>
                  </w:r>
                </w:p>
              </w:tc>
              <w:tc>
                <w:tcPr>
                  <w:tcW w:w="1170" w:type="dxa"/>
                </w:tcPr>
                <w:p w14:paraId="23EF1C5C"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CSV</w:t>
                  </w:r>
                </w:p>
              </w:tc>
              <w:tc>
                <w:tcPr>
                  <w:tcW w:w="1170" w:type="dxa"/>
                </w:tcPr>
                <w:p w14:paraId="271FB75C"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Pr>
                      <w:rFonts w:asciiTheme="minorHAnsi" w:hAnsiTheme="minorHAnsi" w:cs="Calibri"/>
                      <w:b/>
                      <w:noProof/>
                      <w:color w:val="000000"/>
                      <w:spacing w:val="-2"/>
                      <w:sz w:val="20"/>
                    </w:rPr>
                    <w:t>json</w:t>
                  </w:r>
                </w:p>
              </w:tc>
            </w:tr>
            <w:tr w:rsidR="004E52D7" w14:paraId="2D220EA3" w14:textId="77777777" w:rsidTr="00B645C2">
              <w:tc>
                <w:tcPr>
                  <w:tcW w:w="1320" w:type="dxa"/>
                </w:tcPr>
                <w:p w14:paraId="1211CC5C"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URL</w:t>
                  </w:r>
                </w:p>
              </w:tc>
              <w:tc>
                <w:tcPr>
                  <w:tcW w:w="1260" w:type="dxa"/>
                </w:tcPr>
                <w:p w14:paraId="4FD9AF3A"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 e.g.</w:t>
                  </w:r>
                </w:p>
                <w:p w14:paraId="6D241AAF"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p>
                <w:p w14:paraId="1D20AAE1"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jdbc:mysql://172.27.XXX.XXX:3306</w:t>
                  </w:r>
                </w:p>
              </w:tc>
              <w:tc>
                <w:tcPr>
                  <w:tcW w:w="1260" w:type="dxa"/>
                </w:tcPr>
                <w:p w14:paraId="09484498"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 e.g.</w:t>
                  </w:r>
                </w:p>
                <w:p w14:paraId="347C404E"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p>
                <w:p w14:paraId="1DBBB5F2"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jdbc:sqlserver://172.27.XXX.XXX:1433;databaseName=TestDBNew</w:t>
                  </w:r>
                </w:p>
              </w:tc>
              <w:tc>
                <w:tcPr>
                  <w:tcW w:w="1440" w:type="dxa"/>
                </w:tcPr>
                <w:p w14:paraId="453FD4F0"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 e.g.</w:t>
                  </w:r>
                </w:p>
                <w:p w14:paraId="3CD8D4BA"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p>
                <w:p w14:paraId="6565BFBB"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D:\GP\Temp\emp.xlsx</w:t>
                  </w:r>
                </w:p>
              </w:tc>
              <w:tc>
                <w:tcPr>
                  <w:tcW w:w="1170" w:type="dxa"/>
                </w:tcPr>
                <w:p w14:paraId="0B7952D0"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 e.g.</w:t>
                  </w:r>
                </w:p>
                <w:p w14:paraId="486A9BED"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p>
                <w:p w14:paraId="3CECACF0"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D:\GP\Temp\emp.csv</w:t>
                  </w:r>
                </w:p>
              </w:tc>
              <w:tc>
                <w:tcPr>
                  <w:tcW w:w="1170" w:type="dxa"/>
                </w:tcPr>
                <w:p w14:paraId="5EB344DC"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 e.g.</w:t>
                  </w:r>
                </w:p>
                <w:p w14:paraId="1E658550"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p>
                <w:p w14:paraId="37B81C4A"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D:\GP\Temp\emp.json</w:t>
                  </w:r>
                </w:p>
              </w:tc>
            </w:tr>
            <w:tr w:rsidR="004E52D7" w14:paraId="7296A209" w14:textId="77777777" w:rsidTr="00B645C2">
              <w:tc>
                <w:tcPr>
                  <w:tcW w:w="1320" w:type="dxa"/>
                </w:tcPr>
                <w:p w14:paraId="0E984F32"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USERNAME</w:t>
                  </w:r>
                </w:p>
              </w:tc>
              <w:tc>
                <w:tcPr>
                  <w:tcW w:w="1260" w:type="dxa"/>
                </w:tcPr>
                <w:p w14:paraId="0422EBB0"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w:t>
                  </w:r>
                </w:p>
              </w:tc>
              <w:tc>
                <w:tcPr>
                  <w:tcW w:w="1260" w:type="dxa"/>
                </w:tcPr>
                <w:p w14:paraId="4AB86D18"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Required</w:t>
                  </w:r>
                </w:p>
              </w:tc>
              <w:tc>
                <w:tcPr>
                  <w:tcW w:w="1440" w:type="dxa"/>
                </w:tcPr>
                <w:p w14:paraId="203E075D"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c>
                <w:tcPr>
                  <w:tcW w:w="1170" w:type="dxa"/>
                </w:tcPr>
                <w:p w14:paraId="06AD45DE"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c>
                <w:tcPr>
                  <w:tcW w:w="1170" w:type="dxa"/>
                </w:tcPr>
                <w:p w14:paraId="405E0946"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r>
            <w:tr w:rsidR="004E52D7" w14:paraId="4621900D" w14:textId="77777777" w:rsidTr="00B645C2">
              <w:tc>
                <w:tcPr>
                  <w:tcW w:w="1320" w:type="dxa"/>
                </w:tcPr>
                <w:p w14:paraId="17D32AC8"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PASSWORD</w:t>
                  </w:r>
                </w:p>
              </w:tc>
              <w:tc>
                <w:tcPr>
                  <w:tcW w:w="1260" w:type="dxa"/>
                </w:tcPr>
                <w:p w14:paraId="1B1D09B5"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411171">
                    <w:rPr>
                      <w:rFonts w:asciiTheme="minorHAnsi" w:hAnsiTheme="minorHAnsi" w:cs="Calibri"/>
                      <w:noProof/>
                      <w:color w:val="000000"/>
                      <w:spacing w:val="-2"/>
                      <w:sz w:val="18"/>
                    </w:rPr>
                    <w:t>Required</w:t>
                  </w:r>
                </w:p>
              </w:tc>
              <w:tc>
                <w:tcPr>
                  <w:tcW w:w="1260" w:type="dxa"/>
                </w:tcPr>
                <w:p w14:paraId="440A306E"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411171">
                    <w:rPr>
                      <w:rFonts w:asciiTheme="minorHAnsi" w:hAnsiTheme="minorHAnsi" w:cs="Calibri"/>
                      <w:noProof/>
                      <w:color w:val="000000"/>
                      <w:spacing w:val="-2"/>
                      <w:sz w:val="18"/>
                    </w:rPr>
                    <w:t>Required</w:t>
                  </w:r>
                </w:p>
              </w:tc>
              <w:tc>
                <w:tcPr>
                  <w:tcW w:w="1440" w:type="dxa"/>
                </w:tcPr>
                <w:p w14:paraId="55F0D755"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c>
                <w:tcPr>
                  <w:tcW w:w="1170" w:type="dxa"/>
                </w:tcPr>
                <w:p w14:paraId="1381BCE3"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c>
                <w:tcPr>
                  <w:tcW w:w="1170" w:type="dxa"/>
                </w:tcPr>
                <w:p w14:paraId="7337FE3E" w14:textId="77777777" w:rsidR="004E52D7" w:rsidRPr="00445CFE" w:rsidRDefault="004E52D7" w:rsidP="00B645C2">
                  <w:pPr>
                    <w:pStyle w:val="ListParagraph"/>
                    <w:spacing w:before="0" w:after="0" w:line="240" w:lineRule="auto"/>
                    <w:ind w:left="0"/>
                    <w:rPr>
                      <w:rFonts w:asciiTheme="minorHAnsi" w:hAnsiTheme="minorHAnsi" w:cs="Calibri"/>
                      <w:noProof/>
                      <w:color w:val="000000"/>
                      <w:spacing w:val="-2"/>
                      <w:sz w:val="18"/>
                      <w:highlight w:val="yellow"/>
                    </w:rPr>
                  </w:pPr>
                  <w:r w:rsidRPr="00445CFE">
                    <w:rPr>
                      <w:rFonts w:asciiTheme="minorHAnsi" w:hAnsiTheme="minorHAnsi" w:cs="Calibri"/>
                      <w:noProof/>
                      <w:color w:val="000000"/>
                      <w:spacing w:val="-2"/>
                      <w:sz w:val="18"/>
                      <w:highlight w:val="yellow"/>
                    </w:rPr>
                    <w:t>NA</w:t>
                  </w:r>
                </w:p>
              </w:tc>
            </w:tr>
            <w:tr w:rsidR="004E52D7" w14:paraId="00887EE2" w14:textId="77777777" w:rsidTr="00B645C2">
              <w:tc>
                <w:tcPr>
                  <w:tcW w:w="1320" w:type="dxa"/>
                </w:tcPr>
                <w:p w14:paraId="10A0228F"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TYPE</w:t>
                  </w:r>
                </w:p>
              </w:tc>
              <w:tc>
                <w:tcPr>
                  <w:tcW w:w="1260" w:type="dxa"/>
                </w:tcPr>
                <w:p w14:paraId="6A5A87A3"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sidRPr="00411171">
                    <w:rPr>
                      <w:rFonts w:asciiTheme="minorHAnsi" w:hAnsiTheme="minorHAnsi" w:cs="Calibri"/>
                      <w:noProof/>
                      <w:color w:val="000000"/>
                      <w:spacing w:val="-2"/>
                      <w:sz w:val="18"/>
                    </w:rPr>
                    <w:t>Required</w:t>
                  </w:r>
                  <w:r>
                    <w:rPr>
                      <w:rFonts w:asciiTheme="minorHAnsi" w:hAnsiTheme="minorHAnsi" w:cs="Calibri"/>
                      <w:noProof/>
                      <w:color w:val="000000"/>
                      <w:spacing w:val="-2"/>
                      <w:sz w:val="18"/>
                    </w:rPr>
                    <w:t xml:space="preserve"> e.g.</w:t>
                  </w:r>
                </w:p>
                <w:p w14:paraId="2E126131" w14:textId="77777777" w:rsidR="004E52D7" w:rsidRPr="00B96285" w:rsidRDefault="004E52D7" w:rsidP="00B645C2">
                  <w:pPr>
                    <w:pStyle w:val="ListParagraph"/>
                    <w:spacing w:before="0" w:after="0" w:line="240" w:lineRule="auto"/>
                    <w:ind w:left="0"/>
                    <w:rPr>
                      <w:rFonts w:asciiTheme="minorHAnsi" w:hAnsiTheme="minorHAnsi" w:cs="Calibri"/>
                      <w:b/>
                      <w:noProof/>
                      <w:color w:val="000000"/>
                      <w:spacing w:val="-2"/>
                      <w:sz w:val="18"/>
                    </w:rPr>
                  </w:pPr>
                  <w:r w:rsidRPr="00B96285">
                    <w:rPr>
                      <w:rFonts w:asciiTheme="minorHAnsi" w:hAnsiTheme="minorHAnsi" w:cs="Calibri"/>
                      <w:b/>
                      <w:noProof/>
                      <w:color w:val="000000"/>
                      <w:spacing w:val="-2"/>
                      <w:sz w:val="18"/>
                    </w:rPr>
                    <w:t>RDBMS</w:t>
                  </w:r>
                </w:p>
              </w:tc>
              <w:tc>
                <w:tcPr>
                  <w:tcW w:w="1260" w:type="dxa"/>
                </w:tcPr>
                <w:p w14:paraId="12275AA3"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sidRPr="00411171">
                    <w:rPr>
                      <w:rFonts w:asciiTheme="minorHAnsi" w:hAnsiTheme="minorHAnsi" w:cs="Calibri"/>
                      <w:noProof/>
                      <w:color w:val="000000"/>
                      <w:spacing w:val="-2"/>
                      <w:sz w:val="18"/>
                    </w:rPr>
                    <w:t>Required</w:t>
                  </w:r>
                  <w:r>
                    <w:rPr>
                      <w:rFonts w:asciiTheme="minorHAnsi" w:hAnsiTheme="minorHAnsi" w:cs="Calibri"/>
                      <w:noProof/>
                      <w:color w:val="000000"/>
                      <w:spacing w:val="-2"/>
                      <w:sz w:val="18"/>
                    </w:rPr>
                    <w:t xml:space="preserve"> e.g.</w:t>
                  </w:r>
                </w:p>
                <w:p w14:paraId="0ACCDDC9" w14:textId="77777777" w:rsidR="004E52D7" w:rsidRPr="00B96285" w:rsidRDefault="004E52D7" w:rsidP="00B645C2">
                  <w:pPr>
                    <w:pStyle w:val="ListParagraph"/>
                    <w:spacing w:before="0" w:after="0" w:line="240" w:lineRule="auto"/>
                    <w:ind w:left="0"/>
                    <w:rPr>
                      <w:rFonts w:asciiTheme="minorHAnsi" w:hAnsiTheme="minorHAnsi" w:cs="Calibri"/>
                      <w:b/>
                      <w:noProof/>
                      <w:color w:val="000000"/>
                      <w:spacing w:val="-2"/>
                      <w:sz w:val="18"/>
                    </w:rPr>
                  </w:pPr>
                  <w:r w:rsidRPr="00B96285">
                    <w:rPr>
                      <w:rFonts w:asciiTheme="minorHAnsi" w:hAnsiTheme="minorHAnsi" w:cs="Calibri"/>
                      <w:b/>
                      <w:noProof/>
                      <w:color w:val="000000"/>
                      <w:spacing w:val="-2"/>
                      <w:sz w:val="18"/>
                    </w:rPr>
                    <w:t>RDBMS</w:t>
                  </w:r>
                </w:p>
              </w:tc>
              <w:tc>
                <w:tcPr>
                  <w:tcW w:w="1440" w:type="dxa"/>
                </w:tcPr>
                <w:p w14:paraId="70650ED4" w14:textId="77777777" w:rsidR="004E52D7" w:rsidRPr="00510B93"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510B93">
                    <w:rPr>
                      <w:rFonts w:asciiTheme="minorHAnsi" w:hAnsiTheme="minorHAnsi" w:cs="Calibri"/>
                      <w:noProof/>
                      <w:color w:val="000000"/>
                      <w:spacing w:val="-2"/>
                      <w:sz w:val="18"/>
                      <w:szCs w:val="18"/>
                    </w:rPr>
                    <w:t xml:space="preserve">Required </w:t>
                  </w:r>
                  <w:r>
                    <w:rPr>
                      <w:rFonts w:asciiTheme="minorHAnsi" w:hAnsiTheme="minorHAnsi" w:cs="Calibri"/>
                      <w:noProof/>
                      <w:color w:val="000000"/>
                      <w:spacing w:val="-2"/>
                      <w:sz w:val="18"/>
                      <w:szCs w:val="18"/>
                    </w:rPr>
                    <w:t>e.g.</w:t>
                  </w:r>
                </w:p>
                <w:p w14:paraId="6FF6DEA9" w14:textId="77777777" w:rsidR="004E52D7" w:rsidRPr="00B96285" w:rsidRDefault="004E52D7" w:rsidP="00B645C2">
                  <w:pPr>
                    <w:pStyle w:val="ListParagraph"/>
                    <w:spacing w:before="0" w:after="0" w:line="240" w:lineRule="auto"/>
                    <w:ind w:left="0"/>
                    <w:rPr>
                      <w:rFonts w:asciiTheme="minorHAnsi" w:hAnsiTheme="minorHAnsi" w:cs="Calibri"/>
                      <w:b/>
                      <w:noProof/>
                      <w:color w:val="000000"/>
                      <w:spacing w:val="-2"/>
                      <w:sz w:val="18"/>
                      <w:szCs w:val="18"/>
                    </w:rPr>
                  </w:pPr>
                  <w:r w:rsidRPr="00B96285">
                    <w:rPr>
                      <w:rFonts w:asciiTheme="minorHAnsi" w:hAnsiTheme="minorHAnsi" w:cs="Calibri"/>
                      <w:b/>
                      <w:noProof/>
                      <w:color w:val="000000"/>
                      <w:spacing w:val="-2"/>
                      <w:sz w:val="18"/>
                      <w:szCs w:val="18"/>
                    </w:rPr>
                    <w:t>FILE</w:t>
                  </w:r>
                </w:p>
              </w:tc>
              <w:tc>
                <w:tcPr>
                  <w:tcW w:w="1170" w:type="dxa"/>
                </w:tcPr>
                <w:p w14:paraId="6CC8FF24" w14:textId="77777777" w:rsidR="004E52D7" w:rsidRPr="00510B93"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510B93">
                    <w:rPr>
                      <w:rFonts w:asciiTheme="minorHAnsi" w:hAnsiTheme="minorHAnsi" w:cs="Calibri"/>
                      <w:noProof/>
                      <w:color w:val="000000"/>
                      <w:spacing w:val="-2"/>
                      <w:sz w:val="18"/>
                      <w:szCs w:val="18"/>
                    </w:rPr>
                    <w:t>Required</w:t>
                  </w:r>
                  <w:r>
                    <w:rPr>
                      <w:rFonts w:asciiTheme="minorHAnsi" w:hAnsiTheme="minorHAnsi" w:cs="Calibri"/>
                      <w:noProof/>
                      <w:color w:val="000000"/>
                      <w:spacing w:val="-2"/>
                      <w:sz w:val="18"/>
                      <w:szCs w:val="18"/>
                    </w:rPr>
                    <w:t xml:space="preserve"> e.g.</w:t>
                  </w:r>
                </w:p>
                <w:p w14:paraId="75F0EAC1" w14:textId="77777777" w:rsidR="004E52D7" w:rsidRPr="00B96285" w:rsidRDefault="004E52D7" w:rsidP="00B645C2">
                  <w:pPr>
                    <w:pStyle w:val="ListParagraph"/>
                    <w:spacing w:before="0" w:after="0" w:line="240" w:lineRule="auto"/>
                    <w:ind w:left="0"/>
                    <w:rPr>
                      <w:rFonts w:asciiTheme="minorHAnsi" w:hAnsiTheme="minorHAnsi" w:cs="Calibri"/>
                      <w:b/>
                      <w:noProof/>
                      <w:color w:val="000000"/>
                      <w:spacing w:val="-2"/>
                      <w:sz w:val="18"/>
                      <w:szCs w:val="18"/>
                    </w:rPr>
                  </w:pPr>
                  <w:r w:rsidRPr="00B96285">
                    <w:rPr>
                      <w:rFonts w:asciiTheme="minorHAnsi" w:hAnsiTheme="minorHAnsi" w:cs="Calibri"/>
                      <w:b/>
                      <w:noProof/>
                      <w:color w:val="000000"/>
                      <w:spacing w:val="-2"/>
                      <w:sz w:val="18"/>
                      <w:szCs w:val="18"/>
                    </w:rPr>
                    <w:t>FILE</w:t>
                  </w:r>
                </w:p>
              </w:tc>
              <w:tc>
                <w:tcPr>
                  <w:tcW w:w="1170" w:type="dxa"/>
                </w:tcPr>
                <w:p w14:paraId="366AF6DC" w14:textId="77777777" w:rsidR="004E52D7" w:rsidRPr="00510B93"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510B93">
                    <w:rPr>
                      <w:rFonts w:asciiTheme="minorHAnsi" w:hAnsiTheme="minorHAnsi" w:cs="Calibri"/>
                      <w:noProof/>
                      <w:color w:val="000000"/>
                      <w:spacing w:val="-2"/>
                      <w:sz w:val="18"/>
                      <w:szCs w:val="18"/>
                    </w:rPr>
                    <w:t>Required</w:t>
                  </w:r>
                  <w:r>
                    <w:rPr>
                      <w:rFonts w:asciiTheme="minorHAnsi" w:hAnsiTheme="minorHAnsi" w:cs="Calibri"/>
                      <w:noProof/>
                      <w:color w:val="000000"/>
                      <w:spacing w:val="-2"/>
                      <w:sz w:val="18"/>
                      <w:szCs w:val="18"/>
                    </w:rPr>
                    <w:t xml:space="preserve"> e.g.</w:t>
                  </w:r>
                </w:p>
                <w:p w14:paraId="408D1C6E" w14:textId="77777777" w:rsidR="004E52D7" w:rsidRPr="00B96285" w:rsidRDefault="004E52D7" w:rsidP="00B645C2">
                  <w:pPr>
                    <w:pStyle w:val="ListParagraph"/>
                    <w:spacing w:before="0" w:after="0" w:line="240" w:lineRule="auto"/>
                    <w:ind w:left="0"/>
                    <w:rPr>
                      <w:rFonts w:asciiTheme="minorHAnsi" w:hAnsiTheme="minorHAnsi" w:cs="Calibri"/>
                      <w:b/>
                      <w:noProof/>
                      <w:color w:val="000000"/>
                      <w:spacing w:val="-2"/>
                      <w:sz w:val="18"/>
                      <w:szCs w:val="18"/>
                    </w:rPr>
                  </w:pPr>
                  <w:r w:rsidRPr="00B96285">
                    <w:rPr>
                      <w:rFonts w:asciiTheme="minorHAnsi" w:hAnsiTheme="minorHAnsi" w:cs="Calibri"/>
                      <w:b/>
                      <w:noProof/>
                      <w:color w:val="000000"/>
                      <w:spacing w:val="-2"/>
                      <w:sz w:val="18"/>
                      <w:szCs w:val="18"/>
                    </w:rPr>
                    <w:t>FILE</w:t>
                  </w:r>
                </w:p>
              </w:tc>
            </w:tr>
            <w:tr w:rsidR="004E52D7" w14:paraId="42AC73C4" w14:textId="77777777" w:rsidTr="00B645C2">
              <w:tc>
                <w:tcPr>
                  <w:tcW w:w="1320" w:type="dxa"/>
                </w:tcPr>
                <w:p w14:paraId="0F784C31"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DATASOURCE</w:t>
                  </w:r>
                </w:p>
              </w:tc>
              <w:tc>
                <w:tcPr>
                  <w:tcW w:w="1260" w:type="dxa"/>
                </w:tcPr>
                <w:p w14:paraId="150FAE19"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 xml:space="preserve">SectionName </w:t>
                  </w:r>
                  <w:r w:rsidRPr="00817CC5">
                    <w:rPr>
                      <w:rFonts w:asciiTheme="minorHAnsi" w:hAnsiTheme="minorHAnsi" w:cs="Calibri"/>
                      <w:noProof/>
                      <w:color w:val="000000"/>
                      <w:spacing w:val="-2"/>
                      <w:sz w:val="18"/>
                      <w:szCs w:val="18"/>
                    </w:rPr>
                    <w:t>e.g.</w:t>
                  </w:r>
                  <w:r w:rsidRPr="00817CC5">
                    <w:rPr>
                      <w:rFonts w:asciiTheme="minorHAnsi" w:hAnsiTheme="minorHAnsi" w:cs="Calibri"/>
                      <w:b/>
                      <w:noProof/>
                      <w:color w:val="000000"/>
                      <w:spacing w:val="-2"/>
                      <w:sz w:val="18"/>
                      <w:szCs w:val="18"/>
                    </w:rPr>
                    <w:t xml:space="preserve"> Staging_Mysql</w:t>
                  </w:r>
                </w:p>
              </w:tc>
              <w:tc>
                <w:tcPr>
                  <w:tcW w:w="1260" w:type="dxa"/>
                </w:tcPr>
                <w:p w14:paraId="1596C033"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SectionName</w:t>
                  </w:r>
                </w:p>
                <w:p w14:paraId="53582ED1"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817CC5">
                    <w:rPr>
                      <w:rFonts w:asciiTheme="minorHAnsi" w:hAnsiTheme="minorHAnsi" w:cs="Calibri"/>
                      <w:noProof/>
                      <w:color w:val="000000"/>
                      <w:spacing w:val="-2"/>
                      <w:sz w:val="18"/>
                      <w:szCs w:val="18"/>
                    </w:rPr>
                    <w:t xml:space="preserve">e.g </w:t>
                  </w:r>
                  <w:r w:rsidRPr="00817CC5">
                    <w:rPr>
                      <w:rFonts w:asciiTheme="minorHAnsi" w:hAnsiTheme="minorHAnsi" w:cs="Calibri"/>
                      <w:b/>
                      <w:noProof/>
                      <w:color w:val="000000"/>
                      <w:spacing w:val="-2"/>
                      <w:sz w:val="18"/>
                      <w:szCs w:val="18"/>
                    </w:rPr>
                    <w:t>Staging_Mssql</w:t>
                  </w:r>
                </w:p>
              </w:tc>
              <w:tc>
                <w:tcPr>
                  <w:tcW w:w="1440" w:type="dxa"/>
                </w:tcPr>
                <w:p w14:paraId="7908F8A7"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SectionName</w:t>
                  </w:r>
                </w:p>
                <w:p w14:paraId="68381667"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817CC5">
                    <w:rPr>
                      <w:rFonts w:asciiTheme="minorHAnsi" w:hAnsiTheme="minorHAnsi" w:cs="Calibri"/>
                      <w:noProof/>
                      <w:color w:val="000000"/>
                      <w:spacing w:val="-2"/>
                      <w:sz w:val="18"/>
                      <w:szCs w:val="18"/>
                    </w:rPr>
                    <w:t>e.g.</w:t>
                  </w:r>
                  <w:r w:rsidRPr="00817CC5">
                    <w:rPr>
                      <w:rFonts w:asciiTheme="minorHAnsi" w:hAnsiTheme="minorHAnsi" w:cs="Calibri"/>
                      <w:b/>
                      <w:noProof/>
                      <w:color w:val="000000"/>
                      <w:spacing w:val="-2"/>
                      <w:sz w:val="18"/>
                      <w:szCs w:val="18"/>
                    </w:rPr>
                    <w:t xml:space="preserve"> Source_xlsx</w:t>
                  </w:r>
                </w:p>
              </w:tc>
              <w:tc>
                <w:tcPr>
                  <w:tcW w:w="1170" w:type="dxa"/>
                </w:tcPr>
                <w:p w14:paraId="4AC05172"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SectionName</w:t>
                  </w:r>
                </w:p>
                <w:p w14:paraId="4F016F0F"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817CC5">
                    <w:rPr>
                      <w:rFonts w:asciiTheme="minorHAnsi" w:hAnsiTheme="minorHAnsi" w:cs="Calibri"/>
                      <w:noProof/>
                      <w:color w:val="000000"/>
                      <w:spacing w:val="-2"/>
                      <w:sz w:val="18"/>
                      <w:szCs w:val="18"/>
                    </w:rPr>
                    <w:t xml:space="preserve">e.g </w:t>
                  </w:r>
                  <w:r w:rsidRPr="00817CC5">
                    <w:rPr>
                      <w:rFonts w:asciiTheme="minorHAnsi" w:hAnsiTheme="minorHAnsi" w:cs="Calibri"/>
                      <w:b/>
                      <w:noProof/>
                      <w:color w:val="000000"/>
                      <w:spacing w:val="-2"/>
                      <w:sz w:val="18"/>
                      <w:szCs w:val="18"/>
                    </w:rPr>
                    <w:t>Source_csv</w:t>
                  </w:r>
                </w:p>
              </w:tc>
              <w:tc>
                <w:tcPr>
                  <w:tcW w:w="1170" w:type="dxa"/>
                </w:tcPr>
                <w:p w14:paraId="050E7AD4"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SectionName</w:t>
                  </w:r>
                </w:p>
                <w:p w14:paraId="178ACB78"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szCs w:val="18"/>
                    </w:rPr>
                  </w:pPr>
                  <w:r w:rsidRPr="00817CC5">
                    <w:rPr>
                      <w:rFonts w:asciiTheme="minorHAnsi" w:hAnsiTheme="minorHAnsi" w:cs="Calibri"/>
                      <w:noProof/>
                      <w:color w:val="000000"/>
                      <w:spacing w:val="-2"/>
                      <w:sz w:val="18"/>
                      <w:szCs w:val="18"/>
                    </w:rPr>
                    <w:t xml:space="preserve">e.g. </w:t>
                  </w:r>
                  <w:r w:rsidRPr="00817CC5">
                    <w:rPr>
                      <w:rFonts w:asciiTheme="minorHAnsi" w:hAnsiTheme="minorHAnsi" w:cs="Calibri"/>
                      <w:b/>
                      <w:noProof/>
                      <w:color w:val="000000"/>
                      <w:spacing w:val="-2"/>
                      <w:sz w:val="18"/>
                      <w:szCs w:val="18"/>
                    </w:rPr>
                    <w:t>Source_json</w:t>
                  </w:r>
                </w:p>
              </w:tc>
            </w:tr>
            <w:tr w:rsidR="004E52D7" w14:paraId="1EC31F1C" w14:textId="77777777" w:rsidTr="00B645C2">
              <w:tc>
                <w:tcPr>
                  <w:tcW w:w="1320" w:type="dxa"/>
                </w:tcPr>
                <w:p w14:paraId="6CE1F061" w14:textId="77777777" w:rsidR="004E52D7" w:rsidRPr="00FA4364" w:rsidRDefault="004E52D7" w:rsidP="00B645C2">
                  <w:pPr>
                    <w:pStyle w:val="ListParagraph"/>
                    <w:spacing w:before="0" w:after="0" w:line="240" w:lineRule="auto"/>
                    <w:ind w:left="0"/>
                    <w:rPr>
                      <w:rFonts w:asciiTheme="minorHAnsi" w:hAnsiTheme="minorHAnsi" w:cs="Calibri"/>
                      <w:b/>
                      <w:noProof/>
                      <w:color w:val="000000"/>
                      <w:spacing w:val="-2"/>
                      <w:sz w:val="20"/>
                    </w:rPr>
                  </w:pPr>
                  <w:r w:rsidRPr="00FA4364">
                    <w:rPr>
                      <w:rFonts w:asciiTheme="minorHAnsi" w:hAnsiTheme="minorHAnsi" w:cs="Calibri"/>
                      <w:b/>
                      <w:noProof/>
                      <w:color w:val="000000"/>
                      <w:spacing w:val="-2"/>
                      <w:sz w:val="20"/>
                    </w:rPr>
                    <w:t>PROVIDER</w:t>
                  </w:r>
                </w:p>
              </w:tc>
              <w:tc>
                <w:tcPr>
                  <w:tcW w:w="1260" w:type="dxa"/>
                </w:tcPr>
                <w:p w14:paraId="32CFB2B3"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 xml:space="preserve">Required </w:t>
                  </w:r>
                </w:p>
                <w:p w14:paraId="6507416F"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mysql</w:t>
                  </w:r>
                </w:p>
              </w:tc>
              <w:tc>
                <w:tcPr>
                  <w:tcW w:w="1260" w:type="dxa"/>
                </w:tcPr>
                <w:p w14:paraId="6266394E"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 xml:space="preserve">Required </w:t>
                  </w:r>
                </w:p>
                <w:p w14:paraId="06B15A74"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mssql</w:t>
                  </w:r>
                </w:p>
              </w:tc>
              <w:tc>
                <w:tcPr>
                  <w:tcW w:w="1440" w:type="dxa"/>
                </w:tcPr>
                <w:p w14:paraId="5CE7C3F2"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 xml:space="preserve">Required </w:t>
                  </w:r>
                </w:p>
                <w:p w14:paraId="4254F068"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xls/xlsx</w:t>
                  </w:r>
                </w:p>
              </w:tc>
              <w:tc>
                <w:tcPr>
                  <w:tcW w:w="1170" w:type="dxa"/>
                </w:tcPr>
                <w:p w14:paraId="4F97A949"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 xml:space="preserve">Required </w:t>
                  </w:r>
                </w:p>
                <w:p w14:paraId="084637C1"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c</w:t>
                  </w:r>
                  <w:r w:rsidRPr="00817CC5">
                    <w:rPr>
                      <w:rFonts w:asciiTheme="minorHAnsi" w:hAnsiTheme="minorHAnsi" w:cs="Calibri"/>
                      <w:noProof/>
                      <w:color w:val="000000"/>
                      <w:spacing w:val="-2"/>
                      <w:sz w:val="18"/>
                    </w:rPr>
                    <w:t>sv</w:t>
                  </w:r>
                </w:p>
              </w:tc>
              <w:tc>
                <w:tcPr>
                  <w:tcW w:w="1170" w:type="dxa"/>
                </w:tcPr>
                <w:p w14:paraId="08D59F9D" w14:textId="77777777" w:rsidR="004E52D7" w:rsidRDefault="004E52D7" w:rsidP="00B645C2">
                  <w:pPr>
                    <w:pStyle w:val="ListParagraph"/>
                    <w:spacing w:before="0" w:after="0" w:line="240" w:lineRule="auto"/>
                    <w:ind w:left="0"/>
                    <w:rPr>
                      <w:rFonts w:asciiTheme="minorHAnsi" w:hAnsiTheme="minorHAnsi" w:cs="Calibri"/>
                      <w:noProof/>
                      <w:color w:val="000000"/>
                      <w:spacing w:val="-2"/>
                      <w:sz w:val="18"/>
                    </w:rPr>
                  </w:pPr>
                  <w:r>
                    <w:rPr>
                      <w:rFonts w:asciiTheme="minorHAnsi" w:hAnsiTheme="minorHAnsi" w:cs="Calibri"/>
                      <w:noProof/>
                      <w:color w:val="000000"/>
                      <w:spacing w:val="-2"/>
                      <w:sz w:val="18"/>
                    </w:rPr>
                    <w:t xml:space="preserve">Required </w:t>
                  </w:r>
                </w:p>
                <w:p w14:paraId="0658FBDE" w14:textId="77777777" w:rsidR="004E52D7" w:rsidRPr="00817CC5" w:rsidRDefault="004E52D7" w:rsidP="00B645C2">
                  <w:pPr>
                    <w:pStyle w:val="ListParagraph"/>
                    <w:spacing w:before="0" w:after="0" w:line="240" w:lineRule="auto"/>
                    <w:ind w:left="0"/>
                    <w:rPr>
                      <w:rFonts w:asciiTheme="minorHAnsi" w:hAnsiTheme="minorHAnsi" w:cs="Calibri"/>
                      <w:noProof/>
                      <w:color w:val="000000"/>
                      <w:spacing w:val="-2"/>
                      <w:sz w:val="18"/>
                    </w:rPr>
                  </w:pPr>
                  <w:r w:rsidRPr="00817CC5">
                    <w:rPr>
                      <w:rFonts w:asciiTheme="minorHAnsi" w:hAnsiTheme="minorHAnsi" w:cs="Calibri"/>
                      <w:noProof/>
                      <w:color w:val="000000"/>
                      <w:spacing w:val="-2"/>
                      <w:sz w:val="18"/>
                    </w:rPr>
                    <w:t>json</w:t>
                  </w:r>
                </w:p>
              </w:tc>
            </w:tr>
          </w:tbl>
          <w:p w14:paraId="3E8D3623"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p>
          <w:p w14:paraId="4A62A2B3" w14:textId="77777777" w:rsidR="004E52D7"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17CC5">
              <w:rPr>
                <w:rFonts w:asciiTheme="minorHAnsi" w:hAnsiTheme="minorHAnsi" w:cs="Calibri"/>
                <w:b/>
                <w:noProof/>
                <w:color w:val="000000"/>
                <w:spacing w:val="-2"/>
                <w:highlight w:val="yellow"/>
              </w:rPr>
              <w:t>DatabaseTesting</w:t>
            </w:r>
            <w:r w:rsidRPr="00851870">
              <w:rPr>
                <w:rFonts w:asciiTheme="minorHAnsi" w:hAnsiTheme="minorHAnsi" w:cs="Calibri"/>
                <w:noProof/>
                <w:color w:val="000000"/>
                <w:spacing w:val="-2"/>
              </w:rPr>
              <w:t>]</w:t>
            </w:r>
          </w:p>
          <w:p w14:paraId="45087987" w14:textId="77777777" w:rsidR="004E52D7"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712B1B56" w14:textId="77777777" w:rsidR="004E52D7"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1DC4B6A5"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Staging_Mysql</w:t>
            </w:r>
            <w:r w:rsidRPr="00851870">
              <w:rPr>
                <w:rFonts w:asciiTheme="minorHAnsi" w:hAnsiTheme="minorHAnsi" w:cs="Calibri"/>
                <w:noProof/>
                <w:color w:val="000000"/>
                <w:spacing w:val="-2"/>
              </w:rPr>
              <w:t>]</w:t>
            </w:r>
          </w:p>
          <w:p w14:paraId="1E9F89EC"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="URL=jdbc:mysql://172.27.</w:t>
            </w:r>
            <w:r>
              <w:rPr>
                <w:rFonts w:asciiTheme="minorHAnsi" w:hAnsiTheme="minorHAnsi" w:cs="Calibri"/>
                <w:noProof/>
                <w:color w:val="000000"/>
                <w:spacing w:val="-2"/>
              </w:rPr>
              <w:t>XXX.XXX</w:t>
            </w:r>
            <w:r w:rsidRPr="00851870">
              <w:rPr>
                <w:rFonts w:asciiTheme="minorHAnsi" w:hAnsiTheme="minorHAnsi" w:cs="Calibri"/>
                <w:noProof/>
                <w:color w:val="000000"/>
                <w:spacing w:val="-2"/>
              </w:rPr>
              <w:t>:3306;USERNAME=root;PASSWORD=</w:t>
            </w:r>
            <w:r>
              <w:rPr>
                <w:rFonts w:asciiTheme="minorHAnsi" w:hAnsiTheme="minorHAnsi" w:cs="Calibri"/>
                <w:noProof/>
                <w:color w:val="000000"/>
                <w:spacing w:val="-2"/>
              </w:rPr>
              <w:t>******</w:t>
            </w:r>
            <w:r w:rsidRPr="00851870">
              <w:rPr>
                <w:rFonts w:asciiTheme="minorHAnsi" w:hAnsiTheme="minorHAnsi" w:cs="Calibri"/>
                <w:noProof/>
                <w:color w:val="000000"/>
                <w:spacing w:val="-2"/>
              </w:rPr>
              <w:t>;TYPE=RDBMS;DATASOURCE=Staging_Mysql;PROVIDER=mysql"</w:t>
            </w:r>
          </w:p>
          <w:p w14:paraId="697ADC21"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295BBD13"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Staging_Mssql</w:t>
            </w:r>
            <w:r w:rsidRPr="00851870">
              <w:rPr>
                <w:rFonts w:asciiTheme="minorHAnsi" w:hAnsiTheme="minorHAnsi" w:cs="Calibri"/>
                <w:noProof/>
                <w:color w:val="000000"/>
                <w:spacing w:val="-2"/>
              </w:rPr>
              <w:t>]</w:t>
            </w:r>
          </w:p>
          <w:p w14:paraId="3F7148A3"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="URL=jdbc:sqlserver://172.27.</w:t>
            </w:r>
            <w:r>
              <w:rPr>
                <w:rFonts w:asciiTheme="minorHAnsi" w:hAnsiTheme="minorHAnsi" w:cs="Calibri"/>
                <w:noProof/>
                <w:color w:val="000000"/>
                <w:spacing w:val="-2"/>
              </w:rPr>
              <w:t>XXX.XXX</w:t>
            </w:r>
            <w:r w:rsidRPr="00851870">
              <w:rPr>
                <w:rFonts w:asciiTheme="minorHAnsi" w:hAnsiTheme="minorHAnsi" w:cs="Calibri"/>
                <w:noProof/>
                <w:color w:val="000000"/>
                <w:spacing w:val="-2"/>
              </w:rPr>
              <w:t>:1433;databaseName=TestDBNew;USERNAME=sa;PASSWORD=</w:t>
            </w:r>
            <w:r>
              <w:rPr>
                <w:rFonts w:asciiTheme="minorHAnsi" w:hAnsiTheme="minorHAnsi" w:cs="Calibri"/>
                <w:noProof/>
                <w:color w:val="000000"/>
                <w:spacing w:val="-2"/>
              </w:rPr>
              <w:t>********</w:t>
            </w:r>
            <w:r w:rsidRPr="00851870">
              <w:rPr>
                <w:rFonts w:asciiTheme="minorHAnsi" w:hAnsiTheme="minorHAnsi" w:cs="Calibri"/>
                <w:noProof/>
                <w:color w:val="000000"/>
                <w:spacing w:val="-2"/>
              </w:rPr>
              <w:t>;TYPE=RDBMS;DATASOURCE=Staging_Mssql;PROVIDER=mssql"</w:t>
            </w:r>
          </w:p>
          <w:p w14:paraId="77FC5AAC"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272F60F0"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Source_xlsx</w:t>
            </w:r>
            <w:r w:rsidRPr="00851870">
              <w:rPr>
                <w:rFonts w:asciiTheme="minorHAnsi" w:hAnsiTheme="minorHAnsi" w:cs="Calibri"/>
                <w:noProof/>
                <w:color w:val="000000"/>
                <w:spacing w:val="-2"/>
              </w:rPr>
              <w:t>]</w:t>
            </w:r>
          </w:p>
          <w:p w14:paraId="5FA692C1"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="URL=D:\GP\Temp\emp.xlsx;TYPE=FILE;DATASOURCE=Source_xlsx;PROVIDER=xlsx"</w:t>
            </w:r>
          </w:p>
          <w:p w14:paraId="1458DF77"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30819A8B"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Source_csv</w:t>
            </w:r>
            <w:r w:rsidRPr="00851870">
              <w:rPr>
                <w:rFonts w:asciiTheme="minorHAnsi" w:hAnsiTheme="minorHAnsi" w:cs="Calibri"/>
                <w:noProof/>
                <w:color w:val="000000"/>
                <w:spacing w:val="-2"/>
              </w:rPr>
              <w:t>]</w:t>
            </w:r>
          </w:p>
          <w:p w14:paraId="771296D1"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="URL=D:\GP\Temp\emp.csv;TYPE=FILE;DELIMITER=",";COLUMNLINE=1;DATASOURCE=Source_csv;PROVIDER=csv"</w:t>
            </w:r>
          </w:p>
          <w:p w14:paraId="1F30C557"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2D0F665C"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Source_json</w:t>
            </w:r>
            <w:r w:rsidRPr="00851870">
              <w:rPr>
                <w:rFonts w:asciiTheme="minorHAnsi" w:hAnsiTheme="minorHAnsi" w:cs="Calibri"/>
                <w:noProof/>
                <w:color w:val="000000"/>
                <w:spacing w:val="-2"/>
              </w:rPr>
              <w:t>]</w:t>
            </w:r>
          </w:p>
          <w:p w14:paraId="42D6A366"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="URL=D:\GP\Temp\emp.json;TYPE=FILE;DATASOURCE=Source_json;PROVIDER=json"</w:t>
            </w:r>
          </w:p>
          <w:p w14:paraId="3F4760F0"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p>
          <w:p w14:paraId="305EABB5" w14:textId="77777777" w:rsidR="004E52D7" w:rsidRPr="00851870"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rPr>
              <w:t>[</w:t>
            </w:r>
            <w:r w:rsidRPr="00851870">
              <w:rPr>
                <w:rFonts w:asciiTheme="minorHAnsi" w:hAnsiTheme="minorHAnsi" w:cs="Calibri"/>
                <w:b/>
                <w:noProof/>
                <w:color w:val="000000"/>
                <w:spacing w:val="-2"/>
              </w:rPr>
              <w:t>Target_xlsx</w:t>
            </w:r>
            <w:r w:rsidRPr="00851870">
              <w:rPr>
                <w:rFonts w:asciiTheme="minorHAnsi" w:hAnsiTheme="minorHAnsi" w:cs="Calibri"/>
                <w:noProof/>
                <w:color w:val="000000"/>
                <w:spacing w:val="-2"/>
              </w:rPr>
              <w:t>]</w:t>
            </w:r>
          </w:p>
          <w:p w14:paraId="3AEE1466" w14:textId="77777777" w:rsidR="004E52D7" w:rsidRDefault="004E52D7" w:rsidP="00B645C2">
            <w:pPr>
              <w:pStyle w:val="ListParagraph"/>
              <w:shd w:val="clear" w:color="auto" w:fill="F2F2F2" w:themeFill="background1" w:themeFillShade="F2"/>
              <w:spacing w:before="0" w:after="0" w:line="240" w:lineRule="auto"/>
              <w:ind w:left="0"/>
              <w:rPr>
                <w:rFonts w:asciiTheme="minorHAnsi" w:hAnsiTheme="minorHAnsi" w:cs="Calibri"/>
                <w:noProof/>
                <w:color w:val="000000"/>
                <w:spacing w:val="-2"/>
              </w:rPr>
            </w:pPr>
            <w:r w:rsidRPr="00851870">
              <w:rPr>
                <w:rFonts w:asciiTheme="minorHAnsi" w:hAnsiTheme="minorHAnsi" w:cs="Calibri"/>
                <w:noProof/>
                <w:color w:val="000000"/>
                <w:spacing w:val="-2"/>
                <w:highlight w:val="yellow"/>
              </w:rPr>
              <w:t>ConnectionString</w:t>
            </w:r>
            <w:r w:rsidRPr="00851870">
              <w:rPr>
                <w:rFonts w:asciiTheme="minorHAnsi" w:hAnsiTheme="minorHAnsi" w:cs="Calibri"/>
                <w:noProof/>
                <w:color w:val="000000"/>
                <w:spacing w:val="-2"/>
              </w:rPr>
              <w:t>="URL=D:\GP\Temp\emp.xlsx;TYPE=FILE;DATASOURCE=Source_xlsx;PROVIDER=xlsx"</w:t>
            </w:r>
          </w:p>
        </w:tc>
      </w:tr>
    </w:tbl>
    <w:p w14:paraId="14EEEA58" w14:textId="77777777" w:rsidR="004E52D7" w:rsidRPr="00591C77" w:rsidRDefault="004E52D7" w:rsidP="004E52D7">
      <w:pPr>
        <w:pStyle w:val="Heading5"/>
        <w:numPr>
          <w:ilvl w:val="2"/>
          <w:numId w:val="1"/>
        </w:numPr>
        <w:ind w:left="720"/>
        <w:rPr>
          <w:rFonts w:asciiTheme="minorHAnsi" w:hAnsiTheme="minorHAnsi" w:cstheme="minorHAnsi"/>
          <w:noProof/>
        </w:rPr>
      </w:pPr>
      <w:r w:rsidRPr="00591C77">
        <w:rPr>
          <w:rFonts w:asciiTheme="minorHAnsi" w:hAnsiTheme="minorHAnsi" w:cstheme="minorHAnsi"/>
          <w:noProof/>
        </w:rPr>
        <w:lastRenderedPageBreak/>
        <w:t>Test Setup/ Tear Down</w:t>
      </w:r>
    </w:p>
    <w:p w14:paraId="2CA0EB37" w14:textId="77777777" w:rsidR="004E52D7" w:rsidRPr="00F209ED" w:rsidRDefault="004E52D7" w:rsidP="004E52D7">
      <w:r>
        <w:t xml:space="preserve">       </w:t>
      </w:r>
      <w:r w:rsidRPr="00F209ED">
        <w:t xml:space="preserve">This </w:t>
      </w:r>
      <w:r>
        <w:t>s</w:t>
      </w:r>
      <w:r w:rsidRPr="00F209ED">
        <w:t>ection</w:t>
      </w:r>
      <w:r>
        <w:t xml:space="preserve"> refers to the pre-test execution configurations.</w:t>
      </w:r>
    </w:p>
    <w:p w14:paraId="346C6E21" w14:textId="77777777" w:rsidR="004E52D7" w:rsidRPr="00F209ED" w:rsidRDefault="004E52D7" w:rsidP="004E52D7">
      <w:pPr>
        <w:ind w:firstLine="720"/>
        <w:rPr>
          <w:color w:val="FF0000"/>
          <w:sz w:val="2"/>
        </w:rPr>
      </w:pPr>
      <w:r w:rsidRPr="00F209ED">
        <w:rPr>
          <w:color w:val="FF0000"/>
          <w:sz w:val="2"/>
        </w:rPr>
        <w:t xml:space="preserve">This </w:t>
      </w:r>
    </w:p>
    <w:tbl>
      <w:tblPr>
        <w:tblStyle w:val="TableGrid"/>
        <w:tblW w:w="0" w:type="auto"/>
        <w:tblInd w:w="355" w:type="dxa"/>
        <w:tblLayout w:type="fixed"/>
        <w:tblCellMar>
          <w:left w:w="115" w:type="dxa"/>
          <w:right w:w="115" w:type="dxa"/>
        </w:tblCellMar>
        <w:tblLook w:val="04A0" w:firstRow="1" w:lastRow="0" w:firstColumn="1" w:lastColumn="0" w:noHBand="0" w:noVBand="1"/>
      </w:tblPr>
      <w:tblGrid>
        <w:gridCol w:w="1530"/>
        <w:gridCol w:w="8185"/>
      </w:tblGrid>
      <w:tr w:rsidR="004E52D7" w:rsidRPr="009F69D5" w14:paraId="61A1462E" w14:textId="77777777" w:rsidTr="00B645C2">
        <w:tc>
          <w:tcPr>
            <w:tcW w:w="1530" w:type="dxa"/>
          </w:tcPr>
          <w:p w14:paraId="3EC9B6F7"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t>Title</w:t>
            </w:r>
          </w:p>
        </w:tc>
        <w:tc>
          <w:tcPr>
            <w:tcW w:w="8185" w:type="dxa"/>
          </w:tcPr>
          <w:p w14:paraId="5B7CE670" w14:textId="77777777" w:rsidR="004E52D7" w:rsidRPr="009F69D5" w:rsidRDefault="004E52D7" w:rsidP="00B645C2">
            <w:pPr>
              <w:pStyle w:val="ListParagraph"/>
              <w:spacing w:before="0" w:after="0" w:line="240" w:lineRule="auto"/>
              <w:ind w:left="0"/>
              <w:jc w:val="both"/>
              <w:rPr>
                <w:rFonts w:asciiTheme="minorHAnsi" w:hAnsiTheme="minorHAnsi" w:cs="Calibri"/>
                <w:b/>
                <w:noProof/>
                <w:color w:val="000000"/>
                <w:spacing w:val="-2"/>
              </w:rPr>
            </w:pPr>
            <w:r w:rsidRPr="009F69D5">
              <w:rPr>
                <w:rFonts w:asciiTheme="minorHAnsi" w:hAnsiTheme="minorHAnsi" w:cs="Calibri"/>
                <w:b/>
                <w:noProof/>
                <w:color w:val="000000"/>
                <w:spacing w:val="-2"/>
              </w:rPr>
              <w:t>Detail Description</w:t>
            </w:r>
          </w:p>
        </w:tc>
      </w:tr>
      <w:tr w:rsidR="004E52D7" w14:paraId="2DD93682" w14:textId="77777777" w:rsidTr="00B645C2">
        <w:tc>
          <w:tcPr>
            <w:tcW w:w="1530" w:type="dxa"/>
          </w:tcPr>
          <w:p w14:paraId="030E3758"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t>DriverBase Class</w:t>
            </w:r>
          </w:p>
          <w:p w14:paraId="536DDC45"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p>
        </w:tc>
        <w:tc>
          <w:tcPr>
            <w:tcW w:w="8185" w:type="dxa"/>
          </w:tcPr>
          <w:p w14:paraId="38A830D7" w14:textId="77777777" w:rsidR="004E52D7" w:rsidRDefault="004E52D7" w:rsidP="00B645C2">
            <w:pPr>
              <w:pStyle w:val="ListParagraph"/>
              <w:spacing w:before="0" w:after="0" w:line="240" w:lineRule="auto"/>
              <w:ind w:left="0"/>
              <w:jc w:val="both"/>
              <w:rPr>
                <w:rFonts w:asciiTheme="minorHAnsi" w:hAnsiTheme="minorHAnsi" w:cs="Calibri"/>
                <w:noProof/>
                <w:color w:val="000000"/>
                <w:spacing w:val="-2"/>
              </w:rPr>
            </w:pPr>
            <w:r>
              <w:rPr>
                <w:rFonts w:asciiTheme="minorHAnsi" w:hAnsiTheme="minorHAnsi" w:cs="Calibri"/>
                <w:noProof/>
                <w:color w:val="000000"/>
                <w:spacing w:val="-2"/>
              </w:rPr>
              <w:t xml:space="preserve">This class allows user to initialize RDBMS, File Drivers, it also build connection objects based selected connections in Execution UI. </w:t>
            </w:r>
          </w:p>
          <w:p w14:paraId="2766768F" w14:textId="77777777" w:rsidR="004E52D7" w:rsidRDefault="004E52D7" w:rsidP="00B645C2">
            <w:pPr>
              <w:pStyle w:val="ListParagraph"/>
              <w:spacing w:before="0" w:after="0" w:line="240" w:lineRule="auto"/>
              <w:ind w:left="0"/>
              <w:jc w:val="both"/>
              <w:rPr>
                <w:rFonts w:asciiTheme="minorHAnsi" w:hAnsiTheme="minorHAnsi" w:cs="Calibri"/>
                <w:noProof/>
                <w:color w:val="000000"/>
                <w:spacing w:val="-2"/>
              </w:rPr>
            </w:pPr>
          </w:p>
          <w:p w14:paraId="20DF063F" w14:textId="77777777" w:rsidR="004E52D7" w:rsidRDefault="004E52D7" w:rsidP="00B645C2">
            <w:pPr>
              <w:pStyle w:val="ListParagraph"/>
              <w:spacing w:before="0" w:after="0" w:line="240" w:lineRule="auto"/>
              <w:ind w:left="0"/>
              <w:jc w:val="both"/>
              <w:rPr>
                <w:rFonts w:asciiTheme="minorHAnsi" w:hAnsiTheme="minorHAnsi" w:cs="Calibri"/>
                <w:noProof/>
                <w:color w:val="000000"/>
                <w:spacing w:val="-2"/>
              </w:rPr>
            </w:pPr>
            <w:r>
              <w:rPr>
                <w:rFonts w:asciiTheme="minorHAnsi" w:hAnsiTheme="minorHAnsi" w:cs="Calibri"/>
                <w:noProof/>
                <w:color w:val="000000"/>
                <w:spacing w:val="-2"/>
              </w:rPr>
              <w:t>Please do refer Test Configuration Section 7.3.1 to get more information about constructing connectionstring in AppConfig.ini.</w:t>
            </w:r>
          </w:p>
          <w:p w14:paraId="26FF5E81" w14:textId="77777777" w:rsidR="004E52D7" w:rsidRDefault="004E52D7" w:rsidP="00B645C2">
            <w:pPr>
              <w:pStyle w:val="ListParagraph"/>
              <w:spacing w:before="0" w:after="0" w:line="240" w:lineRule="auto"/>
              <w:ind w:left="0"/>
              <w:jc w:val="both"/>
              <w:rPr>
                <w:rFonts w:asciiTheme="minorHAnsi" w:hAnsiTheme="minorHAnsi" w:cs="Calibri"/>
                <w:noProof/>
                <w:color w:val="000000"/>
                <w:spacing w:val="-2"/>
              </w:rPr>
            </w:pPr>
          </w:p>
        </w:tc>
      </w:tr>
      <w:tr w:rsidR="004E52D7" w14:paraId="2AD66330" w14:textId="77777777" w:rsidTr="00B645C2">
        <w:tc>
          <w:tcPr>
            <w:tcW w:w="1530" w:type="dxa"/>
          </w:tcPr>
          <w:p w14:paraId="010CE32F"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t xml:space="preserve">@BeforeTest </w:t>
            </w:r>
          </w:p>
          <w:p w14:paraId="66744043"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p>
        </w:tc>
        <w:tc>
          <w:tcPr>
            <w:tcW w:w="8185" w:type="dxa"/>
          </w:tcPr>
          <w:p w14:paraId="14D24168"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r>
              <w:rPr>
                <w:rFonts w:asciiTheme="minorHAnsi" w:hAnsiTheme="minorHAnsi" w:cs="Calibri"/>
                <w:noProof/>
                <w:color w:val="000000"/>
                <w:spacing w:val="-2"/>
              </w:rPr>
              <w:t>If project don’t have Database Tests as a part of there test execution then these methods can be commented out to avoid failures.</w:t>
            </w:r>
          </w:p>
          <w:p w14:paraId="6123E368"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p>
          <w:p w14:paraId="38D80890"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r w:rsidRPr="00430BB3">
              <w:rPr>
                <w:rFonts w:asciiTheme="minorHAnsi" w:hAnsiTheme="minorHAnsi" w:cs="Calibri"/>
                <w:b/>
                <w:noProof/>
                <w:color w:val="000000"/>
                <w:spacing w:val="-2"/>
              </w:rPr>
              <w:t>@BeforeTest</w:t>
            </w:r>
            <w:r>
              <w:rPr>
                <w:rFonts w:asciiTheme="minorHAnsi" w:hAnsiTheme="minorHAnsi" w:cs="Calibri"/>
                <w:noProof/>
                <w:color w:val="000000"/>
                <w:spacing w:val="-2"/>
              </w:rPr>
              <w:t>: Since it is datacentric connection, connections must be done one time before execution of test gets started.</w:t>
            </w:r>
          </w:p>
          <w:p w14:paraId="52CD58D9"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p>
        </w:tc>
      </w:tr>
      <w:tr w:rsidR="004E52D7" w14:paraId="3D0E279D" w14:textId="77777777" w:rsidTr="00B645C2">
        <w:tc>
          <w:tcPr>
            <w:tcW w:w="1530" w:type="dxa"/>
            <w:tcBorders>
              <w:bottom w:val="single" w:sz="4" w:space="0" w:color="000000"/>
            </w:tcBorders>
          </w:tcPr>
          <w:p w14:paraId="7DA7E08E"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r w:rsidRPr="009F69D5">
              <w:rPr>
                <w:rFonts w:asciiTheme="minorHAnsi" w:hAnsiTheme="minorHAnsi" w:cs="Calibri"/>
                <w:b/>
                <w:noProof/>
                <w:color w:val="000000"/>
                <w:spacing w:val="-2"/>
              </w:rPr>
              <w:t>@AfterTest</w:t>
            </w:r>
          </w:p>
          <w:p w14:paraId="2C5EA9AA"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p>
        </w:tc>
        <w:tc>
          <w:tcPr>
            <w:tcW w:w="8185" w:type="dxa"/>
            <w:tcBorders>
              <w:bottom w:val="single" w:sz="4" w:space="0" w:color="000000"/>
            </w:tcBorders>
          </w:tcPr>
          <w:p w14:paraId="469F9ED2"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r w:rsidRPr="00430BB3">
              <w:rPr>
                <w:rFonts w:asciiTheme="minorHAnsi" w:hAnsiTheme="minorHAnsi" w:cs="Calibri"/>
                <w:b/>
                <w:noProof/>
                <w:color w:val="000000"/>
                <w:spacing w:val="-2"/>
              </w:rPr>
              <w:t>@AfterTest</w:t>
            </w:r>
            <w:r>
              <w:rPr>
                <w:rFonts w:asciiTheme="minorHAnsi" w:hAnsiTheme="minorHAnsi" w:cs="Calibri"/>
                <w:noProof/>
                <w:color w:val="000000"/>
                <w:spacing w:val="-2"/>
              </w:rPr>
              <w:t>: Conenction made in @BeforeTest method need to be closed after execution of all test cases for database and files.</w:t>
            </w:r>
          </w:p>
          <w:p w14:paraId="749CC3BD" w14:textId="77777777" w:rsidR="004E52D7" w:rsidRDefault="004E52D7" w:rsidP="00B645C2">
            <w:pPr>
              <w:pStyle w:val="ListParagraph"/>
              <w:spacing w:before="0" w:after="0" w:line="240" w:lineRule="auto"/>
              <w:ind w:left="0"/>
              <w:rPr>
                <w:rFonts w:asciiTheme="minorHAnsi" w:hAnsiTheme="minorHAnsi" w:cs="Calibri"/>
                <w:noProof/>
                <w:color w:val="000000"/>
                <w:spacing w:val="-2"/>
              </w:rPr>
            </w:pPr>
          </w:p>
        </w:tc>
      </w:tr>
      <w:tr w:rsidR="004E52D7" w14:paraId="00A4B8BA" w14:textId="77777777" w:rsidTr="00B645C2">
        <w:tc>
          <w:tcPr>
            <w:tcW w:w="1530" w:type="dxa"/>
            <w:tcBorders>
              <w:top w:val="nil"/>
            </w:tcBorders>
          </w:tcPr>
          <w:p w14:paraId="631298E9" w14:textId="77777777" w:rsidR="004E52D7" w:rsidRPr="009F69D5" w:rsidRDefault="004E52D7" w:rsidP="00B645C2">
            <w:pPr>
              <w:pStyle w:val="ListParagraph"/>
              <w:spacing w:before="0" w:after="0" w:line="240" w:lineRule="auto"/>
              <w:ind w:left="0"/>
              <w:rPr>
                <w:rFonts w:asciiTheme="minorHAnsi" w:hAnsiTheme="minorHAnsi" w:cs="Calibri"/>
                <w:b/>
                <w:noProof/>
                <w:color w:val="000000"/>
                <w:spacing w:val="-2"/>
              </w:rPr>
            </w:pPr>
          </w:p>
        </w:tc>
        <w:tc>
          <w:tcPr>
            <w:tcW w:w="8185" w:type="dxa"/>
            <w:tcBorders>
              <w:top w:val="nil"/>
            </w:tcBorders>
          </w:tcPr>
          <w:p w14:paraId="5B810B8B" w14:textId="77777777" w:rsidR="004E52D7" w:rsidRPr="00430BB3" w:rsidRDefault="004E52D7" w:rsidP="00B645C2">
            <w:pPr>
              <w:pStyle w:val="ListParagraph"/>
              <w:spacing w:before="0" w:after="0" w:line="240" w:lineRule="auto"/>
              <w:ind w:left="0"/>
              <w:rPr>
                <w:rFonts w:asciiTheme="minorHAnsi" w:hAnsiTheme="minorHAnsi" w:cs="Calibri"/>
                <w:b/>
                <w:noProof/>
                <w:color w:val="000000"/>
                <w:spacing w:val="-2"/>
              </w:rPr>
            </w:pPr>
          </w:p>
        </w:tc>
      </w:tr>
    </w:tbl>
    <w:p w14:paraId="4A4F7A42" w14:textId="77777777" w:rsidR="004E52D7" w:rsidRPr="00591C77" w:rsidRDefault="004E52D7" w:rsidP="004E52D7">
      <w:pPr>
        <w:pStyle w:val="Heading5"/>
        <w:numPr>
          <w:ilvl w:val="2"/>
          <w:numId w:val="1"/>
        </w:numPr>
        <w:ind w:left="720"/>
        <w:rPr>
          <w:rFonts w:asciiTheme="minorHAnsi" w:hAnsiTheme="minorHAnsi" w:cstheme="minorHAnsi"/>
          <w:noProof/>
        </w:rPr>
      </w:pPr>
      <w:r w:rsidRPr="00591C77">
        <w:rPr>
          <w:rFonts w:asciiTheme="minorHAnsi" w:hAnsiTheme="minorHAnsi" w:cstheme="minorHAnsi"/>
          <w:noProof/>
        </w:rPr>
        <w:t>Test Script Setup</w:t>
      </w:r>
    </w:p>
    <w:p w14:paraId="661202C7" w14:textId="77777777" w:rsidR="004E52D7" w:rsidRDefault="004E52D7" w:rsidP="004E52D7">
      <w:pPr>
        <w:tabs>
          <w:tab w:val="left" w:pos="360"/>
        </w:tabs>
        <w:ind w:left="360"/>
        <w:jc w:val="both"/>
      </w:pPr>
      <w:r>
        <w:t>This section describe how to setup database tests in the test project.</w:t>
      </w:r>
    </w:p>
    <w:tbl>
      <w:tblPr>
        <w:tblStyle w:val="TableGrid"/>
        <w:tblW w:w="0" w:type="auto"/>
        <w:tblInd w:w="360" w:type="dxa"/>
        <w:tblLook w:val="04A0" w:firstRow="1" w:lastRow="0" w:firstColumn="1" w:lastColumn="0" w:noHBand="0" w:noVBand="1"/>
      </w:tblPr>
      <w:tblGrid>
        <w:gridCol w:w="1332"/>
        <w:gridCol w:w="8545"/>
      </w:tblGrid>
      <w:tr w:rsidR="004E52D7" w14:paraId="705C98AB" w14:textId="77777777" w:rsidTr="00B645C2">
        <w:trPr>
          <w:trHeight w:val="431"/>
        </w:trPr>
        <w:tc>
          <w:tcPr>
            <w:tcW w:w="1165" w:type="dxa"/>
          </w:tcPr>
          <w:p w14:paraId="5C017890" w14:textId="77777777" w:rsidR="004E52D7" w:rsidRPr="00C94FC0" w:rsidRDefault="004E52D7" w:rsidP="00B645C2">
            <w:pPr>
              <w:rPr>
                <w:b/>
              </w:rPr>
            </w:pPr>
            <w:r w:rsidRPr="00C94FC0">
              <w:rPr>
                <w:b/>
              </w:rPr>
              <w:t>Test class location</w:t>
            </w:r>
          </w:p>
        </w:tc>
        <w:tc>
          <w:tcPr>
            <w:tcW w:w="8545" w:type="dxa"/>
          </w:tcPr>
          <w:p w14:paraId="3F7B1836" w14:textId="77777777" w:rsidR="004E52D7" w:rsidRDefault="004E52D7" w:rsidP="00B645C2">
            <w:pPr>
              <w:jc w:val="both"/>
            </w:pPr>
            <w:r>
              <w:t xml:space="preserve">Test class must reside under the package </w:t>
            </w:r>
            <w:r w:rsidRPr="00A32911">
              <w:rPr>
                <w:b/>
                <w:lang w:val="en-US"/>
              </w:rPr>
              <w:t>com.database.tests</w:t>
            </w:r>
            <w:r>
              <w:rPr>
                <w:lang w:val="en-US"/>
              </w:rPr>
              <w:t xml:space="preserve"> in automation test project.</w:t>
            </w:r>
          </w:p>
        </w:tc>
      </w:tr>
      <w:tr w:rsidR="004E52D7" w14:paraId="310E8535" w14:textId="77777777" w:rsidTr="00B645C2">
        <w:trPr>
          <w:trHeight w:val="431"/>
        </w:trPr>
        <w:tc>
          <w:tcPr>
            <w:tcW w:w="1165" w:type="dxa"/>
          </w:tcPr>
          <w:p w14:paraId="2B59DC25" w14:textId="77777777" w:rsidR="004E52D7" w:rsidRPr="00C94FC0" w:rsidRDefault="004E52D7" w:rsidP="00B645C2">
            <w:pPr>
              <w:rPr>
                <w:b/>
              </w:rPr>
            </w:pPr>
            <w:r w:rsidRPr="00C94FC0">
              <w:rPr>
                <w:b/>
              </w:rPr>
              <w:t>Parent Class</w:t>
            </w:r>
          </w:p>
        </w:tc>
        <w:tc>
          <w:tcPr>
            <w:tcW w:w="8545" w:type="dxa"/>
          </w:tcPr>
          <w:p w14:paraId="315F5361" w14:textId="77777777" w:rsidR="004E52D7" w:rsidRDefault="004E52D7" w:rsidP="00B645C2">
            <w:pPr>
              <w:jc w:val="both"/>
            </w:pPr>
            <w:r>
              <w:t xml:space="preserve">Every test class needs to be extended by </w:t>
            </w:r>
            <w:r w:rsidRPr="00DB6B4D">
              <w:rPr>
                <w:b/>
              </w:rPr>
              <w:t>DriverBase</w:t>
            </w:r>
            <w:r>
              <w:t xml:space="preserve"> by default. It is recommended not to do any modifications in the DriverBase Class.</w:t>
            </w:r>
          </w:p>
        </w:tc>
      </w:tr>
      <w:tr w:rsidR="004E52D7" w14:paraId="65603498" w14:textId="77777777" w:rsidTr="00B645C2">
        <w:trPr>
          <w:trHeight w:val="431"/>
        </w:trPr>
        <w:tc>
          <w:tcPr>
            <w:tcW w:w="1165" w:type="dxa"/>
          </w:tcPr>
          <w:p w14:paraId="15191B59" w14:textId="77777777" w:rsidR="004E52D7" w:rsidRPr="00C94FC0" w:rsidRDefault="004E52D7" w:rsidP="00B645C2">
            <w:pPr>
              <w:rPr>
                <w:b/>
              </w:rPr>
            </w:pPr>
            <w:r w:rsidRPr="00C94FC0">
              <w:rPr>
                <w:b/>
              </w:rPr>
              <w:t>Before Method Setup</w:t>
            </w:r>
          </w:p>
        </w:tc>
        <w:tc>
          <w:tcPr>
            <w:tcW w:w="8545" w:type="dxa"/>
          </w:tcPr>
          <w:p w14:paraId="7F3AD7AE" w14:textId="77777777" w:rsidR="004E52D7" w:rsidRDefault="004E52D7" w:rsidP="00B645C2">
            <w:pPr>
              <w:jc w:val="both"/>
            </w:pPr>
            <w:r w:rsidRPr="005719DD">
              <w:rPr>
                <w:b/>
              </w:rPr>
              <w:t>@BeforeMethod</w:t>
            </w:r>
            <w:r>
              <w:t xml:space="preserve"> must be a part of Test class. Basic code snippet of it is as below. </w:t>
            </w:r>
          </w:p>
          <w:p w14:paraId="0F7130D0" w14:textId="77777777" w:rsidR="004E52D7" w:rsidRDefault="004E52D7" w:rsidP="00B645C2">
            <w:pPr>
              <w:jc w:val="both"/>
            </w:pPr>
            <w:r>
              <w:t>Before method is mandatory to be included in each test class even you are not using for any pre configuration step before executing test method.</w:t>
            </w:r>
          </w:p>
          <w:p w14:paraId="046A661F" w14:textId="77777777" w:rsidR="004E52D7" w:rsidDel="002C1C42" w:rsidRDefault="004E52D7" w:rsidP="00B645C2">
            <w:pPr>
              <w:rPr>
                <w:del w:id="567" w:author="Vrushali Karla" w:date="2018-11-19T16:52:00Z"/>
              </w:rPr>
            </w:pPr>
          </w:p>
          <w:p w14:paraId="00DC5C7A"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646464"/>
                <w:sz w:val="22"/>
                <w:szCs w:val="22"/>
                <w:lang w:val="en-US" w:bidi="ar-SA"/>
              </w:rPr>
              <w:t>@BeforeMethod</w:t>
            </w:r>
            <w:r>
              <w:rPr>
                <w:rFonts w:ascii="Bookman Old Style" w:hAnsi="Bookman Old Style" w:cs="Bookman Old Style"/>
                <w:color w:val="000000"/>
                <w:sz w:val="22"/>
                <w:szCs w:val="22"/>
                <w:lang w:val="en-US" w:bidi="ar-SA"/>
              </w:rPr>
              <w:t xml:space="preserve">(alwaysRun = </w:t>
            </w:r>
            <w:r>
              <w:rPr>
                <w:rFonts w:ascii="Bookman Old Style" w:hAnsi="Bookman Old Style" w:cs="Bookman Old Style"/>
                <w:b/>
                <w:bCs/>
                <w:color w:val="7F0055"/>
                <w:sz w:val="22"/>
                <w:szCs w:val="22"/>
                <w:lang w:val="en-US" w:bidi="ar-SA"/>
              </w:rPr>
              <w:t>true</w:t>
            </w:r>
            <w:r>
              <w:rPr>
                <w:rFonts w:ascii="Bookman Old Style" w:hAnsi="Bookman Old Style" w:cs="Bookman Old Style"/>
                <w:color w:val="000000"/>
                <w:sz w:val="22"/>
                <w:szCs w:val="22"/>
                <w:lang w:val="en-US" w:bidi="ar-SA"/>
              </w:rPr>
              <w:t>)</w:t>
            </w:r>
          </w:p>
          <w:p w14:paraId="20D4640D"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b/>
                <w:bCs/>
                <w:color w:val="7F0055"/>
                <w:sz w:val="22"/>
                <w:szCs w:val="22"/>
                <w:lang w:val="en-US" w:bidi="ar-SA"/>
              </w:rPr>
              <w:t>public</w:t>
            </w:r>
            <w:r>
              <w:rPr>
                <w:rFonts w:ascii="Bookman Old Style" w:hAnsi="Bookman Old Style" w:cs="Bookman Old Style"/>
                <w:color w:val="000000"/>
                <w:sz w:val="22"/>
                <w:szCs w:val="22"/>
                <w:lang w:val="en-US" w:bidi="ar-SA"/>
              </w:rPr>
              <w:t xml:space="preserve"> </w:t>
            </w:r>
            <w:r>
              <w:rPr>
                <w:rFonts w:ascii="Bookman Old Style" w:hAnsi="Bookman Old Style" w:cs="Bookman Old Style"/>
                <w:b/>
                <w:bCs/>
                <w:color w:val="7F0055"/>
                <w:sz w:val="22"/>
                <w:szCs w:val="22"/>
                <w:lang w:val="en-US" w:bidi="ar-SA"/>
              </w:rPr>
              <w:t>void</w:t>
            </w:r>
            <w:r>
              <w:rPr>
                <w:rFonts w:ascii="Bookman Old Style" w:hAnsi="Bookman Old Style" w:cs="Bookman Old Style"/>
                <w:color w:val="000000"/>
                <w:sz w:val="22"/>
                <w:szCs w:val="22"/>
                <w:lang w:val="en-US" w:bidi="ar-SA"/>
              </w:rPr>
              <w:t xml:space="preserve"> beforeMethod(Method </w:t>
            </w:r>
            <w:r>
              <w:rPr>
                <w:rFonts w:ascii="Bookman Old Style" w:hAnsi="Bookman Old Style" w:cs="Bookman Old Style"/>
                <w:color w:val="6A3E3E"/>
                <w:sz w:val="22"/>
                <w:szCs w:val="22"/>
                <w:lang w:val="en-US" w:bidi="ar-SA"/>
              </w:rPr>
              <w:t>m</w:t>
            </w:r>
            <w:r>
              <w:rPr>
                <w:rFonts w:ascii="Bookman Old Style" w:hAnsi="Bookman Old Style" w:cs="Bookman Old Style"/>
                <w:color w:val="000000"/>
                <w:sz w:val="22"/>
                <w:szCs w:val="22"/>
                <w:lang w:val="en-US" w:bidi="ar-SA"/>
              </w:rPr>
              <w:t>)  {</w:t>
            </w:r>
          </w:p>
          <w:p w14:paraId="0F0F1541"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del w:id="568" w:author="Vrushali Karla" w:date="2018-11-19T16:53:00Z">
              <w:r w:rsidDel="00CE4358">
                <w:rPr>
                  <w:rFonts w:ascii="Bookman Old Style" w:hAnsi="Bookman Old Style" w:cs="Bookman Old Style"/>
                  <w:color w:val="000000"/>
                  <w:sz w:val="22"/>
                  <w:szCs w:val="22"/>
                  <w:lang w:val="en-US" w:bidi="ar-SA"/>
                </w:rPr>
                <w:tab/>
              </w:r>
            </w:del>
          </w:p>
          <w:p w14:paraId="50AF0503" w14:textId="77777777" w:rsidR="004E52D7" w:rsidRDefault="004E52D7" w:rsidP="00B645C2">
            <w:r>
              <w:rPr>
                <w:rFonts w:ascii="Bookman Old Style" w:hAnsi="Bookman Old Style" w:cs="Bookman Old Style"/>
                <w:color w:val="000000"/>
                <w:sz w:val="22"/>
                <w:szCs w:val="22"/>
                <w:lang w:val="en-US" w:bidi="ar-SA"/>
              </w:rPr>
              <w:tab/>
              <w:t>}</w:t>
            </w:r>
            <w:r>
              <w:t xml:space="preserve"> </w:t>
            </w:r>
          </w:p>
        </w:tc>
      </w:tr>
      <w:tr w:rsidR="004E52D7" w14:paraId="0FC300B2" w14:textId="77777777" w:rsidTr="00B645C2">
        <w:trPr>
          <w:trHeight w:val="431"/>
        </w:trPr>
        <w:tc>
          <w:tcPr>
            <w:tcW w:w="1165" w:type="dxa"/>
          </w:tcPr>
          <w:p w14:paraId="36CE8DFA" w14:textId="77777777" w:rsidR="004E52D7" w:rsidRPr="00C94FC0" w:rsidRDefault="004E52D7" w:rsidP="00B645C2">
            <w:pPr>
              <w:rPr>
                <w:b/>
              </w:rPr>
            </w:pPr>
            <w:r w:rsidRPr="00C94FC0">
              <w:rPr>
                <w:b/>
              </w:rPr>
              <w:lastRenderedPageBreak/>
              <w:t>Test Method Template</w:t>
            </w:r>
          </w:p>
          <w:p w14:paraId="2D2972BC" w14:textId="77777777" w:rsidR="004E52D7" w:rsidRPr="00C94FC0" w:rsidRDefault="004E52D7" w:rsidP="00B645C2">
            <w:pPr>
              <w:rPr>
                <w:b/>
              </w:rPr>
            </w:pPr>
          </w:p>
        </w:tc>
        <w:tc>
          <w:tcPr>
            <w:tcW w:w="8545" w:type="dxa"/>
            <w:shd w:val="clear" w:color="auto" w:fill="EEECE1" w:themeFill="background2"/>
          </w:tcPr>
          <w:p w14:paraId="2A2351A4" w14:textId="77777777" w:rsidR="004E52D7" w:rsidRPr="00B64B07" w:rsidRDefault="004E52D7" w:rsidP="00B645C2">
            <w:pPr>
              <w:jc w:val="both"/>
            </w:pPr>
            <w:r w:rsidRPr="00B64B07">
              <w:t>Below is the standard template one need to follow while constructing test scripts.</w:t>
            </w:r>
          </w:p>
          <w:p w14:paraId="27FFD506" w14:textId="77777777" w:rsidR="004E52D7" w:rsidRPr="00FA14BF" w:rsidRDefault="004E52D7" w:rsidP="00B645C2">
            <w:pPr>
              <w:jc w:val="both"/>
            </w:pPr>
            <w:r w:rsidRPr="00FA14BF">
              <w:t xml:space="preserve">To mark test method eligible for execution @Test annotation along with appropriate group </w:t>
            </w:r>
            <w:r>
              <w:t>must</w:t>
            </w:r>
            <w:r w:rsidRPr="00FA14BF">
              <w:t xml:space="preserve"> be defined</w:t>
            </w:r>
            <w:r>
              <w:t>, otherwise test script won’t get referred during execution.</w:t>
            </w:r>
          </w:p>
          <w:p w14:paraId="1C9C15DB" w14:textId="77777777" w:rsidR="004E52D7" w:rsidRDefault="004E52D7" w:rsidP="00B645C2">
            <w:pPr>
              <w:autoSpaceDE w:val="0"/>
              <w:autoSpaceDN w:val="0"/>
              <w:adjustRightInd w:val="0"/>
              <w:spacing w:before="0" w:after="0" w:line="240" w:lineRule="auto"/>
              <w:rPr>
                <w:rFonts w:ascii="Bookman Old Style" w:hAnsi="Bookman Old Style" w:cs="Bookman Old Style"/>
                <w:color w:val="646464"/>
                <w:sz w:val="22"/>
                <w:szCs w:val="22"/>
                <w:lang w:val="en-US" w:bidi="ar-SA"/>
              </w:rPr>
            </w:pPr>
          </w:p>
          <w:p w14:paraId="2AFF41C2"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646464"/>
                <w:sz w:val="22"/>
                <w:szCs w:val="22"/>
                <w:lang w:val="en-US" w:bidi="ar-SA"/>
              </w:rPr>
              <w:t>@Test</w:t>
            </w:r>
            <w:r>
              <w:rPr>
                <w:rFonts w:ascii="Bookman Old Style" w:hAnsi="Bookman Old Style" w:cs="Bookman Old Style"/>
                <w:color w:val="000000"/>
                <w:sz w:val="22"/>
                <w:szCs w:val="22"/>
                <w:lang w:val="en-US" w:bidi="ar-SA"/>
              </w:rPr>
              <w:t xml:space="preserve">(groups = { </w:t>
            </w:r>
            <w:r>
              <w:rPr>
                <w:rFonts w:ascii="Bookman Old Style" w:hAnsi="Bookman Old Style" w:cs="Bookman Old Style"/>
                <w:color w:val="2A00FF"/>
                <w:sz w:val="22"/>
                <w:szCs w:val="22"/>
                <w:lang w:val="en-US" w:bidi="ar-SA"/>
              </w:rPr>
              <w:t>"GroupKey"</w:t>
            </w:r>
            <w:r>
              <w:rPr>
                <w:rFonts w:ascii="Bookman Old Style" w:hAnsi="Bookman Old Style" w:cs="Bookman Old Style"/>
                <w:color w:val="000000"/>
                <w:sz w:val="22"/>
                <w:szCs w:val="22"/>
                <w:lang w:val="en-US" w:bidi="ar-SA"/>
              </w:rPr>
              <w:t xml:space="preserve"> })</w:t>
            </w:r>
          </w:p>
          <w:p w14:paraId="1D8A8918"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b/>
                <w:bCs/>
                <w:color w:val="7F0055"/>
                <w:sz w:val="22"/>
                <w:szCs w:val="22"/>
                <w:lang w:val="en-US" w:bidi="ar-SA"/>
              </w:rPr>
              <w:t>public</w:t>
            </w:r>
            <w:r>
              <w:rPr>
                <w:rFonts w:ascii="Bookman Old Style" w:hAnsi="Bookman Old Style" w:cs="Bookman Old Style"/>
                <w:color w:val="000000"/>
                <w:sz w:val="22"/>
                <w:szCs w:val="22"/>
                <w:lang w:val="en-US" w:bidi="ar-SA"/>
              </w:rPr>
              <w:t xml:space="preserve"> </w:t>
            </w:r>
            <w:r>
              <w:rPr>
                <w:rFonts w:ascii="Bookman Old Style" w:hAnsi="Bookman Old Style" w:cs="Bookman Old Style"/>
                <w:b/>
                <w:bCs/>
                <w:color w:val="7F0055"/>
                <w:sz w:val="22"/>
                <w:szCs w:val="22"/>
                <w:lang w:val="en-US" w:bidi="ar-SA"/>
              </w:rPr>
              <w:t>void</w:t>
            </w:r>
            <w:r>
              <w:rPr>
                <w:rFonts w:ascii="Bookman Old Style" w:hAnsi="Bookman Old Style" w:cs="Bookman Old Style"/>
                <w:color w:val="000000"/>
                <w:sz w:val="22"/>
                <w:szCs w:val="22"/>
                <w:lang w:val="en-US" w:bidi="ar-SA"/>
              </w:rPr>
              <w:t xml:space="preserve"> MethodName() {</w:t>
            </w:r>
          </w:p>
          <w:p w14:paraId="66BA1A7C" w14:textId="77777777" w:rsidR="004E52D7" w:rsidRDefault="004E52D7" w:rsidP="00B645C2">
            <w:pPr>
              <w:autoSpaceDE w:val="0"/>
              <w:autoSpaceDN w:val="0"/>
              <w:adjustRightInd w:val="0"/>
              <w:spacing w:before="0" w:after="0" w:line="240" w:lineRule="auto"/>
              <w:rPr>
                <w:rFonts w:ascii="Bookman Old Style" w:hAnsi="Bookman Old Style" w:cs="Bookman Old Style"/>
                <w:b/>
                <w:bCs/>
                <w:color w:val="7F0055"/>
                <w:sz w:val="22"/>
                <w:szCs w:val="22"/>
                <w:lang w:val="en-US" w:bidi="ar-SA"/>
              </w:rPr>
            </w:pPr>
            <w:r>
              <w:rPr>
                <w:rFonts w:ascii="Bookman Old Style" w:hAnsi="Bookman Old Style" w:cs="Bookman Old Style"/>
                <w:b/>
                <w:bCs/>
                <w:color w:val="7F0055"/>
                <w:sz w:val="22"/>
                <w:szCs w:val="22"/>
                <w:lang w:val="en-US" w:bidi="ar-SA"/>
              </w:rPr>
              <w:t>……</w:t>
            </w:r>
          </w:p>
          <w:p w14:paraId="0C96ECCE"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r>
              <w:rPr>
                <w:rFonts w:ascii="Bookman Old Style" w:hAnsi="Bookman Old Style" w:cs="Bookman Old Style"/>
                <w:b/>
                <w:bCs/>
                <w:color w:val="7F0055"/>
                <w:sz w:val="22"/>
                <w:szCs w:val="22"/>
                <w:lang w:val="en-US" w:bidi="ar-SA"/>
              </w:rPr>
              <w:t>……</w:t>
            </w:r>
          </w:p>
          <w:p w14:paraId="15074194"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r>
              <w:rPr>
                <w:rFonts w:ascii="Bookman Old Style" w:hAnsi="Bookman Old Style" w:cs="Bookman Old Style"/>
                <w:i/>
                <w:iCs/>
                <w:color w:val="0000C0"/>
                <w:sz w:val="22"/>
                <w:szCs w:val="22"/>
                <w:lang w:val="en-US" w:bidi="ar-SA"/>
              </w:rPr>
              <w:t>softAssert</w:t>
            </w:r>
            <w:r>
              <w:rPr>
                <w:rFonts w:ascii="Bookman Old Style" w:hAnsi="Bookman Old Style" w:cs="Bookman Old Style"/>
                <w:color w:val="000000"/>
                <w:sz w:val="22"/>
                <w:szCs w:val="22"/>
                <w:lang w:val="en-US" w:bidi="ar-SA"/>
              </w:rPr>
              <w:t>.assertEquals(……..);</w:t>
            </w:r>
          </w:p>
          <w:p w14:paraId="526B7AB8"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i/>
                <w:iCs/>
                <w:color w:val="0000C0"/>
                <w:sz w:val="22"/>
                <w:szCs w:val="22"/>
                <w:lang w:val="en-US" w:bidi="ar-SA"/>
              </w:rPr>
              <w:t>softAssert</w:t>
            </w:r>
            <w:r>
              <w:rPr>
                <w:rFonts w:ascii="Bookman Old Style" w:hAnsi="Bookman Old Style" w:cs="Bookman Old Style"/>
                <w:color w:val="000000"/>
                <w:sz w:val="22"/>
                <w:szCs w:val="22"/>
                <w:lang w:val="en-US" w:bidi="ar-SA"/>
              </w:rPr>
              <w:t>.assertAll();</w:t>
            </w:r>
          </w:p>
          <w:p w14:paraId="004FC847" w14:textId="77777777" w:rsidR="004E52D7" w:rsidRDefault="004E52D7" w:rsidP="00B645C2">
            <w:pPr>
              <w:autoSpaceDE w:val="0"/>
              <w:autoSpaceDN w:val="0"/>
              <w:adjustRightInd w:val="0"/>
              <w:spacing w:before="0" w:after="0" w:line="240" w:lineRule="auto"/>
              <w:rPr>
                <w:rFonts w:ascii="Bookman Old Style" w:hAnsi="Bookman Old Style" w:cs="Bookman Old Style"/>
                <w:color w:val="646464"/>
                <w:sz w:val="22"/>
                <w:szCs w:val="22"/>
                <w:lang w:val="en-US" w:bidi="ar-SA"/>
              </w:rPr>
            </w:pPr>
            <w:r>
              <w:rPr>
                <w:rFonts w:ascii="Bookman Old Style" w:hAnsi="Bookman Old Style" w:cs="Bookman Old Style"/>
                <w:color w:val="000000"/>
                <w:sz w:val="22"/>
                <w:szCs w:val="22"/>
                <w:lang w:val="en-US" w:bidi="ar-SA"/>
              </w:rPr>
              <w:t>}</w:t>
            </w:r>
          </w:p>
        </w:tc>
      </w:tr>
      <w:tr w:rsidR="004E52D7" w14:paraId="45C8B438" w14:textId="77777777" w:rsidTr="00B645C2">
        <w:trPr>
          <w:trHeight w:val="431"/>
        </w:trPr>
        <w:tc>
          <w:tcPr>
            <w:tcW w:w="1165" w:type="dxa"/>
          </w:tcPr>
          <w:p w14:paraId="46FE6948" w14:textId="77777777" w:rsidR="004E52D7" w:rsidRPr="00C94FC0" w:rsidRDefault="004E52D7" w:rsidP="00B645C2">
            <w:pPr>
              <w:rPr>
                <w:b/>
              </w:rPr>
            </w:pPr>
            <w:r w:rsidRPr="00C94FC0">
              <w:rPr>
                <w:b/>
              </w:rPr>
              <w:t>Sample Test Method</w:t>
            </w:r>
          </w:p>
        </w:tc>
        <w:tc>
          <w:tcPr>
            <w:tcW w:w="8545" w:type="dxa"/>
            <w:shd w:val="clear" w:color="auto" w:fill="EEECE1" w:themeFill="background2"/>
          </w:tcPr>
          <w:p w14:paraId="2919D557"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646464"/>
                <w:sz w:val="22"/>
                <w:szCs w:val="22"/>
                <w:lang w:val="en-US" w:bidi="ar-SA"/>
              </w:rPr>
              <w:t>@Test</w:t>
            </w:r>
            <w:r>
              <w:rPr>
                <w:rFonts w:ascii="Bookman Old Style" w:hAnsi="Bookman Old Style" w:cs="Bookman Old Style"/>
                <w:color w:val="000000"/>
                <w:sz w:val="22"/>
                <w:szCs w:val="22"/>
                <w:lang w:val="en-US" w:bidi="ar-SA"/>
              </w:rPr>
              <w:t xml:space="preserve">(groups = { </w:t>
            </w:r>
            <w:r>
              <w:rPr>
                <w:rFonts w:ascii="Bookman Old Style" w:hAnsi="Bookman Old Style" w:cs="Bookman Old Style"/>
                <w:color w:val="2A00FF"/>
                <w:sz w:val="22"/>
                <w:szCs w:val="22"/>
                <w:lang w:val="en-US" w:bidi="ar-SA"/>
              </w:rPr>
              <w:t>"exec"</w:t>
            </w:r>
            <w:r>
              <w:rPr>
                <w:rFonts w:ascii="Bookman Old Style" w:hAnsi="Bookman Old Style" w:cs="Bookman Old Style"/>
                <w:color w:val="000000"/>
                <w:sz w:val="22"/>
                <w:szCs w:val="22"/>
                <w:lang w:val="en-US" w:bidi="ar-SA"/>
              </w:rPr>
              <w:t xml:space="preserve"> })</w:t>
            </w:r>
          </w:p>
          <w:p w14:paraId="5F1A4305"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b/>
                <w:bCs/>
                <w:color w:val="7F0055"/>
                <w:sz w:val="22"/>
                <w:szCs w:val="22"/>
                <w:lang w:val="en-US" w:bidi="ar-SA"/>
              </w:rPr>
              <w:t>public</w:t>
            </w:r>
            <w:r>
              <w:rPr>
                <w:rFonts w:ascii="Bookman Old Style" w:hAnsi="Bookman Old Style" w:cs="Bookman Old Style"/>
                <w:color w:val="000000"/>
                <w:sz w:val="22"/>
                <w:szCs w:val="22"/>
                <w:lang w:val="en-US" w:bidi="ar-SA"/>
              </w:rPr>
              <w:t xml:space="preserve"> </w:t>
            </w:r>
            <w:r>
              <w:rPr>
                <w:rFonts w:ascii="Bookman Old Style" w:hAnsi="Bookman Old Style" w:cs="Bookman Old Style"/>
                <w:b/>
                <w:bCs/>
                <w:color w:val="7F0055"/>
                <w:sz w:val="22"/>
                <w:szCs w:val="22"/>
                <w:lang w:val="en-US" w:bidi="ar-SA"/>
              </w:rPr>
              <w:t>void</w:t>
            </w:r>
            <w:r>
              <w:rPr>
                <w:rFonts w:ascii="Bookman Old Style" w:hAnsi="Bookman Old Style" w:cs="Bookman Old Style"/>
                <w:color w:val="000000"/>
                <w:sz w:val="22"/>
                <w:szCs w:val="22"/>
                <w:lang w:val="en-US" w:bidi="ar-SA"/>
              </w:rPr>
              <w:t xml:space="preserve"> MSSQL_CheckTableExists() {</w:t>
            </w:r>
          </w:p>
          <w:p w14:paraId="0D89FD8C"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p>
          <w:p w14:paraId="01D09877"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r>
              <w:rPr>
                <w:rFonts w:ascii="Bookman Old Style" w:hAnsi="Bookman Old Style" w:cs="Bookman Old Style"/>
                <w:b/>
                <w:bCs/>
                <w:color w:val="7F0055"/>
                <w:sz w:val="22"/>
                <w:szCs w:val="22"/>
                <w:lang w:val="en-US" w:bidi="ar-SA"/>
              </w:rPr>
              <w:t>boolean</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6A3E3E"/>
                <w:sz w:val="22"/>
                <w:szCs w:val="22"/>
                <w:lang w:val="en-US" w:bidi="ar-SA"/>
              </w:rPr>
              <w:t>TableExists</w:t>
            </w:r>
            <w:r>
              <w:rPr>
                <w:rFonts w:ascii="Bookman Old Style" w:hAnsi="Bookman Old Style" w:cs="Bookman Old Style"/>
                <w:color w:val="000000"/>
                <w:sz w:val="22"/>
                <w:szCs w:val="22"/>
                <w:lang w:val="en-US" w:bidi="ar-SA"/>
              </w:rPr>
              <w:t xml:space="preserve"> = </w:t>
            </w:r>
            <w:r>
              <w:rPr>
                <w:rFonts w:ascii="Bookman Old Style" w:hAnsi="Bookman Old Style" w:cs="Bookman Old Style"/>
                <w:b/>
                <w:bCs/>
                <w:color w:val="7F0055"/>
                <w:sz w:val="22"/>
                <w:szCs w:val="22"/>
                <w:lang w:val="en-US" w:bidi="ar-SA"/>
              </w:rPr>
              <w:t>false</w:t>
            </w:r>
            <w:r>
              <w:rPr>
                <w:rFonts w:ascii="Bookman Old Style" w:hAnsi="Bookman Old Style" w:cs="Bookman Old Style"/>
                <w:color w:val="000000"/>
                <w:sz w:val="22"/>
                <w:szCs w:val="22"/>
                <w:lang w:val="en-US" w:bidi="ar-SA"/>
              </w:rPr>
              <w:t>;</w:t>
            </w:r>
          </w:p>
          <w:p w14:paraId="3A75ADFA"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sz w:val="22"/>
                <w:szCs w:val="22"/>
                <w:lang w:val="en-US" w:bidi="ar-SA"/>
              </w:rPr>
              <w:t>scrip</w:t>
            </w:r>
          </w:p>
          <w:p w14:paraId="4FA011C2"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6A3E3E"/>
                <w:sz w:val="22"/>
                <w:szCs w:val="22"/>
                <w:lang w:val="en-US" w:bidi="ar-SA"/>
              </w:rPr>
              <w:t>TableExists</w:t>
            </w:r>
            <w:r>
              <w:rPr>
                <w:rFonts w:ascii="Bookman Old Style" w:hAnsi="Bookman Old Style" w:cs="Bookman Old Style"/>
                <w:color w:val="000000"/>
                <w:sz w:val="22"/>
                <w:szCs w:val="22"/>
                <w:lang w:val="en-US" w:bidi="ar-SA"/>
              </w:rPr>
              <w:t xml:space="preserve"> = </w:t>
            </w:r>
            <w:r>
              <w:rPr>
                <w:rFonts w:ascii="Bookman Old Style" w:hAnsi="Bookman Old Style" w:cs="Bookman Old Style"/>
                <w:i/>
                <w:iCs/>
                <w:color w:val="0000C0"/>
                <w:sz w:val="22"/>
                <w:szCs w:val="22"/>
                <w:lang w:val="en-US" w:bidi="ar-SA"/>
              </w:rPr>
              <w:t>dbDriver</w:t>
            </w:r>
            <w:r>
              <w:rPr>
                <w:rFonts w:ascii="Bookman Old Style" w:hAnsi="Bookman Old Style" w:cs="Bookman Old Style"/>
                <w:color w:val="000000"/>
                <w:sz w:val="22"/>
                <w:szCs w:val="22"/>
                <w:lang w:val="en-US" w:bidi="ar-SA"/>
              </w:rPr>
              <w:t>.isTableExist(</w:t>
            </w:r>
            <w:r>
              <w:rPr>
                <w:rFonts w:ascii="Bookman Old Style" w:hAnsi="Bookman Old Style" w:cs="Bookman Old Style"/>
                <w:color w:val="2A00FF"/>
                <w:sz w:val="22"/>
                <w:szCs w:val="22"/>
                <w:lang w:val="en-US" w:bidi="ar-SA"/>
              </w:rPr>
              <w:t>"Staging_Mssql"</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2A00FF"/>
                <w:sz w:val="22"/>
                <w:szCs w:val="22"/>
                <w:lang w:val="en-US" w:bidi="ar-SA"/>
              </w:rPr>
              <w:t>"Sales"</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2A00FF"/>
                <w:sz w:val="22"/>
                <w:szCs w:val="22"/>
                <w:lang w:val="en-US" w:bidi="ar-SA"/>
              </w:rPr>
              <w:t>"Region"</w:t>
            </w:r>
            <w:r>
              <w:rPr>
                <w:rFonts w:ascii="Bookman Old Style" w:hAnsi="Bookman Old Style" w:cs="Bookman Old Style"/>
                <w:color w:val="000000"/>
                <w:sz w:val="22"/>
                <w:szCs w:val="22"/>
                <w:lang w:val="en-US" w:bidi="ar-SA"/>
              </w:rPr>
              <w:t>);</w:t>
            </w:r>
          </w:p>
          <w:p w14:paraId="4AD62A53"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p>
          <w:p w14:paraId="15228CBE"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r>
              <w:rPr>
                <w:rFonts w:ascii="Bookman Old Style" w:hAnsi="Bookman Old Style" w:cs="Bookman Old Style"/>
                <w:b/>
                <w:bCs/>
                <w:color w:val="7F0055"/>
                <w:sz w:val="22"/>
                <w:szCs w:val="22"/>
                <w:lang w:val="en-US" w:bidi="ar-SA"/>
              </w:rPr>
              <w:t>if</w:t>
            </w:r>
            <w:r>
              <w:rPr>
                <w:rFonts w:ascii="Bookman Old Style" w:hAnsi="Bookman Old Style" w:cs="Bookman Old Style"/>
                <w:color w:val="000000"/>
                <w:sz w:val="22"/>
                <w:szCs w:val="22"/>
                <w:lang w:val="en-US" w:bidi="ar-SA"/>
              </w:rPr>
              <w:t xml:space="preserve"> (</w:t>
            </w:r>
            <w:r>
              <w:rPr>
                <w:rFonts w:ascii="Bookman Old Style" w:hAnsi="Bookman Old Style" w:cs="Bookman Old Style"/>
                <w:color w:val="6A3E3E"/>
                <w:sz w:val="22"/>
                <w:szCs w:val="22"/>
                <w:lang w:val="en-US" w:bidi="ar-SA"/>
              </w:rPr>
              <w:t>TableExists</w:t>
            </w:r>
            <w:r>
              <w:rPr>
                <w:rFonts w:ascii="Bookman Old Style" w:hAnsi="Bookman Old Style" w:cs="Bookman Old Style"/>
                <w:color w:val="000000"/>
                <w:sz w:val="22"/>
                <w:szCs w:val="22"/>
                <w:lang w:val="en-US" w:bidi="ar-SA"/>
              </w:rPr>
              <w:t>) {</w:t>
            </w:r>
          </w:p>
          <w:p w14:paraId="697E1FA6"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i/>
                <w:iCs/>
                <w:color w:val="0000C0"/>
                <w:sz w:val="22"/>
                <w:szCs w:val="22"/>
                <w:lang w:val="en-US" w:bidi="ar-SA"/>
              </w:rPr>
              <w:t xml:space="preserve">      softAssert</w:t>
            </w:r>
            <w:r>
              <w:rPr>
                <w:rFonts w:ascii="Bookman Old Style" w:hAnsi="Bookman Old Style" w:cs="Bookman Old Style"/>
                <w:color w:val="000000"/>
                <w:sz w:val="22"/>
                <w:szCs w:val="22"/>
                <w:lang w:val="en-US" w:bidi="ar-SA"/>
              </w:rPr>
              <w:t>.assertEquals(</w:t>
            </w:r>
            <w:r>
              <w:rPr>
                <w:rFonts w:ascii="Bookman Old Style" w:hAnsi="Bookman Old Style" w:cs="Bookman Old Style"/>
                <w:color w:val="6A3E3E"/>
                <w:sz w:val="22"/>
                <w:szCs w:val="22"/>
                <w:lang w:val="en-US" w:bidi="ar-SA"/>
              </w:rPr>
              <w:t>TableExists</w:t>
            </w:r>
            <w:r>
              <w:rPr>
                <w:rFonts w:ascii="Bookman Old Style" w:hAnsi="Bookman Old Style" w:cs="Bookman Old Style"/>
                <w:color w:val="000000"/>
                <w:sz w:val="22"/>
                <w:szCs w:val="22"/>
                <w:lang w:val="en-US" w:bidi="ar-SA"/>
              </w:rPr>
              <w:t xml:space="preserve">, </w:t>
            </w:r>
            <w:r>
              <w:rPr>
                <w:rFonts w:ascii="Bookman Old Style" w:hAnsi="Bookman Old Style" w:cs="Bookman Old Style"/>
                <w:b/>
                <w:bCs/>
                <w:color w:val="7F0055"/>
                <w:sz w:val="22"/>
                <w:szCs w:val="22"/>
                <w:lang w:val="en-US" w:bidi="ar-SA"/>
              </w:rPr>
              <w:t>true</w:t>
            </w:r>
            <w:r>
              <w:rPr>
                <w:rFonts w:ascii="Bookman Old Style" w:hAnsi="Bookman Old Style" w:cs="Bookman Old Style"/>
                <w:color w:val="000000"/>
                <w:sz w:val="22"/>
                <w:szCs w:val="22"/>
                <w:lang w:val="en-US" w:bidi="ar-SA"/>
              </w:rPr>
              <w:t>,</w:t>
            </w:r>
            <w:r>
              <w:rPr>
                <w:rFonts w:ascii="Bookman Old Style" w:hAnsi="Bookman Old Style" w:cs="Bookman Old Style"/>
                <w:color w:val="2A00FF"/>
                <w:sz w:val="22"/>
                <w:szCs w:val="22"/>
                <w:lang w:val="en-US" w:bidi="ar-SA"/>
              </w:rPr>
              <w:t xml:space="preserve">"Checking table does </w:t>
            </w:r>
            <w:r>
              <w:rPr>
                <w:rFonts w:ascii="Bookman Old Style" w:hAnsi="Bookman Old Style" w:cs="Bookman Old Style"/>
                <w:i/>
                <w:iCs/>
                <w:color w:val="0000C0"/>
                <w:sz w:val="22"/>
                <w:szCs w:val="22"/>
                <w:lang w:val="en-US" w:bidi="ar-SA"/>
              </w:rPr>
              <w:t xml:space="preserve">        </w:t>
            </w:r>
            <w:r>
              <w:rPr>
                <w:rFonts w:ascii="Bookman Old Style" w:hAnsi="Bookman Old Style" w:cs="Bookman Old Style"/>
                <w:color w:val="2A00FF"/>
                <w:sz w:val="22"/>
                <w:szCs w:val="22"/>
                <w:lang w:val="en-US" w:bidi="ar-SA"/>
              </w:rPr>
              <w:t>exist in database!!"</w:t>
            </w:r>
            <w:r>
              <w:rPr>
                <w:rFonts w:ascii="Bookman Old Style" w:hAnsi="Bookman Old Style" w:cs="Bookman Old Style"/>
                <w:color w:val="000000"/>
                <w:sz w:val="22"/>
                <w:szCs w:val="22"/>
                <w:lang w:val="en-US" w:bidi="ar-SA"/>
              </w:rPr>
              <w:t>);</w:t>
            </w:r>
          </w:p>
          <w:p w14:paraId="26912036" w14:textId="77777777" w:rsidR="004E52D7" w:rsidRDefault="004E52D7" w:rsidP="00B645C2">
            <w:pPr>
              <w:autoSpaceDE w:val="0"/>
              <w:autoSpaceDN w:val="0"/>
              <w:adjustRightInd w:val="0"/>
              <w:spacing w:before="0" w:after="0" w:line="240" w:lineRule="auto"/>
              <w:rPr>
                <w:rFonts w:ascii="Bookman Old Style" w:hAnsi="Bookman Old Style" w:cs="Bookman Old Style"/>
                <w:color w:val="000000"/>
                <w:sz w:val="22"/>
                <w:szCs w:val="22"/>
                <w:lang w:val="en-US" w:bidi="ar-SA"/>
              </w:rPr>
            </w:pPr>
            <w:r>
              <w:rPr>
                <w:rFonts w:ascii="Bookman Old Style" w:hAnsi="Bookman Old Style" w:cs="Bookman Old Style"/>
                <w:color w:val="000000"/>
                <w:sz w:val="22"/>
                <w:szCs w:val="22"/>
                <w:lang w:val="en-US" w:bidi="ar-SA"/>
              </w:rPr>
              <w:t>}</w:t>
            </w:r>
          </w:p>
          <w:p w14:paraId="288D8997" w14:textId="77777777" w:rsidR="004E52D7"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i/>
                <w:iCs/>
                <w:color w:val="0000C0"/>
                <w:sz w:val="22"/>
                <w:szCs w:val="22"/>
                <w:lang w:val="en-US" w:bidi="ar-SA"/>
              </w:rPr>
              <w:t>softAssert</w:t>
            </w:r>
            <w:r>
              <w:rPr>
                <w:rFonts w:ascii="Bookman Old Style" w:hAnsi="Bookman Old Style" w:cs="Bookman Old Style"/>
                <w:color w:val="000000"/>
                <w:sz w:val="22"/>
                <w:szCs w:val="22"/>
                <w:lang w:val="en-US" w:bidi="ar-SA"/>
              </w:rPr>
              <w:t>.assertAll();</w:t>
            </w:r>
          </w:p>
          <w:p w14:paraId="58E434C1" w14:textId="77777777" w:rsidR="004E52D7" w:rsidRPr="00B41E74"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r>
              <w:rPr>
                <w:rFonts w:ascii="Bookman Old Style" w:hAnsi="Bookman Old Style" w:cs="Bookman Old Style"/>
                <w:color w:val="000000"/>
                <w:sz w:val="22"/>
                <w:szCs w:val="22"/>
                <w:lang w:val="en-US" w:bidi="ar-SA"/>
              </w:rPr>
              <w:t>}</w:t>
            </w:r>
          </w:p>
        </w:tc>
      </w:tr>
      <w:tr w:rsidR="004E52D7" w14:paraId="393ED4C2" w14:textId="77777777" w:rsidTr="00B645C2">
        <w:trPr>
          <w:trHeight w:val="431"/>
        </w:trPr>
        <w:tc>
          <w:tcPr>
            <w:tcW w:w="1165" w:type="dxa"/>
          </w:tcPr>
          <w:p w14:paraId="3FB69598" w14:textId="77777777" w:rsidR="004E52D7" w:rsidRPr="00C94FC0" w:rsidRDefault="004E52D7" w:rsidP="00B645C2">
            <w:pPr>
              <w:rPr>
                <w:b/>
              </w:rPr>
            </w:pPr>
            <w:r w:rsidRPr="00C94FC0">
              <w:rPr>
                <w:b/>
              </w:rPr>
              <w:t xml:space="preserve">Mandatory </w:t>
            </w:r>
          </w:p>
        </w:tc>
        <w:tc>
          <w:tcPr>
            <w:tcW w:w="8545" w:type="dxa"/>
          </w:tcPr>
          <w:p w14:paraId="5A95CC79" w14:textId="77777777" w:rsidR="004E52D7" w:rsidRPr="00F07F4F" w:rsidRDefault="004E52D7" w:rsidP="00B645C2">
            <w:pPr>
              <w:pStyle w:val="ListParagraph"/>
              <w:numPr>
                <w:ilvl w:val="0"/>
                <w:numId w:val="30"/>
              </w:numPr>
              <w:autoSpaceDE w:val="0"/>
              <w:autoSpaceDN w:val="0"/>
              <w:adjustRightInd w:val="0"/>
              <w:spacing w:before="0" w:after="0" w:line="240" w:lineRule="auto"/>
              <w:ind w:left="360"/>
              <w:jc w:val="both"/>
              <w:rPr>
                <w:rFonts w:ascii="Bookman Old Style" w:hAnsi="Bookman Old Style" w:cs="Bookman Old Style"/>
                <w:sz w:val="22"/>
                <w:szCs w:val="22"/>
                <w:lang w:val="en-US" w:bidi="ar-SA"/>
              </w:rPr>
            </w:pPr>
            <w:r>
              <w:t xml:space="preserve">Annotations: </w:t>
            </w:r>
            <w:r w:rsidRPr="00F07F4F">
              <w:rPr>
                <w:rFonts w:ascii="Bookman Old Style" w:hAnsi="Bookman Old Style" w:cs="Bookman Old Style"/>
                <w:color w:val="646464"/>
                <w:sz w:val="22"/>
                <w:szCs w:val="22"/>
                <w:lang w:val="en-US" w:bidi="ar-SA"/>
              </w:rPr>
              <w:t>@Test</w:t>
            </w:r>
            <w:r w:rsidRPr="00F07F4F">
              <w:rPr>
                <w:rFonts w:ascii="Bookman Old Style" w:hAnsi="Bookman Old Style" w:cs="Bookman Old Style"/>
                <w:color w:val="000000"/>
                <w:sz w:val="22"/>
                <w:szCs w:val="22"/>
                <w:lang w:val="en-US" w:bidi="ar-SA"/>
              </w:rPr>
              <w:t xml:space="preserve">(groups = { </w:t>
            </w:r>
            <w:r w:rsidRPr="00F07F4F">
              <w:rPr>
                <w:rFonts w:ascii="Bookman Old Style" w:hAnsi="Bookman Old Style" w:cs="Bookman Old Style"/>
                <w:color w:val="2A00FF"/>
                <w:sz w:val="22"/>
                <w:szCs w:val="22"/>
                <w:lang w:val="en-US" w:bidi="ar-SA"/>
              </w:rPr>
              <w:t>"exec"</w:t>
            </w:r>
            <w:r w:rsidRPr="00F07F4F">
              <w:rPr>
                <w:rFonts w:ascii="Bookman Old Style" w:hAnsi="Bookman Old Style" w:cs="Bookman Old Style"/>
                <w:color w:val="000000"/>
                <w:sz w:val="22"/>
                <w:szCs w:val="22"/>
                <w:lang w:val="en-US" w:bidi="ar-SA"/>
              </w:rPr>
              <w:t xml:space="preserve"> })</w:t>
            </w:r>
          </w:p>
          <w:p w14:paraId="3FD21925" w14:textId="77777777" w:rsidR="004E52D7" w:rsidRDefault="004E52D7" w:rsidP="00B645C2">
            <w:pPr>
              <w:autoSpaceDE w:val="0"/>
              <w:autoSpaceDN w:val="0"/>
              <w:adjustRightInd w:val="0"/>
              <w:spacing w:before="0" w:after="0" w:line="240" w:lineRule="auto"/>
              <w:ind w:left="360"/>
              <w:jc w:val="both"/>
              <w:rPr>
                <w:rFonts w:ascii="Bookman Old Style" w:hAnsi="Bookman Old Style" w:cs="Bookman Old Style"/>
                <w:i/>
                <w:iCs/>
                <w:color w:val="0000C0"/>
                <w:sz w:val="22"/>
                <w:szCs w:val="22"/>
                <w:lang w:val="en-US" w:bidi="ar-SA"/>
              </w:rPr>
            </w:pPr>
            <w:r>
              <w:rPr>
                <w:rFonts w:ascii="Bookman Old Style" w:hAnsi="Bookman Old Style" w:cs="Bookman Old Style"/>
                <w:i/>
                <w:iCs/>
                <w:color w:val="0000C0"/>
                <w:sz w:val="22"/>
                <w:szCs w:val="22"/>
                <w:lang w:val="en-US" w:bidi="ar-SA"/>
              </w:rPr>
              <w:t>softAssert</w:t>
            </w:r>
            <w:r>
              <w:rPr>
                <w:rFonts w:ascii="Bookman Old Style" w:hAnsi="Bookman Old Style" w:cs="Bookman Old Style"/>
                <w:color w:val="000000"/>
                <w:sz w:val="22"/>
                <w:szCs w:val="22"/>
                <w:lang w:val="en-US" w:bidi="ar-SA"/>
              </w:rPr>
              <w:t>.assertEquals(</w:t>
            </w:r>
            <w:r>
              <w:rPr>
                <w:rFonts w:ascii="Bookman Old Style" w:hAnsi="Bookman Old Style" w:cs="Bookman Old Style"/>
                <w:color w:val="6A3E3E"/>
                <w:sz w:val="22"/>
                <w:szCs w:val="22"/>
                <w:lang w:val="en-US" w:bidi="ar-SA"/>
              </w:rPr>
              <w:t>TableExists</w:t>
            </w:r>
            <w:r>
              <w:rPr>
                <w:rFonts w:ascii="Bookman Old Style" w:hAnsi="Bookman Old Style" w:cs="Bookman Old Style"/>
                <w:color w:val="000000"/>
                <w:sz w:val="22"/>
                <w:szCs w:val="22"/>
                <w:lang w:val="en-US" w:bidi="ar-SA"/>
              </w:rPr>
              <w:t xml:space="preserve">, </w:t>
            </w:r>
            <w:r>
              <w:rPr>
                <w:rFonts w:ascii="Bookman Old Style" w:hAnsi="Bookman Old Style" w:cs="Bookman Old Style"/>
                <w:b/>
                <w:bCs/>
                <w:color w:val="7F0055"/>
                <w:sz w:val="22"/>
                <w:szCs w:val="22"/>
                <w:lang w:val="en-US" w:bidi="ar-SA"/>
              </w:rPr>
              <w:t>true</w:t>
            </w:r>
            <w:r>
              <w:rPr>
                <w:rFonts w:ascii="Bookman Old Style" w:hAnsi="Bookman Old Style" w:cs="Bookman Old Style"/>
                <w:color w:val="000000"/>
                <w:sz w:val="22"/>
                <w:szCs w:val="22"/>
                <w:lang w:val="en-US" w:bidi="ar-SA"/>
              </w:rPr>
              <w:t>,</w:t>
            </w:r>
            <w:r>
              <w:rPr>
                <w:rFonts w:ascii="Bookman Old Style" w:hAnsi="Bookman Old Style" w:cs="Bookman Old Style"/>
                <w:color w:val="2A00FF"/>
                <w:sz w:val="22"/>
                <w:szCs w:val="22"/>
                <w:lang w:val="en-US" w:bidi="ar-SA"/>
              </w:rPr>
              <w:t xml:space="preserve">"Checking table does </w:t>
            </w:r>
            <w:r>
              <w:rPr>
                <w:rFonts w:ascii="Bookman Old Style" w:hAnsi="Bookman Old Style" w:cs="Bookman Old Style"/>
                <w:i/>
                <w:iCs/>
                <w:color w:val="0000C0"/>
                <w:sz w:val="22"/>
                <w:szCs w:val="22"/>
                <w:lang w:val="en-US" w:bidi="ar-SA"/>
              </w:rPr>
              <w:t xml:space="preserve">        </w:t>
            </w:r>
            <w:r>
              <w:rPr>
                <w:rFonts w:ascii="Bookman Old Style" w:hAnsi="Bookman Old Style" w:cs="Bookman Old Style"/>
                <w:color w:val="2A00FF"/>
                <w:sz w:val="22"/>
                <w:szCs w:val="22"/>
                <w:lang w:val="en-US" w:bidi="ar-SA"/>
              </w:rPr>
              <w:t>exist in database!!"</w:t>
            </w:r>
            <w:r>
              <w:rPr>
                <w:rFonts w:ascii="Bookman Old Style" w:hAnsi="Bookman Old Style" w:cs="Bookman Old Style"/>
                <w:color w:val="000000"/>
                <w:sz w:val="22"/>
                <w:szCs w:val="22"/>
                <w:lang w:val="en-US" w:bidi="ar-SA"/>
              </w:rPr>
              <w:t>);</w:t>
            </w:r>
          </w:p>
          <w:p w14:paraId="7A1B7C73" w14:textId="77777777" w:rsidR="004E52D7" w:rsidRDefault="004E52D7" w:rsidP="00B645C2">
            <w:pPr>
              <w:autoSpaceDE w:val="0"/>
              <w:autoSpaceDN w:val="0"/>
              <w:adjustRightInd w:val="0"/>
              <w:spacing w:before="0" w:after="0" w:line="240" w:lineRule="auto"/>
              <w:ind w:left="360"/>
              <w:jc w:val="both"/>
              <w:rPr>
                <w:rFonts w:ascii="Bookman Old Style" w:hAnsi="Bookman Old Style" w:cs="Bookman Old Style"/>
                <w:i/>
                <w:iCs/>
                <w:color w:val="0000C0"/>
                <w:sz w:val="22"/>
                <w:szCs w:val="22"/>
                <w:lang w:val="en-US" w:bidi="ar-SA"/>
              </w:rPr>
            </w:pPr>
          </w:p>
          <w:p w14:paraId="0B824A15" w14:textId="77777777" w:rsidR="004E52D7" w:rsidRPr="00AD227A" w:rsidRDefault="004E52D7" w:rsidP="00B645C2">
            <w:pPr>
              <w:autoSpaceDE w:val="0"/>
              <w:autoSpaceDN w:val="0"/>
              <w:adjustRightInd w:val="0"/>
              <w:spacing w:before="0" w:after="0" w:line="240" w:lineRule="auto"/>
              <w:ind w:left="360"/>
              <w:jc w:val="both"/>
              <w:rPr>
                <w:rFonts w:ascii="Bookman Old Style" w:hAnsi="Bookman Old Style" w:cs="Bookman Old Style"/>
                <w:i/>
                <w:iCs/>
                <w:color w:val="0000C0"/>
                <w:sz w:val="22"/>
                <w:szCs w:val="22"/>
                <w:lang w:val="en-US" w:bidi="ar-SA"/>
              </w:rPr>
            </w:pPr>
            <w:r w:rsidRPr="00AD227A">
              <w:rPr>
                <w:rFonts w:ascii="Bookman Old Style" w:hAnsi="Bookman Old Style" w:cs="Bookman Old Style"/>
                <w:i/>
                <w:iCs/>
                <w:color w:val="0000C0"/>
                <w:sz w:val="22"/>
                <w:szCs w:val="22"/>
                <w:lang w:val="en-US" w:bidi="ar-SA"/>
              </w:rPr>
              <w:t>softAssert</w:t>
            </w:r>
            <w:r w:rsidRPr="00AD227A">
              <w:rPr>
                <w:rFonts w:ascii="Bookman Old Style" w:hAnsi="Bookman Old Style" w:cs="Bookman Old Style"/>
                <w:color w:val="000000"/>
                <w:sz w:val="22"/>
                <w:szCs w:val="22"/>
                <w:lang w:val="en-US" w:bidi="ar-SA"/>
              </w:rPr>
              <w:t xml:space="preserve">.assertAll(); statement </w:t>
            </w:r>
            <w:r>
              <w:rPr>
                <w:rFonts w:ascii="Bookman Old Style" w:hAnsi="Bookman Old Style" w:cs="Bookman Old Style"/>
                <w:color w:val="000000"/>
                <w:sz w:val="22"/>
                <w:szCs w:val="22"/>
                <w:lang w:val="en-US" w:bidi="ar-SA"/>
              </w:rPr>
              <w:t xml:space="preserve">at the end </w:t>
            </w:r>
            <w:r w:rsidRPr="00AD227A">
              <w:rPr>
                <w:rFonts w:ascii="Bookman Old Style" w:hAnsi="Bookman Old Style" w:cs="Bookman Old Style"/>
                <w:color w:val="000000"/>
                <w:sz w:val="22"/>
                <w:szCs w:val="22"/>
                <w:lang w:val="en-US" w:bidi="ar-SA"/>
              </w:rPr>
              <w:t>to get all asserts logging.</w:t>
            </w:r>
          </w:p>
          <w:p w14:paraId="2060B650" w14:textId="77777777" w:rsidR="004E52D7" w:rsidRPr="00F07F4F" w:rsidRDefault="004E52D7" w:rsidP="00B645C2">
            <w:pPr>
              <w:autoSpaceDE w:val="0"/>
              <w:autoSpaceDN w:val="0"/>
              <w:adjustRightInd w:val="0"/>
              <w:spacing w:before="0" w:after="0" w:line="240" w:lineRule="auto"/>
              <w:rPr>
                <w:rFonts w:ascii="Bookman Old Style" w:hAnsi="Bookman Old Style" w:cs="Bookman Old Style"/>
                <w:sz w:val="22"/>
                <w:szCs w:val="22"/>
                <w:lang w:val="en-US" w:bidi="ar-SA"/>
              </w:rPr>
            </w:pPr>
          </w:p>
        </w:tc>
      </w:tr>
      <w:tr w:rsidR="004E52D7" w14:paraId="612233FF" w14:textId="77777777" w:rsidTr="00B645C2">
        <w:trPr>
          <w:trHeight w:val="431"/>
        </w:trPr>
        <w:tc>
          <w:tcPr>
            <w:tcW w:w="1165" w:type="dxa"/>
          </w:tcPr>
          <w:p w14:paraId="3A74EB12" w14:textId="77777777" w:rsidR="004E52D7" w:rsidRPr="00C94FC0" w:rsidRDefault="004E52D7" w:rsidP="00B645C2">
            <w:pPr>
              <w:rPr>
                <w:b/>
              </w:rPr>
            </w:pPr>
            <w:r w:rsidRPr="00C94FC0">
              <w:rPr>
                <w:b/>
                <w:color w:val="000000"/>
                <w:spacing w:val="-2"/>
              </w:rPr>
              <w:t>Optional</w:t>
            </w:r>
          </w:p>
        </w:tc>
        <w:tc>
          <w:tcPr>
            <w:tcW w:w="8545" w:type="dxa"/>
          </w:tcPr>
          <w:p w14:paraId="326AEE27" w14:textId="77777777" w:rsidR="004E52D7" w:rsidRPr="007A5F1A" w:rsidRDefault="004E52D7" w:rsidP="00B645C2">
            <w:pPr>
              <w:jc w:val="both"/>
              <w:rPr>
                <w:color w:val="000000"/>
                <w:spacing w:val="-2"/>
                <w:szCs w:val="20"/>
              </w:rPr>
            </w:pPr>
            <w:r w:rsidRPr="007A5F1A">
              <w:rPr>
                <w:color w:val="000000"/>
                <w:spacing w:val="-2"/>
                <w:szCs w:val="20"/>
              </w:rPr>
              <w:t>Test description and Test data provider are optional attributes of @Test annotation</w:t>
            </w:r>
          </w:p>
          <w:p w14:paraId="4B3F1520" w14:textId="77777777" w:rsidR="004E52D7" w:rsidRPr="007A5F1A" w:rsidRDefault="004E52D7" w:rsidP="00B645C2">
            <w:pPr>
              <w:jc w:val="both"/>
              <w:rPr>
                <w:color w:val="000000"/>
                <w:spacing w:val="-2"/>
                <w:szCs w:val="20"/>
                <w:lang w:val="en-US"/>
              </w:rPr>
            </w:pPr>
            <w:r w:rsidRPr="007A5F1A">
              <w:rPr>
                <w:color w:val="000000"/>
                <w:spacing w:val="-2"/>
                <w:szCs w:val="20"/>
              </w:rPr>
              <w:t>Example:</w:t>
            </w:r>
          </w:p>
          <w:p w14:paraId="4E1A46FD" w14:textId="77777777" w:rsidR="004E52D7" w:rsidRPr="007B7E39" w:rsidRDefault="004E52D7" w:rsidP="00B645C2">
            <w:pPr>
              <w:jc w:val="both"/>
              <w:rPr>
                <w:color w:val="000000"/>
                <w:spacing w:val="-2"/>
                <w:szCs w:val="20"/>
              </w:rPr>
            </w:pPr>
            <w:r w:rsidRPr="00B0468E">
              <w:rPr>
                <w:color w:val="646464"/>
                <w:szCs w:val="20"/>
              </w:rPr>
              <w:t>@Test</w:t>
            </w:r>
            <w:r w:rsidRPr="00B0468E">
              <w:rPr>
                <w:color w:val="000000"/>
                <w:szCs w:val="20"/>
              </w:rPr>
              <w:t>(groups={</w:t>
            </w:r>
            <w:r w:rsidRPr="00B0468E">
              <w:rPr>
                <w:color w:val="2A00FF"/>
                <w:szCs w:val="20"/>
              </w:rPr>
              <w:t>"</w:t>
            </w:r>
            <w:r w:rsidRPr="00B0468E">
              <w:rPr>
                <w:rFonts w:ascii="Bookman Old Style" w:hAnsi="Bookman Old Style" w:cs="Bookman Old Style"/>
                <w:color w:val="2A00FF"/>
                <w:sz w:val="26"/>
                <w:szCs w:val="22"/>
                <w:lang w:val="en-US" w:bidi="ar-SA"/>
              </w:rPr>
              <w:t xml:space="preserve"> </w:t>
            </w:r>
            <w:r w:rsidRPr="00B0468E">
              <w:rPr>
                <w:color w:val="2A00FF"/>
                <w:szCs w:val="20"/>
                <w:lang w:val="en-US"/>
              </w:rPr>
              <w:t>exec</w:t>
            </w:r>
            <w:r w:rsidRPr="00B0468E">
              <w:rPr>
                <w:color w:val="2A00FF"/>
                <w:szCs w:val="20"/>
              </w:rPr>
              <w:t xml:space="preserve"> "</w:t>
            </w:r>
            <w:r w:rsidRPr="00B0468E">
              <w:rPr>
                <w:color w:val="000000"/>
                <w:szCs w:val="20"/>
              </w:rPr>
              <w:t xml:space="preserve">}, dataProvider = </w:t>
            </w:r>
            <w:r w:rsidRPr="00B0468E">
              <w:rPr>
                <w:color w:val="2A00FF"/>
                <w:szCs w:val="20"/>
              </w:rPr>
              <w:t>"TestDataFile"</w:t>
            </w:r>
            <w:r w:rsidRPr="00B0468E">
              <w:rPr>
                <w:color w:val="000000"/>
                <w:szCs w:val="20"/>
              </w:rPr>
              <w:t xml:space="preserve"> ,description= </w:t>
            </w:r>
            <w:r w:rsidRPr="00B0468E">
              <w:rPr>
                <w:color w:val="2A00FF"/>
                <w:szCs w:val="20"/>
              </w:rPr>
              <w:t>"Check table exists."</w:t>
            </w:r>
            <w:r>
              <w:rPr>
                <w:color w:val="000000"/>
                <w:szCs w:val="20"/>
              </w:rPr>
              <w:t>)</w:t>
            </w:r>
          </w:p>
        </w:tc>
      </w:tr>
      <w:tr w:rsidR="004E52D7" w14:paraId="56E79A82" w14:textId="77777777" w:rsidTr="00B645C2">
        <w:trPr>
          <w:trHeight w:val="431"/>
        </w:trPr>
        <w:tc>
          <w:tcPr>
            <w:tcW w:w="1165" w:type="dxa"/>
          </w:tcPr>
          <w:p w14:paraId="7831A08A" w14:textId="77777777" w:rsidR="004E52D7" w:rsidRPr="00C94FC0" w:rsidRDefault="004E52D7" w:rsidP="00B645C2">
            <w:pPr>
              <w:rPr>
                <w:b/>
              </w:rPr>
            </w:pPr>
            <w:r w:rsidRPr="00C94FC0">
              <w:rPr>
                <w:b/>
              </w:rPr>
              <w:t>After Method Setup</w:t>
            </w:r>
          </w:p>
        </w:tc>
        <w:tc>
          <w:tcPr>
            <w:tcW w:w="8545" w:type="dxa"/>
          </w:tcPr>
          <w:p w14:paraId="22E8C559" w14:textId="77777777" w:rsidR="004E52D7" w:rsidRDefault="004E52D7" w:rsidP="00B645C2">
            <w:pPr>
              <w:jc w:val="both"/>
            </w:pPr>
            <w:r w:rsidRPr="00240B5C">
              <w:t xml:space="preserve">There is no significant use of </w:t>
            </w:r>
            <w:r w:rsidRPr="005719DD">
              <w:rPr>
                <w:b/>
              </w:rPr>
              <w:t>@</w:t>
            </w:r>
            <w:r>
              <w:rPr>
                <w:b/>
              </w:rPr>
              <w:t>After</w:t>
            </w:r>
            <w:r w:rsidRPr="005719DD">
              <w:rPr>
                <w:b/>
              </w:rPr>
              <w:t>Method</w:t>
            </w:r>
            <w:r>
              <w:t xml:space="preserve"> as far as Database Test is concerned, so can be ignored here, unless one has done proactive configuration in @BeforeMethod which needs to wrap up at the end of @Test TestMethod execution.</w:t>
            </w:r>
          </w:p>
        </w:tc>
      </w:tr>
    </w:tbl>
    <w:p w14:paraId="0E1F4964" w14:textId="77777777" w:rsidR="004E52D7" w:rsidRPr="00591C77" w:rsidRDefault="004E52D7" w:rsidP="004E52D7">
      <w:pPr>
        <w:pStyle w:val="Heading2"/>
        <w:rPr>
          <w:noProof/>
        </w:rPr>
      </w:pPr>
      <w:r>
        <w:rPr>
          <w:noProof/>
        </w:rPr>
        <w:t xml:space="preserve">How to add </w:t>
      </w:r>
      <w:r w:rsidRPr="00591C77">
        <w:rPr>
          <w:noProof/>
        </w:rPr>
        <w:t xml:space="preserve">API Test Script </w:t>
      </w:r>
    </w:p>
    <w:p w14:paraId="614F44D6" w14:textId="77777777" w:rsidR="004E52D7" w:rsidRPr="00EA4CD2" w:rsidRDefault="004E52D7" w:rsidP="004E52D7">
      <w:pPr>
        <w:pStyle w:val="ListParagraph"/>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lastRenderedPageBreak/>
        <w:t xml:space="preserve">API tests  </w:t>
      </w:r>
      <w:r w:rsidRPr="00EA4CD2">
        <w:rPr>
          <w:rFonts w:asciiTheme="minorHAnsi" w:hAnsiTheme="minorHAnsi" w:cstheme="minorHAnsi"/>
          <w:noProof/>
          <w:color w:val="000000"/>
          <w:spacing w:val="-2"/>
        </w:rPr>
        <w:t xml:space="preserve">are designed </w:t>
      </w:r>
      <w:r>
        <w:rPr>
          <w:rFonts w:asciiTheme="minorHAnsi" w:hAnsiTheme="minorHAnsi" w:cstheme="minorHAnsi"/>
          <w:noProof/>
          <w:color w:val="000000"/>
          <w:spacing w:val="-2"/>
        </w:rPr>
        <w:t>based on</w:t>
      </w:r>
      <w:r w:rsidRPr="00EA4CD2">
        <w:rPr>
          <w:rFonts w:asciiTheme="minorHAnsi" w:hAnsiTheme="minorHAnsi" w:cstheme="minorHAnsi"/>
          <w:noProof/>
          <w:color w:val="000000"/>
          <w:spacing w:val="-2"/>
        </w:rPr>
        <w:t xml:space="preserve"> </w:t>
      </w:r>
      <w:r>
        <w:rPr>
          <w:rFonts w:asciiTheme="minorHAnsi" w:hAnsiTheme="minorHAnsi" w:cstheme="minorHAnsi"/>
          <w:noProof/>
          <w:color w:val="000000"/>
          <w:spacing w:val="-2"/>
        </w:rPr>
        <w:t>API adapter plugin created over REST Assured Library with its supporting features.</w:t>
      </w:r>
    </w:p>
    <w:p w14:paraId="3910B8D5"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API Test Creation flow</w:t>
      </w:r>
    </w:p>
    <w:p w14:paraId="518F9D38"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0D8F3F05" w14:textId="77777777" w:rsidR="004E52D7" w:rsidRDefault="004E52D7" w:rsidP="004E52D7">
      <w:pPr>
        <w:pStyle w:val="ListParagraph"/>
        <w:numPr>
          <w:ilvl w:val="0"/>
          <w:numId w:val="53"/>
        </w:numPr>
        <w:spacing w:before="0" w:after="0" w:line="240" w:lineRule="auto"/>
        <w:rPr>
          <w:rFonts w:asciiTheme="minorHAnsi" w:hAnsiTheme="minorHAnsi" w:cs="Calibri"/>
          <w:noProof/>
          <w:color w:val="000000"/>
          <w:spacing w:val="-2"/>
        </w:rPr>
      </w:pPr>
      <w:r w:rsidRPr="0017793A">
        <w:rPr>
          <w:rFonts w:asciiTheme="minorHAnsi" w:hAnsiTheme="minorHAnsi" w:cs="Calibri"/>
          <w:noProof/>
          <w:color w:val="000000"/>
          <w:spacing w:val="-2"/>
        </w:rPr>
        <w:t xml:space="preserve">Add </w:t>
      </w:r>
      <w:r>
        <w:rPr>
          <w:rFonts w:asciiTheme="minorHAnsi" w:hAnsiTheme="minorHAnsi" w:cs="Calibri"/>
          <w:noProof/>
          <w:color w:val="000000"/>
          <w:spacing w:val="-2"/>
        </w:rPr>
        <w:t>necessary API host and resource</w:t>
      </w:r>
      <w:r w:rsidRPr="0017793A">
        <w:rPr>
          <w:rFonts w:asciiTheme="minorHAnsi" w:hAnsiTheme="minorHAnsi" w:cs="Calibri"/>
          <w:noProof/>
          <w:color w:val="000000"/>
          <w:spacing w:val="-2"/>
        </w:rPr>
        <w:t xml:space="preserve"> configuration in the </w:t>
      </w:r>
      <w:r w:rsidRPr="0017793A">
        <w:rPr>
          <w:rFonts w:asciiTheme="minorHAnsi" w:hAnsiTheme="minorHAnsi" w:cs="Calibri"/>
          <w:b/>
          <w:noProof/>
          <w:color w:val="000000"/>
          <w:spacing w:val="-2"/>
        </w:rPr>
        <w:t>appConfig.ini</w:t>
      </w:r>
      <w:r w:rsidRPr="0017793A">
        <w:rPr>
          <w:rFonts w:asciiTheme="minorHAnsi" w:hAnsiTheme="minorHAnsi" w:cs="Calibri"/>
          <w:noProof/>
          <w:color w:val="000000"/>
          <w:spacing w:val="-2"/>
        </w:rPr>
        <w:t xml:space="preserve"> file</w:t>
      </w:r>
    </w:p>
    <w:p w14:paraId="4B7155D8" w14:textId="77777777" w:rsidR="004E52D7" w:rsidRDefault="004E52D7" w:rsidP="004E52D7">
      <w:pPr>
        <w:pStyle w:val="ListParagraph"/>
        <w:numPr>
          <w:ilvl w:val="0"/>
          <w:numId w:val="53"/>
        </w:numPr>
        <w:spacing w:before="0" w:after="0" w:line="240" w:lineRule="auto"/>
        <w:rPr>
          <w:rFonts w:asciiTheme="minorHAnsi" w:hAnsiTheme="minorHAnsi" w:cs="Calibri"/>
          <w:noProof/>
          <w:color w:val="000000"/>
          <w:spacing w:val="-2"/>
        </w:rPr>
      </w:pPr>
      <w:r w:rsidRPr="0017793A">
        <w:rPr>
          <w:rFonts w:asciiTheme="minorHAnsi" w:hAnsiTheme="minorHAnsi" w:cs="Calibri"/>
          <w:noProof/>
          <w:color w:val="000000"/>
          <w:spacing w:val="-2"/>
        </w:rPr>
        <w:t xml:space="preserve">Add required </w:t>
      </w:r>
      <w:r>
        <w:rPr>
          <w:rFonts w:asciiTheme="minorHAnsi" w:hAnsiTheme="minorHAnsi" w:cs="Calibri"/>
          <w:noProof/>
          <w:color w:val="000000"/>
          <w:spacing w:val="-2"/>
        </w:rPr>
        <w:t>t</w:t>
      </w:r>
      <w:r w:rsidRPr="0017793A">
        <w:rPr>
          <w:rFonts w:asciiTheme="minorHAnsi" w:hAnsiTheme="minorHAnsi" w:cs="Calibri"/>
          <w:noProof/>
          <w:color w:val="000000"/>
          <w:spacing w:val="-2"/>
        </w:rPr>
        <w:t xml:space="preserve">est configuration in the </w:t>
      </w:r>
      <w:r w:rsidRPr="0017793A">
        <w:rPr>
          <w:rFonts w:asciiTheme="minorHAnsi" w:hAnsiTheme="minorHAnsi" w:cs="Calibri"/>
          <w:b/>
          <w:noProof/>
          <w:color w:val="000000"/>
          <w:spacing w:val="-2"/>
        </w:rPr>
        <w:t>appConfig.ini</w:t>
      </w:r>
      <w:r w:rsidRPr="0017793A">
        <w:rPr>
          <w:rFonts w:asciiTheme="minorHAnsi" w:hAnsiTheme="minorHAnsi" w:cs="Calibri"/>
          <w:noProof/>
          <w:color w:val="000000"/>
          <w:spacing w:val="-2"/>
        </w:rPr>
        <w:t xml:space="preserve"> file</w:t>
      </w:r>
    </w:p>
    <w:p w14:paraId="55F70DB1" w14:textId="77777777" w:rsidR="004E52D7" w:rsidRPr="0017793A" w:rsidRDefault="004E52D7" w:rsidP="004E52D7">
      <w:pPr>
        <w:pStyle w:val="ListParagraph"/>
        <w:numPr>
          <w:ilvl w:val="0"/>
          <w:numId w:val="53"/>
        </w:numPr>
        <w:spacing w:before="0" w:after="0" w:line="240" w:lineRule="auto"/>
        <w:rPr>
          <w:rFonts w:asciiTheme="minorHAnsi" w:hAnsiTheme="minorHAnsi" w:cs="Calibri"/>
          <w:noProof/>
          <w:color w:val="000000"/>
          <w:spacing w:val="-2"/>
        </w:rPr>
      </w:pPr>
      <w:r>
        <w:rPr>
          <w:rFonts w:asciiTheme="minorHAnsi" w:hAnsiTheme="minorHAnsi" w:cstheme="minorHAnsi"/>
          <w:color w:val="000000"/>
          <w:lang w:val="en-US" w:bidi="ar-SA"/>
        </w:rPr>
        <w:t>For data driven tests ,create excel files and sheets to test each API .</w:t>
      </w:r>
    </w:p>
    <w:p w14:paraId="01D5316C" w14:textId="77777777" w:rsidR="004E52D7" w:rsidRDefault="004E52D7" w:rsidP="004E52D7">
      <w:pPr>
        <w:spacing w:before="0" w:after="0" w:line="240" w:lineRule="auto"/>
        <w:ind w:left="810"/>
        <w:rPr>
          <w:rFonts w:asciiTheme="minorHAnsi" w:hAnsiTheme="minorHAnsi" w:cstheme="minorHAnsi"/>
          <w:color w:val="000000"/>
          <w:lang w:val="en-US" w:bidi="ar-SA"/>
        </w:rPr>
      </w:pPr>
      <w:r>
        <w:rPr>
          <w:rFonts w:asciiTheme="minorHAnsi" w:hAnsiTheme="minorHAnsi" w:cstheme="minorHAnsi"/>
          <w:color w:val="000000"/>
          <w:lang w:val="en-US" w:bidi="ar-SA"/>
        </w:rPr>
        <w:t xml:space="preserve">4.   Create </w:t>
      </w:r>
      <w:r w:rsidRPr="00B60F26">
        <w:rPr>
          <w:rFonts w:asciiTheme="minorHAnsi" w:hAnsiTheme="minorHAnsi" w:cstheme="minorHAnsi"/>
          <w:color w:val="000000"/>
          <w:lang w:val="en-US" w:bidi="ar-SA"/>
        </w:rPr>
        <w:t>test script</w:t>
      </w:r>
      <w:r>
        <w:rPr>
          <w:rFonts w:asciiTheme="minorHAnsi" w:hAnsiTheme="minorHAnsi" w:cstheme="minorHAnsi"/>
          <w:color w:val="000000"/>
          <w:lang w:val="en-US" w:bidi="ar-SA"/>
        </w:rPr>
        <w:t>s using API driver plugin methods..</w:t>
      </w:r>
    </w:p>
    <w:p w14:paraId="6AD5A1D9" w14:textId="77777777" w:rsidR="004E52D7" w:rsidRPr="00B60F26" w:rsidRDefault="004E52D7" w:rsidP="004E52D7">
      <w:pPr>
        <w:spacing w:before="0" w:after="0" w:line="240" w:lineRule="auto"/>
        <w:ind w:left="810"/>
        <w:rPr>
          <w:rFonts w:asciiTheme="minorHAnsi" w:hAnsiTheme="minorHAnsi" w:cs="Calibri"/>
          <w:noProof/>
          <w:color w:val="000000"/>
          <w:spacing w:val="-2"/>
        </w:rPr>
      </w:pPr>
    </w:p>
    <w:p w14:paraId="20AEE2B8" w14:textId="77777777" w:rsidR="004E52D7" w:rsidRDefault="004E52D7" w:rsidP="004E52D7">
      <w:pPr>
        <w:spacing w:before="0" w:after="0" w:line="240" w:lineRule="auto"/>
        <w:rPr>
          <w:rFonts w:asciiTheme="minorHAnsi" w:hAnsiTheme="minorHAnsi" w:cstheme="minorHAnsi"/>
          <w:color w:val="000000"/>
          <w:lang w:val="en-US" w:bidi="ar-SA"/>
        </w:rPr>
      </w:pPr>
    </w:p>
    <w:p w14:paraId="703C7200" w14:textId="77777777" w:rsidR="004E52D7" w:rsidRPr="00B60F26" w:rsidRDefault="004E52D7" w:rsidP="004E52D7">
      <w:pPr>
        <w:spacing w:before="0" w:after="0" w:line="240" w:lineRule="auto"/>
        <w:ind w:firstLine="720"/>
        <w:rPr>
          <w:rFonts w:asciiTheme="minorHAnsi" w:hAnsiTheme="minorHAnsi" w:cs="Calibri"/>
          <w:noProof/>
          <w:color w:val="000000"/>
          <w:spacing w:val="-2"/>
        </w:rPr>
      </w:pPr>
      <w:r w:rsidRPr="00B60F26">
        <w:rPr>
          <w:rFonts w:asciiTheme="minorHAnsi" w:hAnsiTheme="minorHAnsi" w:cstheme="minorHAnsi"/>
          <w:color w:val="000000"/>
          <w:lang w:val="en-US" w:bidi="ar-SA"/>
        </w:rPr>
        <w:t xml:space="preserve">Sample test script from the AutomationTestProject can be used as an template for creating new test script. </w:t>
      </w:r>
    </w:p>
    <w:p w14:paraId="59EE5CF0" w14:textId="77777777" w:rsidR="004E52D7" w:rsidRPr="00EA4CD2" w:rsidRDefault="004E52D7" w:rsidP="004E52D7">
      <w:pPr>
        <w:pStyle w:val="Heading5"/>
        <w:numPr>
          <w:ilvl w:val="2"/>
          <w:numId w:val="1"/>
        </w:numPr>
        <w:ind w:left="720"/>
        <w:rPr>
          <w:rFonts w:asciiTheme="minorHAnsi" w:hAnsiTheme="minorHAnsi" w:cstheme="minorHAnsi"/>
          <w:noProof/>
        </w:rPr>
      </w:pPr>
      <w:bookmarkStart w:id="569" w:name="_Ref528858595"/>
      <w:r w:rsidRPr="00EA4CD2">
        <w:rPr>
          <w:rFonts w:asciiTheme="minorHAnsi" w:hAnsiTheme="minorHAnsi" w:cstheme="minorHAnsi"/>
          <w:noProof/>
        </w:rPr>
        <w:t>Test Configuration</w:t>
      </w:r>
      <w:bookmarkEnd w:id="569"/>
    </w:p>
    <w:p w14:paraId="2870559B" w14:textId="77777777" w:rsidR="004E52D7" w:rsidRPr="00EA4CD2" w:rsidRDefault="004E52D7" w:rsidP="004E52D7">
      <w:pPr>
        <w:pStyle w:val="ListParagraph"/>
        <w:spacing w:before="0" w:after="0" w:line="240" w:lineRule="auto"/>
        <w:rPr>
          <w:rFonts w:asciiTheme="minorHAnsi" w:hAnsiTheme="minorHAnsi" w:cstheme="minorHAnsi"/>
          <w:noProof/>
          <w:color w:val="F79646" w:themeColor="accent6"/>
          <w:spacing w:val="-2"/>
        </w:rPr>
      </w:pPr>
      <w:r w:rsidRPr="00EA4CD2">
        <w:rPr>
          <w:rFonts w:asciiTheme="minorHAnsi" w:hAnsiTheme="minorHAnsi" w:cstheme="minorHAnsi"/>
          <w:noProof/>
          <w:color w:val="F79646" w:themeColor="accent6"/>
          <w:spacing w:val="-2"/>
        </w:rPr>
        <w:t>Refer appConfig section</w:t>
      </w:r>
    </w:p>
    <w:p w14:paraId="7890DCCB" w14:textId="77777777" w:rsidR="004E52D7" w:rsidRPr="001B0BBF" w:rsidRDefault="004E52D7" w:rsidP="004E52D7">
      <w:pPr>
        <w:pStyle w:val="ListParagraph"/>
        <w:spacing w:before="0" w:after="0" w:line="240" w:lineRule="auto"/>
        <w:ind w:left="2160"/>
        <w:rPr>
          <w:rFonts w:asciiTheme="minorHAnsi" w:hAnsiTheme="minorHAnsi" w:cstheme="minorHAnsi"/>
          <w:i/>
          <w:noProof/>
          <w:spacing w:val="-2"/>
        </w:rPr>
      </w:pPr>
    </w:p>
    <w:p w14:paraId="68734E81" w14:textId="77777777" w:rsidR="004E52D7" w:rsidRPr="00F407BC" w:rsidRDefault="004E52D7" w:rsidP="004E52D7">
      <w:pPr>
        <w:pStyle w:val="ListParagraph"/>
        <w:numPr>
          <w:ilvl w:val="1"/>
          <w:numId w:val="82"/>
        </w:numPr>
        <w:spacing w:before="0" w:after="0" w:line="240" w:lineRule="auto"/>
        <w:rPr>
          <w:rFonts w:asciiTheme="minorHAnsi" w:hAnsiTheme="minorHAnsi" w:cstheme="minorHAnsi"/>
          <w:noProof/>
          <w:spacing w:val="-2"/>
        </w:rPr>
      </w:pPr>
      <w:r w:rsidRPr="00F407BC">
        <w:rPr>
          <w:rFonts w:asciiTheme="minorHAnsi" w:hAnsiTheme="minorHAnsi" w:cstheme="minorHAnsi"/>
          <w:noProof/>
          <w:spacing w:val="-2"/>
        </w:rPr>
        <w:t>Create API resource repository as per various environments-</w:t>
      </w:r>
    </w:p>
    <w:p w14:paraId="2A97A752" w14:textId="77777777" w:rsidR="004E52D7" w:rsidRDefault="004E52D7" w:rsidP="004E52D7">
      <w:pPr>
        <w:pStyle w:val="ListParagraph"/>
        <w:numPr>
          <w:ilvl w:val="0"/>
          <w:numId w:val="29"/>
        </w:numPr>
        <w:spacing w:before="0" w:after="0" w:line="240" w:lineRule="auto"/>
        <w:rPr>
          <w:rFonts w:asciiTheme="minorHAnsi" w:hAnsiTheme="minorHAnsi" w:cstheme="minorHAnsi"/>
          <w:noProof/>
          <w:spacing w:val="-2"/>
        </w:rPr>
      </w:pPr>
      <w:r w:rsidRPr="00897C37">
        <w:rPr>
          <w:rFonts w:asciiTheme="minorHAnsi" w:hAnsiTheme="minorHAnsi" w:cstheme="minorHAnsi"/>
          <w:noProof/>
          <w:spacing w:val="-2"/>
        </w:rPr>
        <w:t xml:space="preserve">Projects may have to test API against an individual environment or multiple environments like </w:t>
      </w:r>
      <w:r>
        <w:rPr>
          <w:rFonts w:asciiTheme="minorHAnsi" w:hAnsiTheme="minorHAnsi" w:cstheme="minorHAnsi"/>
          <w:noProof/>
          <w:spacing w:val="-2"/>
        </w:rPr>
        <w:t xml:space="preserve">different hosted environments or </w:t>
      </w:r>
      <w:r w:rsidRPr="00897C37">
        <w:rPr>
          <w:rFonts w:asciiTheme="minorHAnsi" w:hAnsiTheme="minorHAnsi" w:cstheme="minorHAnsi"/>
          <w:noProof/>
          <w:spacing w:val="-2"/>
        </w:rPr>
        <w:t xml:space="preserve">test environments - Production, Staging etc. </w:t>
      </w:r>
    </w:p>
    <w:p w14:paraId="16FAC351" w14:textId="77777777" w:rsidR="004E52D7" w:rsidRPr="001B0BBF" w:rsidRDefault="004E52D7" w:rsidP="004E52D7">
      <w:pPr>
        <w:pStyle w:val="ListParagraph"/>
        <w:numPr>
          <w:ilvl w:val="0"/>
          <w:numId w:val="29"/>
        </w:numPr>
        <w:spacing w:before="0" w:after="0" w:line="240" w:lineRule="auto"/>
        <w:rPr>
          <w:rFonts w:asciiTheme="minorHAnsi" w:hAnsiTheme="minorHAnsi" w:cstheme="minorHAnsi"/>
          <w:noProof/>
          <w:spacing w:val="-2"/>
        </w:rPr>
      </w:pPr>
      <w:r w:rsidRPr="001B0BBF">
        <w:rPr>
          <w:rFonts w:asciiTheme="minorHAnsi" w:hAnsiTheme="minorHAnsi" w:cstheme="minorHAnsi"/>
          <w:noProof/>
          <w:spacing w:val="-2"/>
        </w:rPr>
        <w:t xml:space="preserve">For every environment where API needs to be tested , create corresponding API_&lt;ENV_NAME&gt; section in appConfig.ini  like </w:t>
      </w:r>
      <w:r w:rsidRPr="001B0BBF">
        <w:rPr>
          <w:rFonts w:asciiTheme="minorHAnsi" w:hAnsiTheme="minorHAnsi" w:cstheme="minorHAnsi"/>
          <w:b/>
          <w:noProof/>
          <w:spacing w:val="-2"/>
        </w:rPr>
        <w:t>[API_ProdHost].</w:t>
      </w:r>
      <w:r>
        <w:rPr>
          <w:rFonts w:asciiTheme="minorHAnsi" w:hAnsiTheme="minorHAnsi" w:cstheme="minorHAnsi"/>
          <w:b/>
          <w:noProof/>
          <w:spacing w:val="-2"/>
        </w:rPr>
        <w:t xml:space="preserve"> </w:t>
      </w:r>
      <w:r w:rsidRPr="001B0BBF">
        <w:rPr>
          <w:rFonts w:asciiTheme="minorHAnsi" w:hAnsiTheme="minorHAnsi" w:cstheme="minorHAnsi"/>
          <w:noProof/>
          <w:spacing w:val="-2"/>
        </w:rPr>
        <w:t>These environment names are provided to Fusion UI during test execution</w:t>
      </w:r>
      <w:r>
        <w:rPr>
          <w:rFonts w:asciiTheme="minorHAnsi" w:hAnsiTheme="minorHAnsi" w:cstheme="minorHAnsi"/>
          <w:noProof/>
          <w:spacing w:val="-2"/>
        </w:rPr>
        <w:t xml:space="preserve">. </w:t>
      </w:r>
      <w:r w:rsidRPr="001B0BBF">
        <w:rPr>
          <w:rFonts w:asciiTheme="minorHAnsi" w:hAnsiTheme="minorHAnsi" w:cstheme="minorHAnsi"/>
          <w:noProof/>
          <w:color w:val="F79646" w:themeColor="accent6"/>
          <w:spacing w:val="-2"/>
        </w:rPr>
        <w:t>(Refer Fusion UI section-API Tab)</w:t>
      </w:r>
    </w:p>
    <w:p w14:paraId="2D23BBB1" w14:textId="77777777" w:rsidR="004E52D7" w:rsidRPr="001B0BBF" w:rsidRDefault="004E52D7" w:rsidP="004E52D7">
      <w:pPr>
        <w:pStyle w:val="ListParagraph"/>
        <w:numPr>
          <w:ilvl w:val="0"/>
          <w:numId w:val="29"/>
        </w:numPr>
        <w:spacing w:before="0" w:after="0" w:line="240" w:lineRule="auto"/>
        <w:rPr>
          <w:rFonts w:asciiTheme="minorHAnsi" w:hAnsiTheme="minorHAnsi" w:cstheme="minorHAnsi"/>
          <w:noProof/>
          <w:spacing w:val="-2"/>
        </w:rPr>
      </w:pPr>
      <w:r w:rsidRPr="00897C37">
        <w:rPr>
          <w:rFonts w:asciiTheme="minorHAnsi" w:hAnsiTheme="minorHAnsi" w:cstheme="minorHAnsi"/>
          <w:noProof/>
          <w:spacing w:val="-2"/>
        </w:rPr>
        <w:t>Add</w:t>
      </w:r>
      <w:r>
        <w:rPr>
          <w:rFonts w:asciiTheme="minorHAnsi" w:hAnsiTheme="minorHAnsi" w:cstheme="minorHAnsi"/>
          <w:noProof/>
          <w:spacing w:val="-2"/>
        </w:rPr>
        <w:t xml:space="preserve"> host name and all corresponding resource urls within that section wih proper </w:t>
      </w:r>
      <w:r w:rsidRPr="001B0BBF">
        <w:rPr>
          <w:rFonts w:asciiTheme="minorHAnsi" w:hAnsiTheme="minorHAnsi" w:cstheme="minorHAnsi"/>
          <w:noProof/>
          <w:spacing w:val="-2"/>
        </w:rPr>
        <w:t>identifier keys.</w:t>
      </w:r>
    </w:p>
    <w:p w14:paraId="4EE430CB" w14:textId="77777777" w:rsidR="004E52D7" w:rsidRDefault="004E52D7" w:rsidP="004E52D7">
      <w:pPr>
        <w:pStyle w:val="ListParagraph"/>
        <w:spacing w:before="0" w:after="0" w:line="240" w:lineRule="auto"/>
        <w:ind w:left="1440"/>
        <w:rPr>
          <w:rFonts w:asciiTheme="minorHAnsi" w:hAnsiTheme="minorHAnsi" w:cstheme="minorHAnsi"/>
          <w:noProof/>
          <w:spacing w:val="-2"/>
        </w:rPr>
      </w:pPr>
      <w:r>
        <w:rPr>
          <w:rFonts w:asciiTheme="minorHAnsi" w:hAnsiTheme="minorHAnsi" w:cstheme="minorHAnsi"/>
          <w:noProof/>
          <w:spacing w:val="-2"/>
        </w:rPr>
        <w:t xml:space="preserve">e.g refer section added below for a given REST API </w:t>
      </w:r>
    </w:p>
    <w:p w14:paraId="2330BE21" w14:textId="77777777" w:rsidR="004E52D7" w:rsidRDefault="004E52D7" w:rsidP="004E52D7">
      <w:pPr>
        <w:pStyle w:val="ListParagraph"/>
        <w:spacing w:before="0" w:after="0" w:line="240" w:lineRule="auto"/>
        <w:ind w:left="1440"/>
        <w:rPr>
          <w:rFonts w:asciiTheme="minorHAnsi" w:hAnsiTheme="minorHAnsi" w:cstheme="minorHAnsi"/>
          <w:noProof/>
          <w:spacing w:val="-2"/>
        </w:rPr>
      </w:pPr>
      <w:hyperlink r:id="rId92" w:history="1">
        <w:r w:rsidRPr="006921EA">
          <w:rPr>
            <w:rStyle w:val="Hyperlink"/>
            <w:rFonts w:asciiTheme="minorHAnsi" w:hAnsiTheme="minorHAnsi" w:cstheme="minorHAnsi"/>
            <w:noProof/>
            <w:spacing w:val="-2"/>
          </w:rPr>
          <w:t>https://maps.googleapis.com/maps/api/geocode/json?address=pune&amp;sensor=false</w:t>
        </w:r>
      </w:hyperlink>
      <w:r>
        <w:rPr>
          <w:rFonts w:asciiTheme="minorHAnsi" w:hAnsiTheme="minorHAnsi" w:cstheme="minorHAnsi"/>
          <w:noProof/>
          <w:spacing w:val="-2"/>
        </w:rPr>
        <w:t xml:space="preserve"> </w:t>
      </w:r>
    </w:p>
    <w:bookmarkStart w:id="570" w:name="_MON_1563878075"/>
    <w:bookmarkEnd w:id="570"/>
    <w:p w14:paraId="1FFABE6C" w14:textId="77777777" w:rsidR="004E52D7" w:rsidRDefault="004E52D7" w:rsidP="004E52D7">
      <w:pPr>
        <w:pStyle w:val="ListParagraph"/>
        <w:spacing w:before="0" w:after="0" w:line="240" w:lineRule="auto"/>
        <w:ind w:left="1440"/>
        <w:rPr>
          <w:rFonts w:asciiTheme="minorHAnsi" w:hAnsiTheme="minorHAnsi" w:cstheme="minorHAnsi"/>
          <w:noProof/>
          <w:spacing w:val="-2"/>
        </w:rPr>
      </w:pPr>
      <w:r>
        <w:rPr>
          <w:rFonts w:asciiTheme="minorHAnsi" w:hAnsiTheme="minorHAnsi" w:cstheme="minorHAnsi"/>
          <w:noProof/>
          <w:spacing w:val="-2"/>
        </w:rPr>
        <w:object w:dxaOrig="9360" w:dyaOrig="987" w14:anchorId="6FB5EF19">
          <v:shape id="_x0000_i1089" type="#_x0000_t75" style="width:469.15pt;height:49.35pt" o:ole="" filled="t" fillcolor="#bfbfbf [2412]">
            <v:imagedata r:id="rId93" o:title=""/>
          </v:shape>
          <o:OLEObject Type="Embed" ProgID="Word.OpenDocumentText.12" ShapeID="_x0000_i1089" DrawAspect="Content" ObjectID="_1627825806" r:id="rId94"/>
        </w:object>
      </w:r>
    </w:p>
    <w:p w14:paraId="7168052E" w14:textId="77777777" w:rsidR="004E52D7" w:rsidRPr="00897C37" w:rsidRDefault="004E52D7" w:rsidP="004E52D7">
      <w:pPr>
        <w:pStyle w:val="ListParagraph"/>
        <w:numPr>
          <w:ilvl w:val="0"/>
          <w:numId w:val="29"/>
        </w:numPr>
        <w:spacing w:before="0" w:after="0" w:line="240" w:lineRule="auto"/>
        <w:rPr>
          <w:rFonts w:asciiTheme="minorHAnsi" w:hAnsiTheme="minorHAnsi" w:cstheme="minorHAnsi"/>
          <w:noProof/>
          <w:spacing w:val="-2"/>
        </w:rPr>
      </w:pPr>
      <w:r>
        <w:rPr>
          <w:rFonts w:asciiTheme="minorHAnsi" w:hAnsiTheme="minorHAnsi" w:cstheme="minorHAnsi"/>
          <w:noProof/>
          <w:spacing w:val="-2"/>
        </w:rPr>
        <w:t>These identifer keys like ‘Host’ or ‘</w:t>
      </w:r>
      <w:r>
        <w:t>JSONGeocode’ will be used within your test script to pull corresponding values against a given environment.</w:t>
      </w:r>
    </w:p>
    <w:p w14:paraId="3E9BAEA5" w14:textId="77777777" w:rsidR="004E52D7" w:rsidRDefault="004E52D7" w:rsidP="004E52D7">
      <w:pPr>
        <w:pStyle w:val="ListParagraph"/>
        <w:numPr>
          <w:ilvl w:val="0"/>
          <w:numId w:val="29"/>
        </w:numPr>
        <w:spacing w:before="0" w:after="0" w:line="240" w:lineRule="auto"/>
      </w:pPr>
      <w:r>
        <w:t xml:space="preserve">[Optional]: If users have multiple environments with different host names but got same resource URLs then common resource details can be added under a common section like </w:t>
      </w:r>
      <w:r w:rsidRPr="00897C37">
        <w:rPr>
          <w:b/>
        </w:rPr>
        <w:t>[APITESTING]</w:t>
      </w:r>
      <w:r>
        <w:rPr>
          <w:b/>
        </w:rPr>
        <w:t xml:space="preserve"> </w:t>
      </w:r>
      <w:r w:rsidRPr="00897C37">
        <w:t>and all individual host name will be within corresponding env</w:t>
      </w:r>
      <w:r>
        <w:t>ironment</w:t>
      </w:r>
      <w:r w:rsidRPr="00897C37">
        <w:t xml:space="preserve"> section as given below.</w:t>
      </w:r>
    </w:p>
    <w:bookmarkStart w:id="571" w:name="_MON_1563878739"/>
    <w:bookmarkEnd w:id="571"/>
    <w:p w14:paraId="7587D05F" w14:textId="77777777" w:rsidR="004E52D7" w:rsidRDefault="004E52D7" w:rsidP="004E52D7">
      <w:pPr>
        <w:pStyle w:val="ListParagraph"/>
        <w:spacing w:before="0" w:after="0" w:line="240" w:lineRule="auto"/>
        <w:ind w:left="1440"/>
      </w:pPr>
      <w:r>
        <w:object w:dxaOrig="9360" w:dyaOrig="3070" w14:anchorId="31A2821A">
          <v:shape id="_x0000_i1090" type="#_x0000_t75" style="width:469.15pt;height:151.55pt" o:ole="" filled="t" fillcolor="#bfbfbf [2412]">
            <v:imagedata r:id="rId95" o:title=""/>
          </v:shape>
          <o:OLEObject Type="Embed" ProgID="Word.OpenDocumentText.12" ShapeID="_x0000_i1090" DrawAspect="Content" ObjectID="_1627825807" r:id="rId96"/>
        </w:object>
      </w:r>
    </w:p>
    <w:p w14:paraId="7651C3F2" w14:textId="77777777" w:rsidR="004E52D7" w:rsidRDefault="004E52D7" w:rsidP="004E52D7">
      <w:pPr>
        <w:pStyle w:val="ListParagraph"/>
        <w:numPr>
          <w:ilvl w:val="0"/>
          <w:numId w:val="29"/>
        </w:numPr>
        <w:spacing w:before="0" w:after="0" w:line="240" w:lineRule="auto"/>
      </w:pPr>
      <w:r>
        <w:t>[OPTIONAL] : If API needs login credentials/tokens for its access then all such credentials can also be added under required API sections.</w:t>
      </w:r>
    </w:p>
    <w:bookmarkStart w:id="572" w:name="_MON_1563880564"/>
    <w:bookmarkEnd w:id="572"/>
    <w:p w14:paraId="39D7096F" w14:textId="77777777" w:rsidR="004E52D7" w:rsidRDefault="004E52D7" w:rsidP="004E52D7">
      <w:pPr>
        <w:pStyle w:val="ListParagraph"/>
        <w:spacing w:before="0" w:after="0" w:line="240" w:lineRule="auto"/>
        <w:ind w:left="1440"/>
      </w:pPr>
      <w:r>
        <w:object w:dxaOrig="9360" w:dyaOrig="1524" w14:anchorId="4265E833">
          <v:shape id="_x0000_i1091" type="#_x0000_t75" style="width:469.15pt;height:1in" o:ole="" filled="t" fillcolor="#bfbfbf [2412]">
            <v:imagedata r:id="rId97" o:title=""/>
          </v:shape>
          <o:OLEObject Type="Embed" ProgID="Word.OpenDocumentText.12" ShapeID="_x0000_i1091" DrawAspect="Content" ObjectID="_1627825808" r:id="rId98"/>
        </w:object>
      </w:r>
    </w:p>
    <w:p w14:paraId="0991BE2B" w14:textId="77777777" w:rsidR="004E52D7" w:rsidRPr="00F407BC" w:rsidRDefault="004E52D7" w:rsidP="004E52D7">
      <w:pPr>
        <w:pStyle w:val="ListParagraph"/>
        <w:numPr>
          <w:ilvl w:val="1"/>
          <w:numId w:val="82"/>
        </w:numPr>
        <w:spacing w:before="0" w:after="0" w:line="240" w:lineRule="auto"/>
        <w:rPr>
          <w:rFonts w:asciiTheme="minorHAnsi" w:hAnsiTheme="minorHAnsi" w:cstheme="minorHAnsi"/>
          <w:b/>
          <w:noProof/>
          <w:spacing w:val="-2"/>
        </w:rPr>
      </w:pPr>
      <w:r w:rsidRPr="00F407BC">
        <w:rPr>
          <w:rFonts w:asciiTheme="minorHAnsi" w:hAnsiTheme="minorHAnsi" w:cstheme="minorHAnsi"/>
          <w:noProof/>
          <w:spacing w:val="-2"/>
        </w:rPr>
        <w:t xml:space="preserve">Add API tests related configuration items under section </w:t>
      </w:r>
      <w:r w:rsidRPr="00F407BC">
        <w:rPr>
          <w:rFonts w:asciiTheme="minorHAnsi" w:hAnsiTheme="minorHAnsi" w:cstheme="minorHAnsi"/>
          <w:b/>
          <w:noProof/>
          <w:spacing w:val="-2"/>
        </w:rPr>
        <w:t>[APITesting]</w:t>
      </w:r>
    </w:p>
    <w:p w14:paraId="37393F1B" w14:textId="77777777" w:rsidR="004E52D7" w:rsidRDefault="004E52D7" w:rsidP="004E52D7">
      <w:pPr>
        <w:pStyle w:val="ListParagraph"/>
        <w:numPr>
          <w:ilvl w:val="0"/>
          <w:numId w:val="25"/>
        </w:numPr>
        <w:spacing w:before="0" w:after="0" w:line="240" w:lineRule="auto"/>
        <w:rPr>
          <w:rFonts w:asciiTheme="minorHAnsi" w:hAnsiTheme="minorHAnsi" w:cstheme="minorHAnsi"/>
          <w:noProof/>
          <w:spacing w:val="-2"/>
        </w:rPr>
      </w:pPr>
      <w:r w:rsidRPr="001B0BBF">
        <w:rPr>
          <w:rFonts w:asciiTheme="minorHAnsi" w:hAnsiTheme="minorHAnsi" w:cstheme="minorHAnsi"/>
          <w:noProof/>
          <w:spacing w:val="-2"/>
        </w:rPr>
        <w:t xml:space="preserve">[Optional]: Users can add certain configurable API features here in this section as given below. These keys and values are optional </w:t>
      </w:r>
      <w:bookmarkStart w:id="573" w:name="_MON_1563879719"/>
      <w:bookmarkEnd w:id="573"/>
      <w:r>
        <w:rPr>
          <w:rFonts w:asciiTheme="minorHAnsi" w:hAnsiTheme="minorHAnsi" w:cstheme="minorHAnsi"/>
          <w:noProof/>
          <w:spacing w:val="-2"/>
        </w:rPr>
        <w:object w:dxaOrig="9360" w:dyaOrig="984" w14:anchorId="5A89D4AD">
          <v:shape id="_x0000_i1092" type="#_x0000_t75" style="width:469.15pt;height:49.35pt" o:ole="" filled="t" fillcolor="#bfbfbf [2412]">
            <v:imagedata r:id="rId99" o:title=""/>
          </v:shape>
          <o:OLEObject Type="Embed" ProgID="Word.OpenDocumentText.12" ShapeID="_x0000_i1092" DrawAspect="Content" ObjectID="_1627825809" r:id="rId100"/>
        </w:object>
      </w:r>
    </w:p>
    <w:p w14:paraId="2A36AD3A" w14:textId="77777777" w:rsidR="004E52D7" w:rsidRDefault="004E52D7" w:rsidP="004E52D7">
      <w:pPr>
        <w:pStyle w:val="ListParagraph"/>
        <w:numPr>
          <w:ilvl w:val="1"/>
          <w:numId w:val="25"/>
        </w:numPr>
        <w:spacing w:before="0" w:after="0" w:line="240" w:lineRule="auto"/>
        <w:rPr>
          <w:rFonts w:asciiTheme="minorHAnsi" w:hAnsiTheme="minorHAnsi" w:cstheme="minorHAnsi"/>
          <w:noProof/>
          <w:spacing w:val="-2"/>
        </w:rPr>
      </w:pPr>
      <w:r>
        <w:rPr>
          <w:rFonts w:asciiTheme="minorHAnsi" w:hAnsiTheme="minorHAnsi" w:cstheme="minorHAnsi"/>
          <w:noProof/>
          <w:spacing w:val="-2"/>
        </w:rPr>
        <w:t xml:space="preserve">ValidHTTPCodes : This enables hard assertion of all APIs against given HTTP status codes. Default values is ‘blank’ which means all HTTP status codes are considered as Valid. </w:t>
      </w:r>
    </w:p>
    <w:p w14:paraId="0EA04950" w14:textId="77777777" w:rsidR="004E52D7" w:rsidRDefault="004E52D7" w:rsidP="004E52D7">
      <w:pPr>
        <w:pStyle w:val="ListParagraph"/>
        <w:numPr>
          <w:ilvl w:val="1"/>
          <w:numId w:val="25"/>
        </w:numPr>
        <w:spacing w:before="0" w:after="0" w:line="240" w:lineRule="auto"/>
        <w:rPr>
          <w:rFonts w:asciiTheme="minorHAnsi" w:hAnsiTheme="minorHAnsi" w:cstheme="minorHAnsi"/>
          <w:noProof/>
          <w:spacing w:val="-2"/>
        </w:rPr>
      </w:pPr>
      <w:r w:rsidRPr="001B0BBF">
        <w:rPr>
          <w:rFonts w:asciiTheme="minorHAnsi" w:hAnsiTheme="minorHAnsi" w:cstheme="minorHAnsi"/>
          <w:noProof/>
          <w:spacing w:val="-2"/>
        </w:rPr>
        <w:t>UrlEncodingEnabled</w:t>
      </w:r>
      <w:r>
        <w:rPr>
          <w:rFonts w:asciiTheme="minorHAnsi" w:hAnsiTheme="minorHAnsi" w:cstheme="minorHAnsi"/>
          <w:noProof/>
          <w:spacing w:val="-2"/>
        </w:rPr>
        <w:t xml:space="preserve"> : This feature controls the encoding of special characters for API url. Default value is ‘true’.</w:t>
      </w:r>
    </w:p>
    <w:p w14:paraId="3629413A" w14:textId="77777777" w:rsidR="004E52D7" w:rsidRDefault="004E52D7" w:rsidP="004E52D7">
      <w:pPr>
        <w:pStyle w:val="ListParagraph"/>
        <w:spacing w:before="0" w:after="0" w:line="240" w:lineRule="auto"/>
        <w:ind w:left="2160"/>
        <w:rPr>
          <w:rFonts w:asciiTheme="minorHAnsi" w:hAnsiTheme="minorHAnsi" w:cstheme="minorHAnsi"/>
          <w:i/>
          <w:noProof/>
          <w:spacing w:val="-2"/>
        </w:rPr>
      </w:pPr>
      <w:r w:rsidRPr="001B0BBF">
        <w:rPr>
          <w:rFonts w:asciiTheme="minorHAnsi" w:hAnsiTheme="minorHAnsi" w:cstheme="minorHAnsi"/>
          <w:i/>
          <w:noProof/>
          <w:spacing w:val="-2"/>
        </w:rPr>
        <w:t xml:space="preserve">(For more details on </w:t>
      </w:r>
      <w:r>
        <w:rPr>
          <w:rFonts w:asciiTheme="minorHAnsi" w:hAnsiTheme="minorHAnsi" w:cstheme="minorHAnsi"/>
          <w:i/>
          <w:noProof/>
          <w:spacing w:val="-2"/>
        </w:rPr>
        <w:t>above</w:t>
      </w:r>
      <w:r w:rsidRPr="001B0BBF">
        <w:rPr>
          <w:rFonts w:asciiTheme="minorHAnsi" w:hAnsiTheme="minorHAnsi" w:cstheme="minorHAnsi"/>
          <w:i/>
          <w:noProof/>
          <w:spacing w:val="-2"/>
        </w:rPr>
        <w:t xml:space="preserve"> features refer API  plugin section)</w:t>
      </w:r>
    </w:p>
    <w:p w14:paraId="67B82CA1" w14:textId="77777777" w:rsidR="004E52D7" w:rsidRDefault="004E52D7" w:rsidP="004E52D7">
      <w:pPr>
        <w:pStyle w:val="Heading5"/>
        <w:numPr>
          <w:ilvl w:val="2"/>
          <w:numId w:val="1"/>
        </w:numPr>
        <w:ind w:left="720"/>
        <w:rPr>
          <w:rFonts w:asciiTheme="minorHAnsi" w:hAnsiTheme="minorHAnsi" w:cstheme="minorHAnsi"/>
          <w:noProof/>
        </w:rPr>
      </w:pPr>
      <w:r w:rsidRPr="00EA4CD2">
        <w:rPr>
          <w:rFonts w:asciiTheme="minorHAnsi" w:hAnsiTheme="minorHAnsi" w:cstheme="minorHAnsi"/>
          <w:noProof/>
        </w:rPr>
        <w:t xml:space="preserve">Test </w:t>
      </w:r>
      <w:r>
        <w:rPr>
          <w:rFonts w:asciiTheme="minorHAnsi" w:hAnsiTheme="minorHAnsi" w:cstheme="minorHAnsi"/>
          <w:noProof/>
        </w:rPr>
        <w:t>data Creation</w:t>
      </w:r>
    </w:p>
    <w:p w14:paraId="1F94FF2C" w14:textId="77777777" w:rsidR="004E52D7" w:rsidRDefault="004E52D7" w:rsidP="004E52D7">
      <w:pPr>
        <w:pStyle w:val="ListParagraph"/>
        <w:numPr>
          <w:ilvl w:val="1"/>
          <w:numId w:val="82"/>
        </w:numPr>
      </w:pPr>
      <w:r>
        <w:t>Create necessary test data excel files as required test data as given below-</w:t>
      </w:r>
    </w:p>
    <w:p w14:paraId="320DF6EE" w14:textId="77777777" w:rsidR="004E52D7" w:rsidRPr="00184BF4" w:rsidRDefault="004E52D7" w:rsidP="004E52D7">
      <w:pPr>
        <w:pStyle w:val="ListParagraph"/>
        <w:ind w:left="1440"/>
      </w:pPr>
    </w:p>
    <w:p w14:paraId="5CC6C7EC" w14:textId="77777777" w:rsidR="004E52D7" w:rsidRPr="00A07EF2" w:rsidRDefault="004E52D7" w:rsidP="004E52D7">
      <w:pPr>
        <w:pStyle w:val="ListParagraph"/>
        <w:numPr>
          <w:ilvl w:val="0"/>
          <w:numId w:val="23"/>
        </w:numPr>
        <w:spacing w:before="0" w:after="0" w:line="240" w:lineRule="auto"/>
        <w:rPr>
          <w:rFonts w:asciiTheme="minorHAnsi" w:hAnsiTheme="minorHAnsi" w:cs="Calibri"/>
          <w:noProof/>
          <w:color w:val="000000"/>
          <w:spacing w:val="-2"/>
        </w:rPr>
      </w:pPr>
      <w:r w:rsidRPr="00184BF4">
        <w:rPr>
          <w:rFonts w:asciiTheme="minorHAnsi" w:hAnsiTheme="minorHAnsi" w:cstheme="minorHAnsi"/>
          <w:b/>
          <w:color w:val="000000"/>
          <w:lang w:val="en-US" w:bidi="ar-SA"/>
        </w:rPr>
        <w:t>Creation of Excel files</w:t>
      </w:r>
      <w:r>
        <w:rPr>
          <w:rFonts w:asciiTheme="minorHAnsi" w:hAnsiTheme="minorHAnsi" w:cstheme="minorHAnsi"/>
          <w:b/>
          <w:color w:val="000000"/>
          <w:lang w:val="en-US" w:bidi="ar-SA"/>
        </w:rPr>
        <w:t xml:space="preserve"> </w:t>
      </w:r>
    </w:p>
    <w:p w14:paraId="50F0A32B" w14:textId="77777777" w:rsidR="004E52D7" w:rsidRPr="00501560" w:rsidRDefault="004E52D7" w:rsidP="004E52D7">
      <w:pPr>
        <w:pStyle w:val="ListParagraph"/>
        <w:numPr>
          <w:ilvl w:val="1"/>
          <w:numId w:val="23"/>
        </w:numPr>
        <w:spacing w:before="0" w:after="0" w:line="240" w:lineRule="auto"/>
        <w:rPr>
          <w:rFonts w:asciiTheme="minorHAnsi" w:hAnsiTheme="minorHAnsi" w:cs="Calibri"/>
          <w:noProof/>
          <w:color w:val="000000"/>
          <w:spacing w:val="-2"/>
        </w:rPr>
      </w:pPr>
      <w:r w:rsidRPr="00A07EF2">
        <w:rPr>
          <w:rFonts w:asciiTheme="minorHAnsi" w:hAnsiTheme="minorHAnsi" w:cstheme="minorHAnsi"/>
          <w:color w:val="000000"/>
          <w:lang w:val="en-US" w:bidi="ar-SA"/>
        </w:rPr>
        <w:t xml:space="preserve">Add corresponding excel files( .xlsx) and sheets with all parameters to support data driven test approach. </w:t>
      </w:r>
      <w:r w:rsidRPr="00A07EF2">
        <w:rPr>
          <w:rFonts w:asciiTheme="minorHAnsi" w:hAnsiTheme="minorHAnsi" w:cstheme="minorHAnsi"/>
          <w:color w:val="FFC000"/>
          <w:lang w:val="en-US" w:bidi="ar-SA"/>
        </w:rPr>
        <w:t>Refer TestNG DataProvider</w:t>
      </w:r>
      <w:r>
        <w:rPr>
          <w:rFonts w:asciiTheme="minorHAnsi" w:hAnsiTheme="minorHAnsi" w:cstheme="minorHAnsi"/>
          <w:color w:val="000000"/>
          <w:lang w:val="en-US" w:bidi="ar-SA"/>
        </w:rPr>
        <w:t xml:space="preserve"> for excel file conventions.</w:t>
      </w:r>
    </w:p>
    <w:p w14:paraId="3AB07AD1" w14:textId="77777777" w:rsidR="004E52D7" w:rsidRPr="00A07EF2" w:rsidRDefault="004E52D7" w:rsidP="004E52D7">
      <w:pPr>
        <w:pStyle w:val="ListParagraph"/>
        <w:numPr>
          <w:ilvl w:val="1"/>
          <w:numId w:val="23"/>
        </w:numPr>
        <w:spacing w:before="0" w:after="0" w:line="240" w:lineRule="auto"/>
        <w:rPr>
          <w:rFonts w:asciiTheme="minorHAnsi" w:hAnsiTheme="minorHAnsi" w:cs="Calibri"/>
          <w:noProof/>
          <w:color w:val="000000"/>
          <w:spacing w:val="-2"/>
        </w:rPr>
      </w:pPr>
      <w:r>
        <w:rPr>
          <w:rFonts w:asciiTheme="minorHAnsi" w:hAnsiTheme="minorHAnsi" w:cstheme="minorHAnsi"/>
          <w:color w:val="000000"/>
          <w:lang w:val="en-US" w:bidi="ar-SA"/>
        </w:rPr>
        <w:t>Parameters for API method can be query/ path/form parameters . Even entire post body and required values in it can be parameterized .</w:t>
      </w:r>
    </w:p>
    <w:p w14:paraId="1F6487BC" w14:textId="77777777" w:rsidR="004E52D7" w:rsidRDefault="004E52D7" w:rsidP="004E52D7">
      <w:pPr>
        <w:pStyle w:val="ListParagraph"/>
        <w:spacing w:before="0" w:after="0" w:line="240" w:lineRule="auto"/>
        <w:ind w:left="2160"/>
        <w:rPr>
          <w:rFonts w:asciiTheme="minorHAnsi" w:hAnsiTheme="minorHAnsi" w:cs="Calibri"/>
          <w:noProof/>
          <w:color w:val="000000"/>
          <w:spacing w:val="-2"/>
        </w:rPr>
      </w:pPr>
      <w:r>
        <w:rPr>
          <w:rFonts w:asciiTheme="minorHAnsi" w:hAnsiTheme="minorHAnsi" w:cs="Calibri"/>
          <w:noProof/>
          <w:color w:val="000000"/>
          <w:spacing w:val="-2"/>
        </w:rPr>
        <w:t>e.g for given below REST GET API , its path and query parameters can be parametrized and fetched from corresponding excel files.</w:t>
      </w:r>
    </w:p>
    <w:p w14:paraId="6EB7E8AC" w14:textId="77777777" w:rsidR="004E52D7" w:rsidRDefault="004E52D7" w:rsidP="004E52D7">
      <w:pPr>
        <w:pStyle w:val="ListParagraph"/>
        <w:spacing w:before="0" w:after="0" w:line="240" w:lineRule="auto"/>
        <w:ind w:left="2160"/>
        <w:rPr>
          <w:rFonts w:asciiTheme="minorHAnsi" w:hAnsiTheme="minorHAnsi" w:cs="Calibri"/>
          <w:noProof/>
          <w:color w:val="000000"/>
          <w:spacing w:val="-2"/>
        </w:rPr>
      </w:pPr>
      <w:r>
        <w:lastRenderedPageBreak/>
        <w:t xml:space="preserve">Actual API : </w:t>
      </w:r>
      <w:bookmarkStart w:id="574" w:name="_MON_1563953349"/>
      <w:bookmarkEnd w:id="574"/>
      <w:r>
        <w:object w:dxaOrig="9360" w:dyaOrig="1880" w14:anchorId="74B0DD1E">
          <v:shape id="_x0000_i1093" type="#_x0000_t75" style="width:446.5pt;height:94.65pt" o:ole="" filled="t" fillcolor="#bfbfbf [2412]">
            <v:imagedata r:id="rId101" o:title=""/>
          </v:shape>
          <o:OLEObject Type="Embed" ProgID="Word.OpenDocumentText.12" ShapeID="_x0000_i1093" DrawAspect="Content" ObjectID="_1627825810" r:id="rId102"/>
        </w:object>
      </w:r>
      <w:r>
        <w:rPr>
          <w:rFonts w:asciiTheme="minorHAnsi" w:hAnsiTheme="minorHAnsi" w:cs="Calibri"/>
          <w:noProof/>
          <w:color w:val="000000"/>
          <w:spacing w:val="-2"/>
        </w:rPr>
        <w:t xml:space="preserve"> </w:t>
      </w:r>
    </w:p>
    <w:p w14:paraId="2066033A" w14:textId="77777777" w:rsidR="004E52D7" w:rsidRDefault="004E52D7" w:rsidP="004E52D7">
      <w:pPr>
        <w:pStyle w:val="ListParagraph"/>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b/>
      </w:r>
      <w:r>
        <w:rPr>
          <w:rFonts w:asciiTheme="minorHAnsi" w:hAnsiTheme="minorHAnsi" w:cs="Calibri"/>
          <w:noProof/>
          <w:color w:val="000000"/>
          <w:spacing w:val="-2"/>
        </w:rPr>
        <w:tab/>
      </w:r>
      <w:r>
        <w:rPr>
          <w:rFonts w:asciiTheme="minorHAnsi" w:hAnsiTheme="minorHAnsi" w:cs="Calibri"/>
          <w:noProof/>
          <w:color w:val="000000"/>
          <w:spacing w:val="-2"/>
          <w:lang w:val="en-US" w:bidi="ar-SA"/>
        </w:rPr>
        <w:drawing>
          <wp:inline distT="0" distB="0" distL="0" distR="0" wp14:anchorId="571E63F5" wp14:editId="43ED9B40">
            <wp:extent cx="6400800" cy="40767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4076700"/>
                    </a:xfrm>
                    <a:prstGeom prst="rect">
                      <a:avLst/>
                    </a:prstGeom>
                    <a:noFill/>
                    <a:ln>
                      <a:solidFill>
                        <a:schemeClr val="tx1"/>
                      </a:solidFill>
                    </a:ln>
                  </pic:spPr>
                </pic:pic>
              </a:graphicData>
            </a:graphic>
          </wp:inline>
        </w:drawing>
      </w:r>
    </w:p>
    <w:p w14:paraId="04967B8D"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1C0E7B89" w14:textId="77777777" w:rsidR="004E52D7" w:rsidRDefault="004E52D7" w:rsidP="004E52D7">
      <w:pPr>
        <w:pStyle w:val="ListParagraph"/>
        <w:numPr>
          <w:ilvl w:val="0"/>
          <w:numId w:val="23"/>
        </w:numPr>
        <w:spacing w:before="0" w:after="0" w:line="240" w:lineRule="auto"/>
        <w:rPr>
          <w:rFonts w:asciiTheme="minorHAnsi" w:hAnsiTheme="minorHAnsi" w:cs="Calibri"/>
          <w:b/>
          <w:noProof/>
          <w:color w:val="000000"/>
          <w:spacing w:val="-2"/>
        </w:rPr>
      </w:pPr>
      <w:r w:rsidRPr="004501F0">
        <w:rPr>
          <w:rFonts w:asciiTheme="minorHAnsi" w:hAnsiTheme="minorHAnsi" w:cs="Calibri"/>
          <w:b/>
          <w:noProof/>
          <w:color w:val="000000"/>
          <w:spacing w:val="-2"/>
        </w:rPr>
        <w:t>Creation of TestData</w:t>
      </w:r>
    </w:p>
    <w:p w14:paraId="72A5E9CB" w14:textId="77777777" w:rsidR="004E52D7" w:rsidRDefault="004E52D7" w:rsidP="004E52D7">
      <w:pPr>
        <w:pStyle w:val="ListParagraph"/>
        <w:numPr>
          <w:ilvl w:val="1"/>
          <w:numId w:val="23"/>
        </w:numPr>
        <w:spacing w:before="0" w:after="0" w:line="240" w:lineRule="auto"/>
        <w:rPr>
          <w:rFonts w:asciiTheme="minorHAnsi" w:hAnsiTheme="minorHAnsi" w:cs="Calibri"/>
          <w:noProof/>
          <w:color w:val="000000"/>
          <w:spacing w:val="-2"/>
        </w:rPr>
      </w:pPr>
      <w:r w:rsidRPr="004501F0">
        <w:rPr>
          <w:rFonts w:asciiTheme="minorHAnsi" w:hAnsiTheme="minorHAnsi" w:cs="Calibri"/>
          <w:noProof/>
          <w:color w:val="000000"/>
          <w:spacing w:val="-2"/>
        </w:rPr>
        <w:t xml:space="preserve">Create </w:t>
      </w:r>
      <w:r>
        <w:rPr>
          <w:rFonts w:asciiTheme="minorHAnsi" w:hAnsiTheme="minorHAnsi" w:cs="Calibri"/>
          <w:noProof/>
          <w:color w:val="000000"/>
          <w:spacing w:val="-2"/>
        </w:rPr>
        <w:t>necessary test data against identified parameters required for API and functionality to  test .</w:t>
      </w:r>
    </w:p>
    <w:p w14:paraId="62070555" w14:textId="77777777" w:rsidR="004E52D7" w:rsidRDefault="004E52D7" w:rsidP="004E52D7">
      <w:pPr>
        <w:pStyle w:val="ListParagraph"/>
        <w:spacing w:before="0" w:after="0" w:line="240" w:lineRule="auto"/>
        <w:ind w:left="2160"/>
        <w:rPr>
          <w:rFonts w:asciiTheme="minorHAnsi" w:hAnsiTheme="minorHAnsi" w:cs="Calibri"/>
          <w:noProof/>
          <w:color w:val="000000"/>
          <w:spacing w:val="-2"/>
        </w:rPr>
      </w:pPr>
    </w:p>
    <w:p w14:paraId="42647FFF" w14:textId="77777777" w:rsidR="004E52D7" w:rsidRPr="004501F0"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(Refer sample test attached in fusion framework)</w:t>
      </w:r>
    </w:p>
    <w:p w14:paraId="248F259E" w14:textId="77777777" w:rsidR="004E52D7" w:rsidRDefault="004E52D7" w:rsidP="004E52D7">
      <w:pPr>
        <w:pStyle w:val="ListParagraph"/>
        <w:spacing w:before="0" w:after="0" w:line="240" w:lineRule="auto"/>
        <w:ind w:left="1440"/>
      </w:pPr>
    </w:p>
    <w:p w14:paraId="22A2D8EB" w14:textId="77777777" w:rsidR="004E52D7" w:rsidRPr="00EA4CD2" w:rsidRDefault="004E52D7" w:rsidP="004E52D7">
      <w:pPr>
        <w:pStyle w:val="Heading5"/>
        <w:numPr>
          <w:ilvl w:val="2"/>
          <w:numId w:val="1"/>
        </w:numPr>
        <w:ind w:left="720"/>
        <w:rPr>
          <w:rFonts w:asciiTheme="minorHAnsi" w:hAnsiTheme="minorHAnsi" w:cstheme="minorHAnsi"/>
          <w:noProof/>
        </w:rPr>
      </w:pPr>
      <w:r w:rsidRPr="00EA4CD2">
        <w:rPr>
          <w:rFonts w:asciiTheme="minorHAnsi" w:hAnsiTheme="minorHAnsi" w:cstheme="minorHAnsi"/>
          <w:noProof/>
        </w:rPr>
        <w:t>Test Script</w:t>
      </w:r>
      <w:r>
        <w:rPr>
          <w:rFonts w:asciiTheme="minorHAnsi" w:hAnsiTheme="minorHAnsi" w:cstheme="minorHAnsi"/>
          <w:noProof/>
        </w:rPr>
        <w:t xml:space="preserve"> creation</w:t>
      </w:r>
    </w:p>
    <w:p w14:paraId="5C6883E4" w14:textId="77777777" w:rsidR="004E52D7" w:rsidRDefault="004E52D7" w:rsidP="004E52D7">
      <w:pPr>
        <w:pStyle w:val="ListParagraph"/>
        <w:numPr>
          <w:ilvl w:val="1"/>
          <w:numId w:val="82"/>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Add API test scripts based on API resources and test data identified -</w:t>
      </w:r>
    </w:p>
    <w:p w14:paraId="30989779" w14:textId="77777777" w:rsidR="004E52D7" w:rsidRPr="00F407BC" w:rsidRDefault="004E52D7" w:rsidP="004E52D7">
      <w:pPr>
        <w:pStyle w:val="ListParagraph"/>
        <w:spacing w:before="0" w:after="0" w:line="240" w:lineRule="auto"/>
        <w:ind w:left="1440"/>
        <w:rPr>
          <w:rFonts w:asciiTheme="minorHAnsi" w:hAnsiTheme="minorHAnsi" w:cs="Calibri"/>
          <w:noProof/>
          <w:color w:val="000000"/>
          <w:spacing w:val="-2"/>
        </w:rPr>
      </w:pPr>
    </w:p>
    <w:p w14:paraId="68F7C808" w14:textId="77777777" w:rsidR="004E52D7" w:rsidRPr="00EA4CD2" w:rsidRDefault="004E52D7" w:rsidP="004E52D7">
      <w:pPr>
        <w:pStyle w:val="ListParagraph"/>
        <w:numPr>
          <w:ilvl w:val="0"/>
          <w:numId w:val="23"/>
        </w:numPr>
        <w:spacing w:before="0" w:after="0" w:line="240" w:lineRule="auto"/>
        <w:rPr>
          <w:rFonts w:asciiTheme="minorHAnsi" w:hAnsiTheme="minorHAnsi" w:cstheme="minorHAnsi"/>
          <w:color w:val="000000"/>
          <w:sz w:val="20"/>
          <w:szCs w:val="20"/>
          <w:lang w:val="en-US" w:bidi="ar-SA"/>
        </w:rPr>
      </w:pPr>
      <w:r w:rsidRPr="00EA4CD2">
        <w:rPr>
          <w:rFonts w:asciiTheme="minorHAnsi" w:hAnsiTheme="minorHAnsi" w:cstheme="minorHAnsi"/>
          <w:b/>
          <w:noProof/>
          <w:color w:val="000000"/>
          <w:spacing w:val="-2"/>
        </w:rPr>
        <w:t xml:space="preserve">Location of adding </w:t>
      </w:r>
      <w:r>
        <w:rPr>
          <w:rFonts w:asciiTheme="minorHAnsi" w:hAnsiTheme="minorHAnsi" w:cstheme="minorHAnsi"/>
          <w:b/>
          <w:noProof/>
          <w:color w:val="000000"/>
          <w:spacing w:val="-2"/>
        </w:rPr>
        <w:t>API</w:t>
      </w:r>
      <w:r w:rsidRPr="00EA4CD2">
        <w:rPr>
          <w:rFonts w:asciiTheme="minorHAnsi" w:hAnsiTheme="minorHAnsi" w:cstheme="minorHAnsi"/>
          <w:b/>
          <w:noProof/>
          <w:color w:val="000000"/>
          <w:spacing w:val="-2"/>
        </w:rPr>
        <w:t xml:space="preserve"> tests:</w:t>
      </w:r>
    </w:p>
    <w:p w14:paraId="04C1DB43"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r w:rsidRPr="00EA4CD2">
        <w:rPr>
          <w:rFonts w:asciiTheme="minorHAnsi" w:hAnsiTheme="minorHAnsi" w:cstheme="minorHAnsi"/>
          <w:noProof/>
          <w:color w:val="000000"/>
          <w:spacing w:val="-2"/>
        </w:rPr>
        <w:lastRenderedPageBreak/>
        <w:t xml:space="preserve">Add </w:t>
      </w:r>
      <w:r>
        <w:rPr>
          <w:rFonts w:asciiTheme="minorHAnsi" w:hAnsiTheme="minorHAnsi" w:cstheme="minorHAnsi"/>
          <w:noProof/>
          <w:color w:val="000000"/>
          <w:spacing w:val="-2"/>
        </w:rPr>
        <w:t>API</w:t>
      </w:r>
      <w:r w:rsidRPr="00EA4CD2">
        <w:rPr>
          <w:rFonts w:asciiTheme="minorHAnsi" w:hAnsiTheme="minorHAnsi" w:cstheme="minorHAnsi"/>
          <w:noProof/>
          <w:color w:val="000000"/>
          <w:spacing w:val="-2"/>
        </w:rPr>
        <w:t xml:space="preserve"> test scripts under package : </w:t>
      </w:r>
      <w:r w:rsidRPr="00EA4CD2">
        <w:rPr>
          <w:rFonts w:asciiTheme="minorHAnsi" w:hAnsiTheme="minorHAnsi" w:cstheme="minorHAnsi"/>
          <w:color w:val="000000"/>
          <w:lang w:val="en-US" w:bidi="ar-SA"/>
        </w:rPr>
        <w:t>com.</w:t>
      </w:r>
      <w:r>
        <w:rPr>
          <w:rFonts w:asciiTheme="minorHAnsi" w:hAnsiTheme="minorHAnsi" w:cstheme="minorHAnsi"/>
          <w:color w:val="000000"/>
          <w:lang w:val="en-US" w:bidi="ar-SA"/>
        </w:rPr>
        <w:t>api</w:t>
      </w:r>
      <w:r w:rsidRPr="00EA4CD2">
        <w:rPr>
          <w:rFonts w:asciiTheme="minorHAnsi" w:hAnsiTheme="minorHAnsi" w:cstheme="minorHAnsi"/>
          <w:color w:val="000000"/>
          <w:lang w:val="en-US" w:bidi="ar-SA"/>
        </w:rPr>
        <w:t xml:space="preserve">.tests </w:t>
      </w:r>
      <w:r w:rsidRPr="00EA4CD2">
        <w:rPr>
          <w:rFonts w:asciiTheme="minorHAnsi" w:hAnsiTheme="minorHAnsi" w:cstheme="minorHAnsi"/>
          <w:noProof/>
          <w:color w:val="000000"/>
          <w:spacing w:val="-2"/>
        </w:rPr>
        <w:t xml:space="preserve">There can be sub packages under </w:t>
      </w:r>
      <w:r w:rsidRPr="00EA4CD2">
        <w:rPr>
          <w:rFonts w:asciiTheme="minorHAnsi" w:hAnsiTheme="minorHAnsi" w:cstheme="minorHAnsi"/>
          <w:color w:val="000000"/>
          <w:lang w:val="en-US" w:bidi="ar-SA"/>
        </w:rPr>
        <w:t>com.</w:t>
      </w:r>
      <w:r>
        <w:rPr>
          <w:rFonts w:asciiTheme="minorHAnsi" w:hAnsiTheme="minorHAnsi" w:cstheme="minorHAnsi"/>
          <w:color w:val="000000"/>
          <w:lang w:val="en-US" w:bidi="ar-SA"/>
        </w:rPr>
        <w:t>api</w:t>
      </w:r>
      <w:r w:rsidRPr="00EA4CD2">
        <w:rPr>
          <w:rFonts w:asciiTheme="minorHAnsi" w:hAnsiTheme="minorHAnsi" w:cstheme="minorHAnsi"/>
          <w:color w:val="000000"/>
          <w:lang w:val="en-US" w:bidi="ar-SA"/>
        </w:rPr>
        <w:t>.tests</w:t>
      </w:r>
      <w:r>
        <w:rPr>
          <w:rFonts w:asciiTheme="minorHAnsi" w:hAnsiTheme="minorHAnsi" w:cstheme="minorHAnsi"/>
          <w:color w:val="000000"/>
          <w:lang w:val="en-US" w:bidi="ar-SA"/>
        </w:rPr>
        <w:t xml:space="preserve"> specific to projects and modules.</w:t>
      </w:r>
      <w:r w:rsidRPr="00EA4CD2">
        <w:rPr>
          <w:rFonts w:asciiTheme="minorHAnsi" w:hAnsiTheme="minorHAnsi" w:cstheme="minorHAnsi"/>
          <w:color w:val="000000"/>
          <w:lang w:val="en-US" w:bidi="ar-SA"/>
        </w:rPr>
        <w:t xml:space="preserve"> </w:t>
      </w:r>
    </w:p>
    <w:p w14:paraId="1C055296"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p>
    <w:p w14:paraId="133E15A5" w14:textId="77777777" w:rsidR="004E52D7" w:rsidRPr="00245AE6"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sidRPr="00245AE6">
        <w:rPr>
          <w:rFonts w:asciiTheme="minorHAnsi" w:hAnsiTheme="minorHAnsi" w:cstheme="minorHAnsi"/>
          <w:b/>
          <w:color w:val="000000"/>
          <w:lang w:val="en-US" w:bidi="ar-SA"/>
        </w:rPr>
        <w:t>Mandatory things:</w:t>
      </w:r>
    </w:p>
    <w:p w14:paraId="4FD1038D"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Extend each test class with DriverBase</w:t>
      </w:r>
      <w:r>
        <w:rPr>
          <w:rFonts w:asciiTheme="minorHAnsi" w:hAnsiTheme="minorHAnsi" w:cstheme="minorHAnsi"/>
          <w:color w:val="000000"/>
          <w:lang w:val="en-US" w:bidi="ar-SA"/>
        </w:rPr>
        <w:t>. You can also add an intermediate test class extending from DriverBase (to add common methods across multiple test classes) and extend it further to add target test class.</w:t>
      </w:r>
    </w:p>
    <w:p w14:paraId="2082234C"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p>
    <w:p w14:paraId="3B90E3BD" w14:textId="77777777" w:rsidR="004E52D7" w:rsidRPr="00AA73FE"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AA73FE">
        <w:rPr>
          <w:rFonts w:asciiTheme="minorHAnsi" w:hAnsiTheme="minorHAnsi" w:cstheme="minorHAnsi"/>
          <w:color w:val="000000"/>
          <w:lang w:val="en-US" w:bidi="ar-SA"/>
        </w:rPr>
        <w:t>API driver can be called/instantiated within test method (@Test) or in @BeforeMethod through method ‘getAPIDriver’.Same driver object can be used to test multiple API endpoints in same test case.</w:t>
      </w:r>
    </w:p>
    <w:p w14:paraId="407DAE4A" w14:textId="77777777" w:rsidR="004E52D7" w:rsidRPr="000E24FA" w:rsidRDefault="004E52D7" w:rsidP="004E52D7">
      <w:pPr>
        <w:pStyle w:val="ListParagraph"/>
        <w:rPr>
          <w:rFonts w:asciiTheme="minorHAnsi" w:hAnsiTheme="minorHAnsi" w:cstheme="minorHAnsi"/>
          <w:color w:val="000000"/>
          <w:lang w:val="en-US" w:bidi="ar-SA"/>
        </w:rPr>
      </w:pPr>
    </w:p>
    <w:bookmarkStart w:id="575" w:name="_MON_1566401245"/>
    <w:bookmarkEnd w:id="575"/>
    <w:p w14:paraId="3094248D" w14:textId="77777777" w:rsidR="004E52D7" w:rsidRPr="000E24FA" w:rsidRDefault="004E52D7" w:rsidP="004E52D7">
      <w:pPr>
        <w:pStyle w:val="ListParagraph"/>
        <w:spacing w:before="0" w:after="0" w:line="240" w:lineRule="auto"/>
        <w:ind w:left="2160"/>
      </w:pPr>
      <w:r>
        <w:rPr>
          <w:rFonts w:asciiTheme="minorHAnsi" w:hAnsiTheme="minorHAnsi" w:cstheme="minorHAnsi"/>
          <w:color w:val="000000"/>
          <w:lang w:val="en-US" w:bidi="ar-SA"/>
        </w:rPr>
        <w:object w:dxaOrig="9360" w:dyaOrig="9225" w14:anchorId="401FB3CC">
          <v:shape id="_x0000_i1094" type="#_x0000_t75" style="width:433.15pt;height:400.05pt" o:ole="" filled="t" fillcolor="#d8d8d8 [2732]">
            <v:imagedata r:id="rId104" o:title=""/>
          </v:shape>
          <o:OLEObject Type="Embed" ProgID="Word.OpenDocumentText.12" ShapeID="_x0000_i1094" DrawAspect="Content" ObjectID="_1627825811" r:id="rId105"/>
        </w:object>
      </w:r>
      <w:r>
        <w:rPr>
          <w:rFonts w:asciiTheme="minorHAnsi" w:hAnsiTheme="minorHAnsi" w:cstheme="minorHAnsi"/>
          <w:color w:val="000000"/>
          <w:lang w:val="en-US" w:bidi="ar-SA"/>
        </w:rPr>
        <w:t>Note: There is no need to close API driver unlike other drivers (UI/Mobile).</w:t>
      </w:r>
    </w:p>
    <w:p w14:paraId="3E4AFCA1" w14:textId="77777777" w:rsidR="004E52D7" w:rsidRPr="00245AE6" w:rsidRDefault="004E52D7" w:rsidP="004E52D7">
      <w:pPr>
        <w:pStyle w:val="ListParagraph"/>
        <w:spacing w:before="0" w:after="0" w:line="240" w:lineRule="auto"/>
        <w:ind w:left="2160"/>
        <w:rPr>
          <w:rFonts w:asciiTheme="minorHAnsi" w:hAnsiTheme="minorHAnsi" w:cstheme="minorHAnsi"/>
          <w:color w:val="000000"/>
          <w:lang w:val="en-US" w:bidi="ar-SA"/>
        </w:rPr>
      </w:pPr>
    </w:p>
    <w:p w14:paraId="5DCA8A4C" w14:textId="77777777" w:rsidR="004E52D7" w:rsidRPr="00245AE6"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245AE6">
        <w:rPr>
          <w:rFonts w:asciiTheme="minorHAnsi" w:hAnsiTheme="minorHAnsi" w:cstheme="minorHAnsi"/>
          <w:color w:val="000000"/>
          <w:lang w:val="en-US" w:bidi="ar-SA"/>
        </w:rPr>
        <w:t>Mark each test method with @Test and specify the group it belongs to.</w:t>
      </w:r>
    </w:p>
    <w:p w14:paraId="3E286F55"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1440" w:firstLine="720"/>
        <w:rPr>
          <w:rFonts w:asciiTheme="minorHAnsi" w:hAnsiTheme="minorHAnsi" w:cstheme="minorHAnsi"/>
          <w:color w:val="000000"/>
          <w:lang w:val="en-US" w:bidi="ar-SA"/>
        </w:rPr>
      </w:pPr>
      <w:r w:rsidRPr="00245AE6">
        <w:rPr>
          <w:rFonts w:asciiTheme="minorHAnsi" w:hAnsiTheme="minorHAnsi" w:cstheme="minorHAnsi"/>
          <w:color w:val="646464"/>
          <w:lang w:val="en-US" w:bidi="ar-SA"/>
        </w:rPr>
        <w:t>@Test</w:t>
      </w:r>
      <w:r w:rsidRPr="00245AE6">
        <w:rPr>
          <w:rFonts w:asciiTheme="minorHAnsi" w:hAnsiTheme="minorHAnsi" w:cstheme="minorHAnsi"/>
          <w:color w:val="000000"/>
          <w:lang w:val="en-US" w:bidi="ar-SA"/>
        </w:rPr>
        <w:t xml:space="preserve">(groups = { </w:t>
      </w:r>
      <w:r w:rsidRPr="00245AE6">
        <w:rPr>
          <w:rFonts w:asciiTheme="minorHAnsi" w:hAnsiTheme="minorHAnsi" w:cstheme="minorHAnsi"/>
          <w:color w:val="2A00FF"/>
          <w:lang w:val="en-US" w:bidi="ar-SA"/>
        </w:rPr>
        <w:t>"Smoke"</w:t>
      </w:r>
      <w:r w:rsidRPr="00245AE6">
        <w:rPr>
          <w:rFonts w:asciiTheme="minorHAnsi" w:hAnsiTheme="minorHAnsi" w:cstheme="minorHAnsi"/>
          <w:color w:val="000000"/>
          <w:lang w:val="en-US" w:bidi="ar-SA"/>
        </w:rPr>
        <w:t xml:space="preserve"> })</w:t>
      </w:r>
    </w:p>
    <w:p w14:paraId="3043F509"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3A1C15FD" w14:textId="77777777" w:rsidR="004E52D7" w:rsidRPr="000E24FA" w:rsidRDefault="004E52D7" w:rsidP="004E52D7">
      <w:pPr>
        <w:pStyle w:val="ListParagraph"/>
        <w:spacing w:before="0" w:after="0" w:line="240" w:lineRule="auto"/>
        <w:ind w:left="2880"/>
        <w:rPr>
          <w:rFonts w:asciiTheme="minorHAnsi" w:hAnsiTheme="minorHAnsi" w:cstheme="minorHAnsi"/>
          <w:noProof/>
          <w:color w:val="F79646" w:themeColor="accent6"/>
          <w:spacing w:val="-2"/>
        </w:rPr>
      </w:pPr>
    </w:p>
    <w:p w14:paraId="62845BD5" w14:textId="77777777" w:rsidR="004E52D7" w:rsidRPr="000E24FA"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sidRPr="000E24FA">
        <w:rPr>
          <w:rFonts w:asciiTheme="minorHAnsi" w:hAnsiTheme="minorHAnsi" w:cstheme="minorHAnsi"/>
          <w:b/>
          <w:color w:val="000000"/>
          <w:lang w:val="en-US" w:bidi="ar-SA"/>
        </w:rPr>
        <w:t>Optional:</w:t>
      </w:r>
    </w:p>
    <w:p w14:paraId="0AC3DAD1" w14:textId="77777777" w:rsidR="004E52D7" w:rsidRPr="00245AE6" w:rsidRDefault="004E52D7" w:rsidP="004E52D7">
      <w:pPr>
        <w:pStyle w:val="ListParagraph"/>
        <w:numPr>
          <w:ilvl w:val="1"/>
          <w:numId w:val="24"/>
        </w:numPr>
        <w:spacing w:before="0" w:after="0" w:line="240" w:lineRule="auto"/>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Test description and Test data provider are optional attributes of @Test annotation</w:t>
      </w:r>
    </w:p>
    <w:p w14:paraId="16AE2EA3" w14:textId="77777777" w:rsidR="004E52D7" w:rsidRPr="00245AE6" w:rsidRDefault="004E52D7" w:rsidP="004E52D7">
      <w:pPr>
        <w:pStyle w:val="ListParagraph"/>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333FEB39"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color w:val="646464"/>
          <w:lang w:val="en-US" w:bidi="ar-SA"/>
        </w:rPr>
        <w:t>@Test</w:t>
      </w:r>
      <w:r w:rsidRPr="00245AE6">
        <w:rPr>
          <w:rFonts w:asciiTheme="minorHAnsi" w:hAnsiTheme="minorHAnsi" w:cstheme="minorHAnsi"/>
          <w:color w:val="000000"/>
          <w:lang w:val="en-US" w:bidi="ar-SA"/>
        </w:rPr>
        <w:t>(groups={</w:t>
      </w:r>
      <w:r w:rsidRPr="00245AE6">
        <w:rPr>
          <w:rFonts w:asciiTheme="minorHAnsi" w:hAnsiTheme="minorHAnsi" w:cstheme="minorHAnsi"/>
          <w:color w:val="2A00FF"/>
          <w:lang w:val="en-US" w:bidi="ar-SA"/>
        </w:rPr>
        <w:t>"Smoke"</w:t>
      </w:r>
      <w:r w:rsidRPr="00245AE6">
        <w:rPr>
          <w:rFonts w:asciiTheme="minorHAnsi" w:hAnsiTheme="minorHAnsi" w:cstheme="minorHAnsi"/>
          <w:color w:val="000000"/>
          <w:lang w:val="en-US" w:bidi="ar-SA"/>
        </w:rPr>
        <w:t xml:space="preserve">}, dataProvider = </w:t>
      </w:r>
      <w:r w:rsidRPr="00245AE6">
        <w:rPr>
          <w:rFonts w:asciiTheme="minorHAnsi" w:hAnsiTheme="minorHAnsi" w:cstheme="minorHAnsi"/>
          <w:color w:val="2A00FF"/>
          <w:lang w:val="en-US" w:bidi="ar-SA"/>
        </w:rPr>
        <w:t>"TestDataFile"</w:t>
      </w:r>
      <w:r w:rsidRPr="00245AE6">
        <w:rPr>
          <w:rFonts w:asciiTheme="minorHAnsi" w:hAnsiTheme="minorHAnsi" w:cstheme="minorHAnsi"/>
          <w:color w:val="000000"/>
          <w:lang w:val="en-US" w:bidi="ar-SA"/>
        </w:rPr>
        <w:t xml:space="preserve"> ,description= </w:t>
      </w:r>
      <w:r w:rsidRPr="00245AE6">
        <w:rPr>
          <w:rFonts w:asciiTheme="minorHAnsi" w:hAnsiTheme="minorHAnsi" w:cstheme="minorHAnsi"/>
          <w:color w:val="2A00FF"/>
          <w:lang w:val="en-US" w:bidi="ar-SA"/>
        </w:rPr>
        <w:t xml:space="preserve">"Tests for Google </w:t>
      </w:r>
      <w:r>
        <w:rPr>
          <w:rFonts w:asciiTheme="minorHAnsi" w:hAnsiTheme="minorHAnsi" w:cstheme="minorHAnsi"/>
          <w:color w:val="2A00FF"/>
          <w:lang w:val="en-US" w:bidi="ar-SA"/>
        </w:rPr>
        <w:t>geocode</w:t>
      </w:r>
      <w:r w:rsidRPr="00245AE6">
        <w:rPr>
          <w:rFonts w:asciiTheme="minorHAnsi" w:hAnsiTheme="minorHAnsi" w:cstheme="minorHAnsi"/>
          <w:color w:val="2A00FF"/>
          <w:lang w:val="en-US" w:bidi="ar-SA"/>
        </w:rPr>
        <w:t xml:space="preserve"> functionality"</w:t>
      </w:r>
      <w:r w:rsidRPr="00245AE6">
        <w:rPr>
          <w:rFonts w:asciiTheme="minorHAnsi" w:hAnsiTheme="minorHAnsi" w:cstheme="minorHAnsi"/>
          <w:color w:val="000000"/>
          <w:lang w:val="en-US" w:bidi="ar-SA"/>
        </w:rPr>
        <w:t>)</w:t>
      </w:r>
    </w:p>
    <w:p w14:paraId="362FB28A" w14:textId="77777777" w:rsidR="004E52D7" w:rsidRPr="00245AE6" w:rsidRDefault="004E52D7" w:rsidP="004E52D7">
      <w:pPr>
        <w:pStyle w:val="ListParagraph"/>
        <w:spacing w:before="0" w:after="0" w:line="240" w:lineRule="auto"/>
        <w:ind w:left="1440"/>
        <w:rPr>
          <w:rFonts w:asciiTheme="minorHAnsi" w:hAnsiTheme="minorHAnsi" w:cstheme="minorHAnsi"/>
          <w:noProof/>
          <w:color w:val="000000"/>
          <w:spacing w:val="-2"/>
        </w:rPr>
      </w:pPr>
    </w:p>
    <w:p w14:paraId="5EE120E3" w14:textId="77777777" w:rsidR="004E52D7"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sidRPr="00575BDD">
        <w:rPr>
          <w:rFonts w:asciiTheme="minorHAnsi" w:hAnsiTheme="minorHAnsi" w:cstheme="minorHAnsi"/>
          <w:b/>
          <w:color w:val="000000"/>
          <w:lang w:val="en-US" w:bidi="ar-SA"/>
        </w:rPr>
        <w:t>Adding Test Steps:</w:t>
      </w:r>
    </w:p>
    <w:p w14:paraId="7DB78C9D"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r w:rsidRPr="00575BDD">
        <w:rPr>
          <w:rFonts w:asciiTheme="minorHAnsi" w:hAnsiTheme="minorHAnsi" w:cstheme="minorHAnsi"/>
          <w:color w:val="000000"/>
          <w:lang w:val="en-US" w:bidi="ar-SA"/>
        </w:rPr>
        <w:t>Test</w:t>
      </w:r>
      <w:r>
        <w:rPr>
          <w:rFonts w:asciiTheme="minorHAnsi" w:hAnsiTheme="minorHAnsi" w:cstheme="minorHAnsi"/>
          <w:color w:val="000000"/>
          <w:lang w:val="en-US" w:bidi="ar-SA"/>
        </w:rPr>
        <w:t xml:space="preserve"> steps are usually added as per a test scenario. However for hitting an API request certain API driver plugin method needs to be called in following steps-</w:t>
      </w:r>
    </w:p>
    <w:p w14:paraId="059A4F4F" w14:textId="77777777" w:rsidR="004E52D7" w:rsidRPr="00472041"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sidRPr="00472041">
        <w:rPr>
          <w:rFonts w:asciiTheme="minorHAnsi" w:hAnsiTheme="minorHAnsi" w:cstheme="minorHAnsi"/>
          <w:color w:val="000000"/>
          <w:lang w:val="en-US" w:bidi="ar-SA"/>
        </w:rPr>
        <w:t>Create a unique driver instance for each API to hit within a test method.</w:t>
      </w:r>
    </w:p>
    <w:p w14:paraId="0BE14F50"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 xml:space="preserve">Set Host URL for API </w:t>
      </w:r>
    </w:p>
    <w:p w14:paraId="5DAC59B9"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Build API with required parameters like query/path/form etc. using HashMap or a post Body as a String.</w:t>
      </w:r>
    </w:p>
    <w:p w14:paraId="37FAE7BF" w14:textId="77777777" w:rsidR="004E52D7" w:rsidRDefault="004E52D7" w:rsidP="004E52D7">
      <w:pPr>
        <w:pStyle w:val="ListParagraph"/>
        <w:numPr>
          <w:ilvl w:val="1"/>
          <w:numId w:val="23"/>
        </w:numPr>
        <w:spacing w:before="0" w:after="0" w:line="240" w:lineRule="auto"/>
        <w:rPr>
          <w:rFonts w:asciiTheme="minorHAnsi" w:hAnsiTheme="minorHAnsi" w:cstheme="minorHAnsi"/>
          <w:color w:val="000000"/>
          <w:lang w:val="en-US" w:bidi="ar-SA"/>
        </w:rPr>
      </w:pPr>
      <w:r>
        <w:rPr>
          <w:rFonts w:asciiTheme="minorHAnsi" w:hAnsiTheme="minorHAnsi" w:cstheme="minorHAnsi"/>
          <w:color w:val="000000"/>
          <w:lang w:val="en-US" w:bidi="ar-SA"/>
        </w:rPr>
        <w:t>Hit the API with corresponding methods defined against required HTTP methods like GET/POST/PUT/DELETE etc.</w:t>
      </w:r>
    </w:p>
    <w:p w14:paraId="2F99668D"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r>
        <w:rPr>
          <w:rFonts w:asciiTheme="minorHAnsi" w:hAnsiTheme="minorHAnsi" w:cstheme="minorHAnsi"/>
          <w:color w:val="000000"/>
          <w:lang w:val="en-US" w:bidi="ar-SA"/>
        </w:rPr>
        <w:t>(refer code snippet below)</w:t>
      </w:r>
    </w:p>
    <w:p w14:paraId="2AFFF2BC" w14:textId="77777777" w:rsidR="004E52D7" w:rsidRPr="00575BDD" w:rsidRDefault="004E52D7" w:rsidP="004E52D7">
      <w:pPr>
        <w:pStyle w:val="ListParagraph"/>
        <w:spacing w:before="0" w:after="0" w:line="240" w:lineRule="auto"/>
        <w:ind w:left="2160"/>
        <w:rPr>
          <w:rFonts w:asciiTheme="minorHAnsi" w:hAnsiTheme="minorHAnsi" w:cstheme="minorHAnsi"/>
          <w:color w:val="000000"/>
          <w:lang w:val="en-US" w:bidi="ar-SA"/>
        </w:rPr>
      </w:pPr>
    </w:p>
    <w:bookmarkStart w:id="576" w:name="_MON_1563881298"/>
    <w:bookmarkEnd w:id="576"/>
    <w:p w14:paraId="380FE306"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r>
        <w:rPr>
          <w:rFonts w:asciiTheme="minorHAnsi" w:hAnsiTheme="minorHAnsi" w:cstheme="minorHAnsi"/>
          <w:color w:val="000000"/>
          <w:lang w:val="en-US" w:bidi="ar-SA"/>
        </w:rPr>
        <w:object w:dxaOrig="9360" w:dyaOrig="4215" w14:anchorId="1B41622B">
          <v:shape id="_x0000_i1095" type="#_x0000_t75" style="width:6in;height:208.45pt" o:ole="" filled="t" fillcolor="#bfbfbf [2412]">
            <v:imagedata r:id="rId106" o:title=""/>
          </v:shape>
          <o:OLEObject Type="Embed" ProgID="Word.OpenDocumentText.12" ShapeID="_x0000_i1095" DrawAspect="Content" ObjectID="_1627825812" r:id="rId107"/>
        </w:object>
      </w:r>
    </w:p>
    <w:p w14:paraId="54853705" w14:textId="77777777" w:rsidR="004E52D7" w:rsidRDefault="004E52D7" w:rsidP="004E52D7">
      <w:pPr>
        <w:pStyle w:val="ListParagraph"/>
        <w:numPr>
          <w:ilvl w:val="1"/>
          <w:numId w:val="23"/>
        </w:numPr>
        <w:spacing w:before="0" w:after="0" w:line="240" w:lineRule="auto"/>
        <w:rPr>
          <w:rFonts w:asciiTheme="minorHAnsi" w:hAnsiTheme="minorHAnsi" w:cstheme="minorHAnsi"/>
          <w:noProof/>
          <w:color w:val="F79646" w:themeColor="accent6"/>
          <w:spacing w:val="-2"/>
        </w:rPr>
      </w:pPr>
      <w:r w:rsidRPr="00674611">
        <w:rPr>
          <w:rFonts w:asciiTheme="minorHAnsi" w:hAnsiTheme="minorHAnsi" w:cstheme="minorHAnsi"/>
          <w:color w:val="000000"/>
          <w:lang w:val="en-US" w:bidi="ar-SA"/>
        </w:rPr>
        <w:t xml:space="preserve">Do required validations like on header or body content using API driver methods and inbuilt assertion objects like hardAssert/softAssert . </w:t>
      </w:r>
      <w:r w:rsidRPr="00674611">
        <w:rPr>
          <w:rFonts w:asciiTheme="minorHAnsi" w:hAnsiTheme="minorHAnsi" w:cstheme="minorHAnsi"/>
          <w:noProof/>
          <w:color w:val="F79646" w:themeColor="accent6"/>
          <w:spacing w:val="-2"/>
        </w:rPr>
        <w:t xml:space="preserve">Refer </w:t>
      </w:r>
      <w:r>
        <w:rPr>
          <w:rFonts w:asciiTheme="minorHAnsi" w:hAnsiTheme="minorHAnsi" w:cstheme="minorHAnsi"/>
          <w:noProof/>
          <w:color w:val="F79646" w:themeColor="accent6"/>
          <w:spacing w:val="-2"/>
        </w:rPr>
        <w:t>Assertion section</w:t>
      </w:r>
    </w:p>
    <w:p w14:paraId="159C8C7E" w14:textId="77777777" w:rsidR="004E52D7" w:rsidRPr="00674611" w:rsidRDefault="004E52D7" w:rsidP="004E52D7">
      <w:pPr>
        <w:pStyle w:val="ListParagraph"/>
        <w:spacing w:before="0" w:after="0" w:line="240" w:lineRule="auto"/>
        <w:ind w:left="2160"/>
        <w:rPr>
          <w:rFonts w:asciiTheme="minorHAnsi" w:hAnsiTheme="minorHAnsi" w:cstheme="minorHAnsi"/>
          <w:noProof/>
          <w:color w:val="F79646" w:themeColor="accent6"/>
          <w:spacing w:val="-2"/>
        </w:rPr>
      </w:pPr>
    </w:p>
    <w:bookmarkStart w:id="577" w:name="_MON_1563882378"/>
    <w:bookmarkEnd w:id="577"/>
    <w:p w14:paraId="31C670CD"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r>
        <w:rPr>
          <w:rFonts w:asciiTheme="minorHAnsi" w:hAnsiTheme="minorHAnsi" w:cstheme="minorHAnsi"/>
          <w:noProof/>
          <w:color w:val="000000"/>
          <w:spacing w:val="-2"/>
        </w:rPr>
        <w:object w:dxaOrig="9360" w:dyaOrig="2108" w14:anchorId="365FC2EB">
          <v:shape id="_x0000_i1096" type="#_x0000_t75" style="width:446.5pt;height:109.75pt" o:ole="" filled="t" fillcolor="#bfbfbf [2412]">
            <v:imagedata r:id="rId108" o:title=""/>
          </v:shape>
          <o:OLEObject Type="Embed" ProgID="Word.OpenDocumentText.12" ShapeID="_x0000_i1096" DrawAspect="Content" ObjectID="_1627825813" r:id="rId109"/>
        </w:object>
      </w:r>
    </w:p>
    <w:p w14:paraId="24E236B3" w14:textId="77777777" w:rsidR="004E52D7" w:rsidRPr="00245AE6" w:rsidRDefault="004E52D7" w:rsidP="004E52D7">
      <w:pPr>
        <w:pStyle w:val="ListParagraph"/>
        <w:spacing w:before="0" w:after="0" w:line="240" w:lineRule="auto"/>
        <w:ind w:left="2160"/>
        <w:rPr>
          <w:rFonts w:asciiTheme="minorHAnsi" w:hAnsiTheme="minorHAnsi" w:cstheme="minorHAnsi"/>
          <w:noProof/>
          <w:color w:val="000000"/>
          <w:spacing w:val="-2"/>
        </w:rPr>
      </w:pPr>
    </w:p>
    <w:p w14:paraId="15593CC8" w14:textId="77777777" w:rsidR="004E52D7" w:rsidRDefault="004E52D7" w:rsidP="004E52D7">
      <w:pPr>
        <w:pStyle w:val="Heading2"/>
        <w:rPr>
          <w:rFonts w:asciiTheme="minorHAnsi" w:hAnsiTheme="minorHAnsi" w:cs="Calibri"/>
          <w:noProof/>
          <w:color w:val="000000"/>
          <w:spacing w:val="-2"/>
        </w:rPr>
      </w:pPr>
      <w:r>
        <w:rPr>
          <w:noProof/>
        </w:rPr>
        <w:t>How to add a FUSION Test Script</w:t>
      </w:r>
      <w:r w:rsidRPr="00A9273B">
        <w:rPr>
          <w:rFonts w:asciiTheme="minorHAnsi" w:hAnsiTheme="minorHAnsi" w:cs="Calibri"/>
          <w:noProof/>
          <w:color w:val="000000"/>
          <w:spacing w:val="-2"/>
        </w:rPr>
        <w:t xml:space="preserve"> </w:t>
      </w:r>
    </w:p>
    <w:p w14:paraId="1B7D90A3"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Fusion Test Creation flow</w:t>
      </w:r>
    </w:p>
    <w:p w14:paraId="3B2277BC"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34583BD1" w14:textId="77777777" w:rsidR="004E52D7" w:rsidRDefault="004E52D7" w:rsidP="004E52D7">
      <w:pPr>
        <w:pStyle w:val="ListParagraph"/>
        <w:numPr>
          <w:ilvl w:val="0"/>
          <w:numId w:val="8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Add required application configuration in the </w:t>
      </w:r>
      <w:r w:rsidRPr="00C90901">
        <w:rPr>
          <w:rFonts w:asciiTheme="minorHAnsi" w:hAnsiTheme="minorHAnsi" w:cs="Calibri"/>
          <w:b/>
          <w:noProof/>
          <w:color w:val="000000"/>
          <w:spacing w:val="-2"/>
        </w:rPr>
        <w:t>app Config.ini</w:t>
      </w:r>
      <w:r>
        <w:rPr>
          <w:rFonts w:asciiTheme="minorHAnsi" w:hAnsiTheme="minorHAnsi" w:cs="Calibri"/>
          <w:noProof/>
          <w:color w:val="000000"/>
          <w:spacing w:val="-2"/>
        </w:rPr>
        <w:t xml:space="preserve"> file for Web, API and DB</w:t>
      </w:r>
    </w:p>
    <w:p w14:paraId="37FB9692" w14:textId="77777777" w:rsidR="004E52D7" w:rsidRPr="00070BDA" w:rsidRDefault="004E52D7" w:rsidP="004E52D7">
      <w:pPr>
        <w:pStyle w:val="ListParagraph"/>
        <w:numPr>
          <w:ilvl w:val="0"/>
          <w:numId w:val="8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Create Java class inside package </w:t>
      </w:r>
      <w:r w:rsidRPr="00C90901">
        <w:rPr>
          <w:rFonts w:asciiTheme="minorHAnsi" w:hAnsiTheme="minorHAnsi" w:cstheme="minorHAnsi"/>
          <w:b/>
          <w:color w:val="000000"/>
          <w:lang w:val="en-US" w:bidi="ar-SA"/>
        </w:rPr>
        <w:t>com.</w:t>
      </w:r>
      <w:r>
        <w:rPr>
          <w:rFonts w:asciiTheme="minorHAnsi" w:hAnsiTheme="minorHAnsi" w:cstheme="minorHAnsi"/>
          <w:b/>
          <w:color w:val="000000"/>
          <w:lang w:val="en-US" w:bidi="ar-SA"/>
        </w:rPr>
        <w:t>fusion</w:t>
      </w:r>
      <w:r w:rsidRPr="00C90901">
        <w:rPr>
          <w:rFonts w:asciiTheme="minorHAnsi" w:hAnsiTheme="minorHAnsi" w:cstheme="minorHAnsi"/>
          <w:b/>
          <w:color w:val="000000"/>
          <w:lang w:val="en-US" w:bidi="ar-SA"/>
        </w:rPr>
        <w:t>.tests</w:t>
      </w:r>
    </w:p>
    <w:p w14:paraId="49CC2A1E" w14:textId="77777777" w:rsidR="004E52D7" w:rsidRPr="00AC1D6C" w:rsidRDefault="004E52D7" w:rsidP="004E52D7">
      <w:pPr>
        <w:pStyle w:val="ListParagraph"/>
        <w:numPr>
          <w:ilvl w:val="0"/>
          <w:numId w:val="83"/>
        </w:numPr>
        <w:spacing w:before="0" w:after="0" w:line="240" w:lineRule="auto"/>
        <w:rPr>
          <w:rFonts w:asciiTheme="minorHAnsi" w:hAnsiTheme="minorHAnsi" w:cs="Calibri"/>
          <w:noProof/>
          <w:color w:val="000000"/>
          <w:spacing w:val="-2"/>
        </w:rPr>
      </w:pPr>
      <w:r>
        <w:rPr>
          <w:rFonts w:asciiTheme="minorHAnsi" w:hAnsiTheme="minorHAnsi" w:cstheme="minorHAnsi"/>
          <w:color w:val="000000"/>
          <w:lang w:val="en-US" w:bidi="ar-SA"/>
        </w:rPr>
        <w:t>Create a test script using the test script format, page objects, asserts.</w:t>
      </w:r>
    </w:p>
    <w:p w14:paraId="38789AE3" w14:textId="77777777" w:rsidR="004E52D7" w:rsidRDefault="004E52D7" w:rsidP="004E52D7">
      <w:pPr>
        <w:spacing w:before="0" w:after="0" w:line="240" w:lineRule="auto"/>
        <w:rPr>
          <w:rFonts w:asciiTheme="minorHAnsi" w:hAnsiTheme="minorHAnsi" w:cstheme="minorHAnsi"/>
          <w:color w:val="000000"/>
          <w:lang w:val="en-US" w:bidi="ar-SA"/>
        </w:rPr>
      </w:pPr>
    </w:p>
    <w:p w14:paraId="05DAD614" w14:textId="77777777" w:rsidR="004E52D7" w:rsidRPr="00394E57" w:rsidRDefault="004E52D7" w:rsidP="004E52D7">
      <w:pPr>
        <w:spacing w:before="0" w:after="0" w:line="240" w:lineRule="auto"/>
        <w:ind w:left="720"/>
        <w:rPr>
          <w:rFonts w:asciiTheme="minorHAnsi" w:hAnsiTheme="minorHAnsi" w:cs="Calibri"/>
          <w:noProof/>
          <w:color w:val="000000"/>
          <w:spacing w:val="-2"/>
        </w:rPr>
      </w:pPr>
      <w:r w:rsidRPr="00394E57">
        <w:rPr>
          <w:rFonts w:asciiTheme="minorHAnsi" w:hAnsiTheme="minorHAnsi" w:cstheme="minorHAnsi"/>
          <w:color w:val="000000"/>
          <w:lang w:val="en-US" w:bidi="ar-SA"/>
        </w:rPr>
        <w:t xml:space="preserve">Sample test script from the AutomationTestProject can be used as an template for creating new test script. </w:t>
      </w:r>
    </w:p>
    <w:p w14:paraId="3753680D"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Fusion Test Configuration</w:t>
      </w:r>
    </w:p>
    <w:p w14:paraId="15CB89B3"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3C6E5CBD" w14:textId="77777777" w:rsidR="004E52D7" w:rsidRDefault="004E52D7" w:rsidP="004E52D7">
      <w:pPr>
        <w:pStyle w:val="ListParagraph"/>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Refer to the Test Configuration section of API and Database for appCong.ini settings configuration.</w:t>
      </w:r>
    </w:p>
    <w:p w14:paraId="70E887CA" w14:textId="77777777" w:rsidR="004E52D7" w:rsidRDefault="004E52D7" w:rsidP="004E52D7">
      <w:pPr>
        <w:pStyle w:val="ListParagraph"/>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 </w:t>
      </w:r>
      <w:r w:rsidRPr="00076F0C">
        <w:rPr>
          <w:rFonts w:asciiTheme="minorHAnsi" w:hAnsiTheme="minorHAnsi" w:cs="Calibri"/>
          <w:b/>
          <w:noProof/>
          <w:color w:val="000000"/>
          <w:spacing w:val="-2"/>
        </w:rPr>
        <w:t>Section 6.3.1 – DB</w:t>
      </w:r>
      <w:r>
        <w:rPr>
          <w:rFonts w:asciiTheme="minorHAnsi" w:hAnsiTheme="minorHAnsi" w:cs="Calibri"/>
          <w:noProof/>
          <w:color w:val="000000"/>
          <w:spacing w:val="-2"/>
        </w:rPr>
        <w:t xml:space="preserve"> and </w:t>
      </w:r>
      <w:r w:rsidRPr="00076F0C">
        <w:rPr>
          <w:rFonts w:asciiTheme="minorHAnsi" w:hAnsiTheme="minorHAnsi" w:cs="Calibri"/>
          <w:b/>
          <w:noProof/>
          <w:color w:val="000000"/>
          <w:spacing w:val="-2"/>
        </w:rPr>
        <w:t>Section 6.4.2 – API</w:t>
      </w:r>
      <w:r>
        <w:rPr>
          <w:rFonts w:asciiTheme="minorHAnsi" w:hAnsiTheme="minorHAnsi" w:cs="Calibri"/>
          <w:noProof/>
          <w:color w:val="000000"/>
          <w:spacing w:val="-2"/>
        </w:rPr>
        <w:t xml:space="preserve"> ]</w:t>
      </w:r>
    </w:p>
    <w:p w14:paraId="23AE3503"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Fusion Test Script Creation</w:t>
      </w:r>
    </w:p>
    <w:p w14:paraId="6D348BD4"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13E538C2" w14:textId="77777777" w:rsidR="004E52D7" w:rsidRPr="00EA4CD2" w:rsidRDefault="004E52D7" w:rsidP="004E52D7">
      <w:pPr>
        <w:pStyle w:val="ListParagraph"/>
        <w:numPr>
          <w:ilvl w:val="0"/>
          <w:numId w:val="23"/>
        </w:numPr>
        <w:spacing w:before="0" w:after="0" w:line="240" w:lineRule="auto"/>
        <w:rPr>
          <w:rFonts w:asciiTheme="minorHAnsi" w:hAnsiTheme="minorHAnsi" w:cstheme="minorHAnsi"/>
          <w:color w:val="000000"/>
          <w:sz w:val="20"/>
          <w:szCs w:val="20"/>
          <w:lang w:val="en-US" w:bidi="ar-SA"/>
        </w:rPr>
      </w:pPr>
      <w:r w:rsidRPr="00EA4CD2">
        <w:rPr>
          <w:rFonts w:asciiTheme="minorHAnsi" w:hAnsiTheme="minorHAnsi" w:cstheme="minorHAnsi"/>
          <w:b/>
          <w:noProof/>
          <w:color w:val="000000"/>
          <w:spacing w:val="-2"/>
        </w:rPr>
        <w:t xml:space="preserve">Location of adding </w:t>
      </w:r>
      <w:r>
        <w:rPr>
          <w:rFonts w:asciiTheme="minorHAnsi" w:hAnsiTheme="minorHAnsi" w:cstheme="minorHAnsi"/>
          <w:b/>
          <w:noProof/>
          <w:color w:val="000000"/>
          <w:spacing w:val="-2"/>
        </w:rPr>
        <w:t>Fusion</w:t>
      </w:r>
      <w:r w:rsidRPr="00EA4CD2">
        <w:rPr>
          <w:rFonts w:asciiTheme="minorHAnsi" w:hAnsiTheme="minorHAnsi" w:cstheme="minorHAnsi"/>
          <w:b/>
          <w:noProof/>
          <w:color w:val="000000"/>
          <w:spacing w:val="-2"/>
        </w:rPr>
        <w:t xml:space="preserve"> tests:</w:t>
      </w:r>
    </w:p>
    <w:p w14:paraId="5BBF1DF3"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r w:rsidRPr="00EA4CD2">
        <w:rPr>
          <w:rFonts w:asciiTheme="minorHAnsi" w:hAnsiTheme="minorHAnsi" w:cstheme="minorHAnsi"/>
          <w:noProof/>
          <w:color w:val="000000"/>
          <w:spacing w:val="-2"/>
        </w:rPr>
        <w:t xml:space="preserve">Add </w:t>
      </w:r>
      <w:r>
        <w:rPr>
          <w:rFonts w:asciiTheme="minorHAnsi" w:hAnsiTheme="minorHAnsi" w:cstheme="minorHAnsi"/>
          <w:noProof/>
          <w:color w:val="000000"/>
          <w:spacing w:val="-2"/>
        </w:rPr>
        <w:t xml:space="preserve">Fusion </w:t>
      </w:r>
      <w:r w:rsidRPr="00EA4CD2">
        <w:rPr>
          <w:rFonts w:asciiTheme="minorHAnsi" w:hAnsiTheme="minorHAnsi" w:cstheme="minorHAnsi"/>
          <w:noProof/>
          <w:color w:val="000000"/>
          <w:spacing w:val="-2"/>
        </w:rPr>
        <w:t xml:space="preserve">test scripts under package : </w:t>
      </w:r>
      <w:r w:rsidRPr="00EA4CD2">
        <w:rPr>
          <w:rFonts w:asciiTheme="minorHAnsi" w:hAnsiTheme="minorHAnsi" w:cstheme="minorHAnsi"/>
          <w:color w:val="000000"/>
          <w:lang w:val="en-US" w:bidi="ar-SA"/>
        </w:rPr>
        <w:t>com.</w:t>
      </w:r>
      <w:r>
        <w:rPr>
          <w:rFonts w:asciiTheme="minorHAnsi" w:hAnsiTheme="minorHAnsi" w:cstheme="minorHAnsi"/>
          <w:color w:val="000000"/>
          <w:lang w:val="en-US" w:bidi="ar-SA"/>
        </w:rPr>
        <w:t>fusion</w:t>
      </w:r>
      <w:r w:rsidRPr="00EA4CD2">
        <w:rPr>
          <w:rFonts w:asciiTheme="minorHAnsi" w:hAnsiTheme="minorHAnsi" w:cstheme="minorHAnsi"/>
          <w:color w:val="000000"/>
          <w:lang w:val="en-US" w:bidi="ar-SA"/>
        </w:rPr>
        <w:t xml:space="preserve">.tests </w:t>
      </w:r>
    </w:p>
    <w:p w14:paraId="4DECEB50" w14:textId="77777777" w:rsidR="004E52D7" w:rsidRPr="00EA4CD2" w:rsidRDefault="004E52D7" w:rsidP="004E52D7">
      <w:pPr>
        <w:pStyle w:val="ListParagraph"/>
        <w:spacing w:before="0" w:after="0" w:line="240" w:lineRule="auto"/>
        <w:ind w:left="1440"/>
        <w:rPr>
          <w:rFonts w:asciiTheme="minorHAnsi" w:hAnsiTheme="minorHAnsi" w:cstheme="minorHAnsi"/>
          <w:color w:val="000000"/>
          <w:lang w:val="en-US" w:bidi="ar-SA"/>
        </w:rPr>
      </w:pPr>
    </w:p>
    <w:p w14:paraId="150C3574" w14:textId="77777777" w:rsidR="004E52D7" w:rsidRDefault="004E52D7" w:rsidP="004E52D7">
      <w:pPr>
        <w:pStyle w:val="ListParagraph"/>
        <w:numPr>
          <w:ilvl w:val="0"/>
          <w:numId w:val="23"/>
        </w:numPr>
        <w:spacing w:before="0" w:after="0" w:line="240" w:lineRule="auto"/>
        <w:rPr>
          <w:rFonts w:asciiTheme="minorHAnsi" w:hAnsiTheme="minorHAnsi" w:cstheme="minorHAnsi"/>
          <w:b/>
          <w:color w:val="000000"/>
          <w:lang w:val="en-US" w:bidi="ar-SA"/>
        </w:rPr>
      </w:pPr>
      <w:r w:rsidRPr="00245AE6">
        <w:rPr>
          <w:rFonts w:asciiTheme="minorHAnsi" w:hAnsiTheme="minorHAnsi" w:cstheme="minorHAnsi"/>
          <w:b/>
          <w:color w:val="000000"/>
          <w:lang w:val="en-US" w:bidi="ar-SA"/>
        </w:rPr>
        <w:t>Mandatory things:</w:t>
      </w:r>
    </w:p>
    <w:p w14:paraId="106B715E" w14:textId="77777777" w:rsidR="004E52D7" w:rsidRPr="00245AE6" w:rsidRDefault="004E52D7" w:rsidP="004E52D7">
      <w:pPr>
        <w:pStyle w:val="ListParagraph"/>
        <w:spacing w:before="0" w:after="0" w:line="240" w:lineRule="auto"/>
        <w:ind w:left="1440"/>
        <w:rPr>
          <w:rFonts w:asciiTheme="minorHAnsi" w:hAnsiTheme="minorHAnsi" w:cstheme="minorHAnsi"/>
          <w:b/>
          <w:color w:val="000000"/>
          <w:lang w:val="en-US" w:bidi="ar-SA"/>
        </w:rPr>
      </w:pPr>
    </w:p>
    <w:p w14:paraId="04E8EEE8" w14:textId="77777777" w:rsidR="004E52D7" w:rsidRDefault="004E52D7" w:rsidP="004E52D7">
      <w:pPr>
        <w:pStyle w:val="ListParagraph"/>
        <w:numPr>
          <w:ilvl w:val="1"/>
          <w:numId w:val="23"/>
        </w:numPr>
        <w:spacing w:before="0" w:after="0" w:line="240" w:lineRule="auto"/>
        <w:ind w:left="1620"/>
        <w:rPr>
          <w:rFonts w:asciiTheme="minorHAnsi" w:hAnsiTheme="minorHAnsi" w:cstheme="minorHAnsi"/>
          <w:color w:val="000000"/>
          <w:lang w:val="en-US" w:bidi="ar-SA"/>
        </w:rPr>
      </w:pPr>
      <w:r w:rsidRPr="00245AE6">
        <w:rPr>
          <w:rFonts w:asciiTheme="minorHAnsi" w:hAnsiTheme="minorHAnsi" w:cstheme="minorHAnsi"/>
          <w:color w:val="000000"/>
          <w:lang w:val="en-US" w:bidi="ar-SA"/>
        </w:rPr>
        <w:t>Extend each test class with DriverBase</w:t>
      </w:r>
    </w:p>
    <w:p w14:paraId="7721DFE4" w14:textId="77777777" w:rsidR="004E52D7" w:rsidRPr="00245AE6" w:rsidRDefault="004E52D7" w:rsidP="004E52D7">
      <w:pPr>
        <w:pStyle w:val="ListParagraph"/>
        <w:spacing w:before="0" w:after="0" w:line="240" w:lineRule="auto"/>
        <w:ind w:left="2160"/>
        <w:rPr>
          <w:rFonts w:asciiTheme="minorHAnsi" w:hAnsiTheme="minorHAnsi" w:cstheme="minorHAnsi"/>
          <w:color w:val="000000"/>
          <w:lang w:val="en-US" w:bidi="ar-SA"/>
        </w:rPr>
      </w:pPr>
    </w:p>
    <w:p w14:paraId="69973512" w14:textId="77777777" w:rsidR="004E52D7" w:rsidRPr="005F4AB5"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lang w:val="en-US" w:bidi="ar-SA"/>
        </w:rPr>
      </w:pPr>
      <w:r>
        <w:rPr>
          <w:rFonts w:asciiTheme="minorHAnsi" w:hAnsiTheme="minorHAnsi" w:cstheme="minorHAnsi"/>
          <w:color w:val="646464"/>
          <w:lang w:val="en-US" w:bidi="ar-SA"/>
        </w:rPr>
        <w:t>Public class TestFusion extends DriverBase</w:t>
      </w:r>
    </w:p>
    <w:p w14:paraId="68DBEE7F" w14:textId="77777777" w:rsidR="004E52D7" w:rsidRPr="00245AE6" w:rsidRDefault="004E52D7" w:rsidP="004E52D7">
      <w:pPr>
        <w:pStyle w:val="ListParagraph"/>
        <w:spacing w:before="0" w:after="0" w:line="240" w:lineRule="auto"/>
        <w:ind w:left="2160"/>
        <w:rPr>
          <w:rFonts w:asciiTheme="minorHAnsi" w:hAnsiTheme="minorHAnsi" w:cstheme="minorHAnsi"/>
          <w:color w:val="000000"/>
          <w:lang w:val="en-US" w:bidi="ar-SA"/>
        </w:rPr>
      </w:pPr>
    </w:p>
    <w:p w14:paraId="58595ABF" w14:textId="77777777" w:rsidR="004E52D7" w:rsidRDefault="004E52D7" w:rsidP="004E52D7">
      <w:pPr>
        <w:pStyle w:val="ListParagraph"/>
        <w:numPr>
          <w:ilvl w:val="1"/>
          <w:numId w:val="23"/>
        </w:numPr>
        <w:spacing w:before="0" w:after="0" w:line="240" w:lineRule="auto"/>
        <w:ind w:left="1620"/>
        <w:rPr>
          <w:rFonts w:asciiTheme="minorHAnsi" w:hAnsiTheme="minorHAnsi" w:cstheme="minorHAnsi"/>
          <w:color w:val="000000"/>
          <w:lang w:val="en-US" w:bidi="ar-SA"/>
        </w:rPr>
      </w:pPr>
      <w:r w:rsidRPr="00245AE6">
        <w:rPr>
          <w:rFonts w:asciiTheme="minorHAnsi" w:hAnsiTheme="minorHAnsi" w:cstheme="minorHAnsi"/>
          <w:color w:val="000000"/>
          <w:lang w:val="en-US" w:bidi="ar-SA"/>
        </w:rPr>
        <w:t xml:space="preserve">Add BeforeMethod to </w:t>
      </w:r>
      <w:r w:rsidRPr="00697E00">
        <w:rPr>
          <w:rFonts w:asciiTheme="minorHAnsi" w:hAnsiTheme="minorHAnsi" w:cstheme="minorHAnsi"/>
          <w:b/>
          <w:color w:val="000000"/>
          <w:lang w:val="en-US" w:bidi="ar-SA"/>
        </w:rPr>
        <w:t>call getUIDriver</w:t>
      </w:r>
      <w:r>
        <w:rPr>
          <w:rFonts w:asciiTheme="minorHAnsi" w:hAnsiTheme="minorHAnsi" w:cstheme="minorHAnsi"/>
          <w:color w:val="000000"/>
          <w:lang w:val="en-US" w:bidi="ar-SA"/>
        </w:rPr>
        <w:t xml:space="preserve"> and </w:t>
      </w:r>
      <w:r w:rsidRPr="00697E00">
        <w:rPr>
          <w:rFonts w:asciiTheme="minorHAnsi" w:hAnsiTheme="minorHAnsi" w:cstheme="minorHAnsi"/>
          <w:b/>
          <w:color w:val="000000"/>
          <w:lang w:val="en-US" w:bidi="ar-SA"/>
        </w:rPr>
        <w:t>MobileDriver</w:t>
      </w:r>
      <w:r w:rsidRPr="00245AE6">
        <w:rPr>
          <w:rFonts w:asciiTheme="minorHAnsi" w:hAnsiTheme="minorHAnsi" w:cstheme="minorHAnsi"/>
          <w:color w:val="000000"/>
          <w:lang w:val="en-US" w:bidi="ar-SA"/>
        </w:rPr>
        <w:t xml:space="preserve"> method with parameters given in below code snippet:</w:t>
      </w:r>
    </w:p>
    <w:p w14:paraId="76FB3EB4" w14:textId="77777777" w:rsidR="004E52D7" w:rsidRPr="008F2508" w:rsidRDefault="004E52D7" w:rsidP="004E52D7">
      <w:pPr>
        <w:pStyle w:val="ListParagraph"/>
        <w:numPr>
          <w:ilvl w:val="1"/>
          <w:numId w:val="23"/>
        </w:numPr>
        <w:spacing w:before="0" w:after="0" w:line="240" w:lineRule="auto"/>
        <w:ind w:left="1620"/>
        <w:rPr>
          <w:rFonts w:asciiTheme="minorHAnsi" w:hAnsiTheme="minorHAnsi" w:cstheme="minorHAnsi"/>
          <w:color w:val="000000"/>
          <w:lang w:val="en-US" w:bidi="ar-SA"/>
        </w:rPr>
      </w:pPr>
      <w:r>
        <w:rPr>
          <w:rFonts w:asciiTheme="minorHAnsi" w:hAnsiTheme="minorHAnsi" w:cstheme="minorHAnsi"/>
          <w:color w:val="000000"/>
          <w:lang w:val="en-US" w:bidi="ar-SA"/>
        </w:rPr>
        <w:t xml:space="preserve">Also environment section to be added to get the </w:t>
      </w:r>
      <w:r w:rsidRPr="00697E00">
        <w:rPr>
          <w:rFonts w:asciiTheme="minorHAnsi" w:hAnsiTheme="minorHAnsi" w:cstheme="minorHAnsi"/>
          <w:b/>
          <w:color w:val="000000"/>
          <w:lang w:val="en-US" w:bidi="ar-SA"/>
        </w:rPr>
        <w:t xml:space="preserve">API </w:t>
      </w:r>
      <w:r>
        <w:rPr>
          <w:rFonts w:asciiTheme="minorHAnsi" w:hAnsiTheme="minorHAnsi" w:cstheme="minorHAnsi"/>
          <w:b/>
          <w:color w:val="000000"/>
          <w:lang w:val="en-US" w:bidi="ar-SA"/>
        </w:rPr>
        <w:t>environment</w:t>
      </w:r>
    </w:p>
    <w:p w14:paraId="1FA1801F" w14:textId="77777777" w:rsidR="004E52D7" w:rsidRPr="00DD58CD" w:rsidRDefault="004E52D7" w:rsidP="004E52D7">
      <w:pPr>
        <w:pStyle w:val="ListParagraph"/>
        <w:spacing w:before="0" w:after="0" w:line="240" w:lineRule="auto"/>
        <w:ind w:left="2160"/>
        <w:rPr>
          <w:rFonts w:asciiTheme="minorHAnsi" w:hAnsiTheme="minorHAnsi" w:cstheme="minorHAnsi"/>
          <w:color w:val="000000"/>
          <w:lang w:val="en-US" w:bidi="ar-SA"/>
        </w:rPr>
      </w:pPr>
    </w:p>
    <w:bookmarkStart w:id="578" w:name="_MON_1578400909"/>
    <w:bookmarkEnd w:id="578"/>
    <w:p w14:paraId="11BCDB23" w14:textId="77777777" w:rsidR="004E52D7" w:rsidRPr="00275B9E" w:rsidRDefault="004E52D7" w:rsidP="004E52D7">
      <w:pPr>
        <w:spacing w:before="0" w:after="0" w:line="240" w:lineRule="auto"/>
        <w:ind w:left="720" w:firstLine="720"/>
        <w:rPr>
          <w:rFonts w:asciiTheme="minorHAnsi" w:hAnsiTheme="minorHAnsi" w:cstheme="minorHAnsi"/>
          <w:color w:val="000000"/>
          <w:lang w:val="en-US" w:bidi="ar-SA"/>
        </w:rPr>
      </w:pPr>
      <w:r>
        <w:object w:dxaOrig="9360" w:dyaOrig="2745" w14:anchorId="12C58D29">
          <v:shape id="_x0000_i1097" type="#_x0000_t75" style="width:429.7pt;height:130.05pt" o:ole="" filled="t" fillcolor="#bfbfbf [2412]">
            <v:imagedata r:id="rId110" o:title=""/>
          </v:shape>
          <o:OLEObject Type="Embed" ProgID="Word.OpenDocumentText.12" ShapeID="_x0000_i1097" DrawAspect="Content" ObjectID="_1627825814" r:id="rId111"/>
        </w:object>
      </w:r>
    </w:p>
    <w:p w14:paraId="152F9832" w14:textId="77777777" w:rsidR="004E52D7" w:rsidRDefault="004E52D7" w:rsidP="004E52D7">
      <w:pPr>
        <w:pStyle w:val="ListParagraph"/>
        <w:spacing w:before="0" w:after="0" w:line="240" w:lineRule="auto"/>
        <w:rPr>
          <w:rFonts w:asciiTheme="minorHAnsi" w:hAnsiTheme="minorHAnsi" w:cstheme="minorHAnsi"/>
          <w:noProof/>
          <w:color w:val="000000"/>
          <w:spacing w:val="-2"/>
        </w:rPr>
      </w:pPr>
    </w:p>
    <w:p w14:paraId="5DEE7EC5" w14:textId="77777777" w:rsidR="004E52D7" w:rsidRPr="00245AE6" w:rsidRDefault="004E52D7" w:rsidP="004E52D7">
      <w:pPr>
        <w:pStyle w:val="ListParagraph"/>
        <w:spacing w:before="0" w:after="0" w:line="240" w:lineRule="auto"/>
        <w:rPr>
          <w:rFonts w:asciiTheme="minorHAnsi" w:hAnsiTheme="minorHAnsi" w:cstheme="minorHAnsi"/>
          <w:color w:val="000000"/>
          <w:lang w:val="en-US" w:bidi="ar-SA"/>
        </w:rPr>
      </w:pPr>
      <w:r w:rsidRPr="00245AE6">
        <w:rPr>
          <w:rFonts w:asciiTheme="minorHAnsi" w:hAnsiTheme="minorHAnsi" w:cstheme="minorHAnsi"/>
          <w:noProof/>
          <w:color w:val="000000"/>
          <w:spacing w:val="-2"/>
        </w:rPr>
        <w:tab/>
      </w:r>
    </w:p>
    <w:p w14:paraId="218225C8" w14:textId="77777777" w:rsidR="004E52D7" w:rsidRDefault="004E52D7" w:rsidP="004E52D7">
      <w:pPr>
        <w:pStyle w:val="ListParagraph"/>
        <w:numPr>
          <w:ilvl w:val="1"/>
          <w:numId w:val="23"/>
        </w:numPr>
        <w:spacing w:before="0" w:after="0" w:line="240" w:lineRule="auto"/>
        <w:ind w:left="1620"/>
        <w:rPr>
          <w:rFonts w:asciiTheme="minorHAnsi" w:hAnsiTheme="minorHAnsi" w:cstheme="minorHAnsi"/>
          <w:color w:val="000000"/>
          <w:lang w:val="en-US" w:bidi="ar-SA"/>
        </w:rPr>
      </w:pPr>
      <w:r>
        <w:rPr>
          <w:rFonts w:asciiTheme="minorHAnsi" w:hAnsiTheme="minorHAnsi" w:cstheme="minorHAnsi"/>
          <w:color w:val="000000"/>
          <w:lang w:val="en-US" w:bidi="ar-SA"/>
        </w:rPr>
        <w:t>Driver for API need to be initialized in the test method as given below in the code snippet.</w:t>
      </w:r>
    </w:p>
    <w:p w14:paraId="18F037CF"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p>
    <w:p w14:paraId="5299C4FC"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EC3B50">
        <w:rPr>
          <w:rFonts w:asciiTheme="minorHAnsi" w:hAnsiTheme="minorHAnsi" w:cstheme="minorHAnsi"/>
          <w:color w:val="000000"/>
          <w:lang w:val="en-US" w:bidi="ar-SA"/>
        </w:rPr>
        <w:t>public void fusionTest() throws Exception</w:t>
      </w:r>
    </w:p>
    <w:p w14:paraId="7026C7A5" w14:textId="77777777" w:rsidR="004E52D7" w:rsidRPr="00EC3B50"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EC3B50">
        <w:rPr>
          <w:rFonts w:asciiTheme="minorHAnsi" w:hAnsiTheme="minorHAnsi" w:cstheme="minorHAnsi"/>
          <w:color w:val="000000"/>
          <w:lang w:val="en-US" w:bidi="ar-SA"/>
        </w:rPr>
        <w:t xml:space="preserve"> {</w:t>
      </w:r>
    </w:p>
    <w:p w14:paraId="1AC5E574" w14:textId="77777777" w:rsidR="004E52D7" w:rsidRPr="00EC3B50"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EC3B50">
        <w:rPr>
          <w:rFonts w:asciiTheme="minorHAnsi" w:hAnsiTheme="minorHAnsi" w:cstheme="minorHAnsi"/>
          <w:color w:val="000000"/>
          <w:lang w:val="en-US" w:bidi="ar-SA"/>
        </w:rPr>
        <w:tab/>
        <w:t>IDataSet MySqlDS = null;</w:t>
      </w:r>
    </w:p>
    <w:p w14:paraId="350044D2"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EC3B50">
        <w:rPr>
          <w:rFonts w:asciiTheme="minorHAnsi" w:hAnsiTheme="minorHAnsi" w:cstheme="minorHAnsi"/>
          <w:color w:val="000000"/>
          <w:lang w:val="en-US" w:bidi="ar-SA"/>
        </w:rPr>
        <w:t>try {</w:t>
      </w:r>
      <w:r>
        <w:rPr>
          <w:rFonts w:asciiTheme="minorHAnsi" w:hAnsiTheme="minorHAnsi" w:cstheme="minorHAnsi"/>
          <w:color w:val="000000"/>
          <w:lang w:val="en-US" w:bidi="ar-SA"/>
        </w:rPr>
        <w:tab/>
      </w:r>
      <w:r>
        <w:rPr>
          <w:rFonts w:asciiTheme="minorHAnsi" w:hAnsiTheme="minorHAnsi" w:cstheme="minorHAnsi"/>
          <w:color w:val="000000"/>
          <w:lang w:val="en-US" w:bidi="ar-SA"/>
        </w:rPr>
        <w:tab/>
      </w:r>
    </w:p>
    <w:p w14:paraId="665CF02C"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p>
    <w:p w14:paraId="1676B78E" w14:textId="77777777" w:rsidR="004E52D7" w:rsidRPr="00B36D3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Pr>
          <w:rFonts w:asciiTheme="minorHAnsi" w:hAnsiTheme="minorHAnsi" w:cstheme="minorHAnsi"/>
          <w:color w:val="000000"/>
          <w:lang w:val="en-US" w:bidi="ar-SA"/>
        </w:rPr>
        <w:t xml:space="preserve">         </w:t>
      </w:r>
      <w:r w:rsidRPr="00B36D37">
        <w:rPr>
          <w:rFonts w:asciiTheme="minorHAnsi" w:hAnsiTheme="minorHAnsi" w:cstheme="minorHAnsi"/>
          <w:color w:val="000000"/>
          <w:lang w:val="en-US" w:bidi="ar-SA"/>
        </w:rPr>
        <w:t>// API tests : get API driver for rest</w:t>
      </w:r>
    </w:p>
    <w:p w14:paraId="636C87D1"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Pr>
          <w:rFonts w:asciiTheme="minorHAnsi" w:hAnsiTheme="minorHAnsi" w:cstheme="minorHAnsi"/>
          <w:color w:val="000000"/>
          <w:lang w:val="en-US" w:bidi="ar-SA"/>
        </w:rPr>
        <w:t xml:space="preserve">          </w:t>
      </w:r>
      <w:r w:rsidRPr="00B36D37">
        <w:rPr>
          <w:rFonts w:asciiTheme="minorHAnsi" w:hAnsiTheme="minorHAnsi" w:cstheme="minorHAnsi"/>
          <w:color w:val="000000"/>
          <w:lang w:val="en-US" w:bidi="ar-SA"/>
        </w:rPr>
        <w:t xml:space="preserve">   IHTTPDriver restDriver = getAPIDriver(APIDrivers.REST);</w:t>
      </w:r>
    </w:p>
    <w:p w14:paraId="55A356D5" w14:textId="77777777" w:rsidR="004E52D7" w:rsidRPr="00245AE6"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p>
    <w:p w14:paraId="76471785"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205E49F8" w14:textId="77777777" w:rsidR="004E52D7" w:rsidRDefault="004E52D7" w:rsidP="004E52D7">
      <w:pPr>
        <w:pStyle w:val="ListParagraph"/>
        <w:numPr>
          <w:ilvl w:val="1"/>
          <w:numId w:val="23"/>
        </w:numPr>
        <w:spacing w:before="0" w:after="0" w:line="240" w:lineRule="auto"/>
        <w:ind w:left="1620"/>
        <w:rPr>
          <w:rFonts w:asciiTheme="minorHAnsi" w:hAnsiTheme="minorHAnsi" w:cstheme="minorHAnsi"/>
          <w:color w:val="000000"/>
          <w:lang w:val="en-US" w:bidi="ar-SA"/>
        </w:rPr>
      </w:pPr>
      <w:r>
        <w:rPr>
          <w:rFonts w:asciiTheme="minorHAnsi" w:hAnsiTheme="minorHAnsi" w:cstheme="minorHAnsi"/>
          <w:color w:val="000000"/>
          <w:lang w:val="en-US" w:bidi="ar-SA"/>
        </w:rPr>
        <w:t>Driver for DB  is already  initialized in the BeforeTest method in DriverBase.</w:t>
      </w:r>
    </w:p>
    <w:p w14:paraId="5C488449" w14:textId="77777777" w:rsidR="004E52D7" w:rsidRDefault="004E52D7" w:rsidP="004E52D7">
      <w:pPr>
        <w:pStyle w:val="ListParagraph"/>
        <w:spacing w:before="0" w:after="0" w:line="240" w:lineRule="auto"/>
        <w:ind w:left="2160"/>
        <w:rPr>
          <w:rFonts w:asciiTheme="minorHAnsi" w:hAnsiTheme="minorHAnsi" w:cstheme="minorHAnsi"/>
          <w:color w:val="000000"/>
          <w:lang w:val="en-US" w:bidi="ar-SA"/>
        </w:rPr>
      </w:pPr>
    </w:p>
    <w:p w14:paraId="6507D283" w14:textId="77777777" w:rsidR="004E52D7" w:rsidRPr="00B36D3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B36D37">
        <w:rPr>
          <w:rFonts w:asciiTheme="minorHAnsi" w:hAnsiTheme="minorHAnsi" w:cstheme="minorHAnsi"/>
          <w:color w:val="000000"/>
          <w:lang w:val="en-US" w:bidi="ar-SA"/>
        </w:rPr>
        <w:t>@BeforeTest(alwaysRun = true)</w:t>
      </w:r>
    </w:p>
    <w:p w14:paraId="7823DE4D" w14:textId="77777777" w:rsidR="004E52D7" w:rsidRPr="00B36D3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B36D37">
        <w:rPr>
          <w:rFonts w:asciiTheme="minorHAnsi" w:hAnsiTheme="minorHAnsi" w:cstheme="minorHAnsi"/>
          <w:color w:val="000000"/>
          <w:lang w:val="en-US" w:bidi="ar-SA"/>
        </w:rPr>
        <w:tab/>
        <w:t>public void BeforeTestRun(ITestContext context) {</w:t>
      </w:r>
    </w:p>
    <w:p w14:paraId="131433B3"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B36D37">
        <w:rPr>
          <w:rFonts w:asciiTheme="minorHAnsi" w:hAnsiTheme="minorHAnsi" w:cstheme="minorHAnsi"/>
          <w:color w:val="000000"/>
          <w:lang w:val="en-US" w:bidi="ar-SA"/>
        </w:rPr>
        <w:tab/>
      </w:r>
      <w:r w:rsidRPr="00B36D37">
        <w:rPr>
          <w:rFonts w:asciiTheme="minorHAnsi" w:hAnsiTheme="minorHAnsi" w:cstheme="minorHAnsi"/>
          <w:color w:val="000000"/>
          <w:lang w:val="en-US" w:bidi="ar-SA"/>
        </w:rPr>
        <w:tab/>
        <w:t>try {</w:t>
      </w:r>
    </w:p>
    <w:p w14:paraId="09101A18"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Pr>
          <w:rFonts w:asciiTheme="minorHAnsi" w:hAnsiTheme="minorHAnsi" w:cstheme="minorHAnsi"/>
          <w:color w:val="000000"/>
          <w:lang w:val="en-US" w:bidi="ar-SA"/>
        </w:rPr>
        <w:tab/>
      </w:r>
      <w:r>
        <w:rPr>
          <w:rFonts w:asciiTheme="minorHAnsi" w:hAnsiTheme="minorHAnsi" w:cstheme="minorHAnsi"/>
          <w:color w:val="000000"/>
          <w:lang w:val="en-US" w:bidi="ar-SA"/>
        </w:rPr>
        <w:tab/>
      </w:r>
      <w:r>
        <w:rPr>
          <w:rFonts w:asciiTheme="minorHAnsi" w:hAnsiTheme="minorHAnsi" w:cstheme="minorHAnsi"/>
          <w:color w:val="000000"/>
          <w:lang w:val="en-US" w:bidi="ar-SA"/>
        </w:rPr>
        <w:tab/>
      </w:r>
      <w:r w:rsidRPr="00B36D37">
        <w:rPr>
          <w:rFonts w:asciiTheme="minorHAnsi" w:hAnsiTheme="minorHAnsi" w:cstheme="minorHAnsi"/>
          <w:color w:val="000000"/>
          <w:lang w:val="en-US" w:bidi="ar-SA"/>
        </w:rPr>
        <w:t>getDBDriver(type);</w:t>
      </w:r>
    </w:p>
    <w:p w14:paraId="49C5C9CF"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Pr>
          <w:rFonts w:asciiTheme="minorHAnsi" w:hAnsiTheme="minorHAnsi" w:cstheme="minorHAnsi"/>
          <w:color w:val="000000"/>
          <w:lang w:val="en-US" w:bidi="ar-SA"/>
        </w:rPr>
        <w:tab/>
      </w:r>
      <w:r>
        <w:rPr>
          <w:rFonts w:asciiTheme="minorHAnsi" w:hAnsiTheme="minorHAnsi" w:cstheme="minorHAnsi"/>
          <w:color w:val="000000"/>
          <w:lang w:val="en-US" w:bidi="ar-SA"/>
        </w:rPr>
        <w:tab/>
        <w:t xml:space="preserve">       }</w:t>
      </w:r>
    </w:p>
    <w:p w14:paraId="43DBE1CA" w14:textId="77777777" w:rsidR="004E52D7"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r w:rsidRPr="00EC3B50">
        <w:rPr>
          <w:rFonts w:asciiTheme="minorHAnsi" w:hAnsiTheme="minorHAnsi" w:cstheme="minorHAnsi"/>
          <w:color w:val="000000"/>
          <w:lang w:val="en-US" w:bidi="ar-SA"/>
        </w:rPr>
        <w:t xml:space="preserve"> </w:t>
      </w:r>
    </w:p>
    <w:p w14:paraId="6571E92F" w14:textId="77777777" w:rsidR="004E52D7" w:rsidRPr="00245AE6" w:rsidRDefault="004E52D7" w:rsidP="004E52D7">
      <w:pPr>
        <w:pStyle w:val="ListParagraph"/>
        <w:pBdr>
          <w:top w:val="single" w:sz="4" w:space="1" w:color="auto"/>
          <w:left w:val="single" w:sz="4" w:space="4" w:color="auto"/>
          <w:bottom w:val="single" w:sz="4" w:space="0" w:color="auto"/>
          <w:right w:val="single" w:sz="4" w:space="4" w:color="auto"/>
        </w:pBdr>
        <w:shd w:val="clear" w:color="auto" w:fill="D9D9D9" w:themeFill="background1" w:themeFillShade="D9"/>
        <w:autoSpaceDE w:val="0"/>
        <w:autoSpaceDN w:val="0"/>
        <w:adjustRightInd w:val="0"/>
        <w:spacing w:before="0" w:after="0" w:line="240" w:lineRule="auto"/>
        <w:ind w:left="1440"/>
        <w:rPr>
          <w:rFonts w:asciiTheme="minorHAnsi" w:hAnsiTheme="minorHAnsi" w:cstheme="minorHAnsi"/>
          <w:color w:val="000000"/>
          <w:lang w:val="en-US" w:bidi="ar-SA"/>
        </w:rPr>
      </w:pPr>
    </w:p>
    <w:p w14:paraId="5E0B9201"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7CED19B6" w14:textId="77777777" w:rsidR="004E52D7" w:rsidRPr="005F4AB5" w:rsidRDefault="004E52D7" w:rsidP="004E52D7">
      <w:pPr>
        <w:spacing w:before="0" w:after="0" w:line="240" w:lineRule="auto"/>
        <w:ind w:left="720" w:firstLine="720"/>
        <w:rPr>
          <w:rFonts w:asciiTheme="minorHAnsi" w:hAnsiTheme="minorHAnsi" w:cstheme="minorHAnsi"/>
          <w:noProof/>
          <w:color w:val="000000"/>
          <w:spacing w:val="-2"/>
        </w:rPr>
      </w:pPr>
      <w:r w:rsidRPr="005F4AB5">
        <w:rPr>
          <w:rFonts w:asciiTheme="minorHAnsi" w:hAnsiTheme="minorHAnsi" w:cstheme="minorHAnsi"/>
          <w:noProof/>
          <w:color w:val="000000"/>
          <w:spacing w:val="-2"/>
        </w:rPr>
        <w:t xml:space="preserve">If Assert statements are used in the test script those are required to be </w:t>
      </w:r>
    </w:p>
    <w:p w14:paraId="2F0043CB" w14:textId="77777777" w:rsidR="004E52D7" w:rsidRPr="00245AE6" w:rsidRDefault="004E52D7" w:rsidP="004E52D7">
      <w:pPr>
        <w:pStyle w:val="ListParagraph"/>
        <w:spacing w:before="0" w:after="0" w:line="240" w:lineRule="auto"/>
        <w:ind w:left="2880"/>
        <w:rPr>
          <w:rFonts w:asciiTheme="minorHAnsi" w:hAnsiTheme="minorHAnsi" w:cstheme="minorHAnsi"/>
          <w:noProof/>
          <w:color w:val="F79646" w:themeColor="accent6"/>
          <w:spacing w:val="-2"/>
        </w:rPr>
      </w:pPr>
      <w:r w:rsidRPr="00245AE6">
        <w:rPr>
          <w:rFonts w:asciiTheme="minorHAnsi" w:hAnsiTheme="minorHAnsi" w:cstheme="minorHAnsi"/>
          <w:noProof/>
          <w:color w:val="F79646" w:themeColor="accent6"/>
          <w:spacing w:val="-2"/>
        </w:rPr>
        <w:t>Refer How to add asserts</w:t>
      </w:r>
    </w:p>
    <w:p w14:paraId="38359325" w14:textId="77777777" w:rsidR="004E52D7" w:rsidRPr="00245AE6" w:rsidRDefault="004E52D7" w:rsidP="004E52D7">
      <w:pPr>
        <w:pStyle w:val="ListParagraph"/>
        <w:numPr>
          <w:ilvl w:val="0"/>
          <w:numId w:val="24"/>
        </w:numPr>
        <w:spacing w:before="0" w:after="0" w:line="240" w:lineRule="auto"/>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Optional::</w:t>
      </w:r>
    </w:p>
    <w:p w14:paraId="7A5AC875" w14:textId="77777777" w:rsidR="004E52D7" w:rsidRPr="00245AE6" w:rsidRDefault="004E52D7" w:rsidP="004E52D7">
      <w:pPr>
        <w:pStyle w:val="ListParagraph"/>
        <w:numPr>
          <w:ilvl w:val="1"/>
          <w:numId w:val="24"/>
        </w:numPr>
        <w:spacing w:before="0" w:after="0" w:line="240" w:lineRule="auto"/>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Test description and Test data provider are optional attributes of @Test annotation</w:t>
      </w:r>
    </w:p>
    <w:p w14:paraId="07C91E6D" w14:textId="77777777" w:rsidR="004E52D7" w:rsidRPr="00245AE6" w:rsidRDefault="004E52D7" w:rsidP="004E52D7">
      <w:pPr>
        <w:pStyle w:val="ListParagraph"/>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49A1010E"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sidRPr="00245AE6">
        <w:rPr>
          <w:rFonts w:asciiTheme="minorHAnsi" w:hAnsiTheme="minorHAnsi" w:cstheme="minorHAnsi"/>
          <w:color w:val="646464"/>
          <w:lang w:val="en-US" w:bidi="ar-SA"/>
        </w:rPr>
        <w:t>@Test</w:t>
      </w:r>
      <w:r w:rsidRPr="00245AE6">
        <w:rPr>
          <w:rFonts w:asciiTheme="minorHAnsi" w:hAnsiTheme="minorHAnsi" w:cstheme="minorHAnsi"/>
          <w:color w:val="000000"/>
          <w:lang w:val="en-US" w:bidi="ar-SA"/>
        </w:rPr>
        <w:t>(groups={</w:t>
      </w:r>
      <w:r w:rsidRPr="00245AE6">
        <w:rPr>
          <w:rFonts w:asciiTheme="minorHAnsi" w:hAnsiTheme="minorHAnsi" w:cstheme="minorHAnsi"/>
          <w:color w:val="2A00FF"/>
          <w:lang w:val="en-US" w:bidi="ar-SA"/>
        </w:rPr>
        <w:t>"Smoke"</w:t>
      </w:r>
      <w:r w:rsidRPr="00245AE6">
        <w:rPr>
          <w:rFonts w:asciiTheme="minorHAnsi" w:hAnsiTheme="minorHAnsi" w:cstheme="minorHAnsi"/>
          <w:color w:val="000000"/>
          <w:lang w:val="en-US" w:bidi="ar-SA"/>
        </w:rPr>
        <w:t xml:space="preserve">}, dataProvider = </w:t>
      </w:r>
      <w:r w:rsidRPr="00245AE6">
        <w:rPr>
          <w:rFonts w:asciiTheme="minorHAnsi" w:hAnsiTheme="minorHAnsi" w:cstheme="minorHAnsi"/>
          <w:color w:val="2A00FF"/>
          <w:lang w:val="en-US" w:bidi="ar-SA"/>
        </w:rPr>
        <w:t>"TestDataFile"</w:t>
      </w:r>
      <w:r w:rsidRPr="00245AE6">
        <w:rPr>
          <w:rFonts w:asciiTheme="minorHAnsi" w:hAnsiTheme="minorHAnsi" w:cstheme="minorHAnsi"/>
          <w:color w:val="000000"/>
          <w:lang w:val="en-US" w:bidi="ar-SA"/>
        </w:rPr>
        <w:t xml:space="preserve"> ,description= </w:t>
      </w:r>
      <w:r w:rsidRPr="00245AE6">
        <w:rPr>
          <w:rFonts w:asciiTheme="minorHAnsi" w:hAnsiTheme="minorHAnsi" w:cstheme="minorHAnsi"/>
          <w:color w:val="2A00FF"/>
          <w:lang w:val="en-US" w:bidi="ar-SA"/>
        </w:rPr>
        <w:t>"Tests for Google login functionality"</w:t>
      </w:r>
      <w:r w:rsidRPr="00245AE6">
        <w:rPr>
          <w:rFonts w:asciiTheme="minorHAnsi" w:hAnsiTheme="minorHAnsi" w:cstheme="minorHAnsi"/>
          <w:color w:val="000000"/>
          <w:lang w:val="en-US" w:bidi="ar-SA"/>
        </w:rPr>
        <w:t>)</w:t>
      </w:r>
    </w:p>
    <w:p w14:paraId="40B25E89" w14:textId="77777777" w:rsidR="004E52D7" w:rsidRPr="00245AE6" w:rsidRDefault="004E52D7" w:rsidP="004E52D7">
      <w:pPr>
        <w:pStyle w:val="ListParagraph"/>
        <w:spacing w:before="0" w:after="0" w:line="240" w:lineRule="auto"/>
        <w:ind w:left="1440"/>
        <w:rPr>
          <w:rFonts w:asciiTheme="minorHAnsi" w:hAnsiTheme="minorHAnsi" w:cstheme="minorHAnsi"/>
          <w:noProof/>
          <w:color w:val="000000"/>
          <w:spacing w:val="-2"/>
        </w:rPr>
      </w:pPr>
    </w:p>
    <w:p w14:paraId="15E18F8E" w14:textId="77777777" w:rsidR="004E52D7" w:rsidRPr="00245AE6" w:rsidRDefault="004E52D7" w:rsidP="004E52D7">
      <w:pPr>
        <w:pStyle w:val="ListParagraph"/>
        <w:numPr>
          <w:ilvl w:val="0"/>
          <w:numId w:val="25"/>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Adding Test Steps:</w:t>
      </w:r>
    </w:p>
    <w:p w14:paraId="094CEFA4"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Within each testscript create an object of PageWrapper as below:</w:t>
      </w:r>
    </w:p>
    <w:p w14:paraId="67920AC4" w14:textId="77777777" w:rsidR="004E52D7" w:rsidRPr="00245AE6" w:rsidRDefault="004E52D7" w:rsidP="004E52D7">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spacing w:val="-2"/>
        </w:rPr>
      </w:pPr>
      <w:r w:rsidRPr="00245AE6">
        <w:rPr>
          <w:rFonts w:asciiTheme="minorHAnsi" w:hAnsiTheme="minorHAnsi" w:cstheme="minorHAnsi"/>
          <w:color w:val="000000"/>
          <w:lang w:val="en-US" w:bidi="ar-SA"/>
        </w:rPr>
        <w:lastRenderedPageBreak/>
        <w:t xml:space="preserve">PageWrapper </w:t>
      </w:r>
      <w:r w:rsidRPr="00245AE6">
        <w:rPr>
          <w:rFonts w:asciiTheme="minorHAnsi" w:hAnsiTheme="minorHAnsi" w:cstheme="minorHAnsi"/>
          <w:color w:val="6A3E3E"/>
          <w:lang w:val="en-US" w:bidi="ar-SA"/>
        </w:rPr>
        <w:t>pageWrapper</w:t>
      </w:r>
      <w:r w:rsidRPr="00245AE6">
        <w:rPr>
          <w:rFonts w:asciiTheme="minorHAnsi" w:hAnsiTheme="minorHAnsi" w:cstheme="minorHAnsi"/>
          <w:color w:val="000000"/>
          <w:lang w:val="en-US" w:bidi="ar-SA"/>
        </w:rPr>
        <w:t xml:space="preserve"> = </w:t>
      </w:r>
      <w:r w:rsidRPr="00245AE6">
        <w:rPr>
          <w:rFonts w:asciiTheme="minorHAnsi" w:hAnsiTheme="minorHAnsi" w:cstheme="minorHAnsi"/>
          <w:b/>
          <w:bCs/>
          <w:color w:val="7F0055"/>
          <w:lang w:val="en-US" w:bidi="ar-SA"/>
        </w:rPr>
        <w:t>new</w:t>
      </w:r>
      <w:r w:rsidRPr="00245AE6">
        <w:rPr>
          <w:rFonts w:asciiTheme="minorHAnsi" w:hAnsiTheme="minorHAnsi" w:cstheme="minorHAnsi"/>
          <w:color w:val="000000"/>
          <w:lang w:val="en-US" w:bidi="ar-SA"/>
        </w:rPr>
        <w:t xml:space="preserve"> PageWrapper(uiDriver().getDriver());</w:t>
      </w:r>
    </w:p>
    <w:p w14:paraId="68B3F723"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r w:rsidRPr="00245AE6">
        <w:rPr>
          <w:rFonts w:asciiTheme="minorHAnsi" w:hAnsiTheme="minorHAnsi" w:cstheme="minorHAnsi"/>
          <w:noProof/>
          <w:color w:val="F79646" w:themeColor="accent6"/>
          <w:spacing w:val="-2"/>
        </w:rPr>
        <w:t>Refer Page Object Repository</w:t>
      </w:r>
    </w:p>
    <w:p w14:paraId="5B1CF62B"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011CC483"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 xml:space="preserve">uiDriver() gives all methods available for </w:t>
      </w:r>
      <w:r w:rsidRPr="00245AE6">
        <w:rPr>
          <w:rFonts w:asciiTheme="minorHAnsi" w:hAnsiTheme="minorHAnsi" w:cstheme="minorHAnsi"/>
          <w:color w:val="000000"/>
          <w:lang w:val="en-US" w:bidi="ar-SA"/>
        </w:rPr>
        <w:t>IUIDriver.</w:t>
      </w:r>
    </w:p>
    <w:p w14:paraId="47AB96DA"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r w:rsidRPr="00245AE6">
        <w:rPr>
          <w:rFonts w:asciiTheme="minorHAnsi" w:hAnsiTheme="minorHAnsi" w:cstheme="minorHAnsi"/>
          <w:noProof/>
          <w:color w:val="F79646" w:themeColor="accent6"/>
          <w:spacing w:val="-2"/>
        </w:rPr>
        <w:t>Refer  WebUI Plugin Methods</w:t>
      </w:r>
    </w:p>
    <w:p w14:paraId="1CC70B0E" w14:textId="77777777" w:rsidR="004E52D7" w:rsidRDefault="004E52D7" w:rsidP="004E52D7">
      <w:pPr>
        <w:spacing w:before="0" w:after="0" w:line="240" w:lineRule="auto"/>
        <w:ind w:left="1440" w:firstLine="720"/>
        <w:rPr>
          <w:rFonts w:asciiTheme="minorHAnsi" w:hAnsiTheme="minorHAnsi" w:cstheme="minorHAnsi"/>
          <w:noProof/>
          <w:color w:val="000000" w:themeColor="text1"/>
          <w:spacing w:val="-2"/>
        </w:rPr>
      </w:pPr>
    </w:p>
    <w:p w14:paraId="1AFFDF92" w14:textId="77777777" w:rsidR="004E52D7" w:rsidRDefault="004E52D7" w:rsidP="004E52D7">
      <w:pPr>
        <w:spacing w:before="0" w:after="0" w:line="240" w:lineRule="auto"/>
        <w:ind w:left="1440" w:firstLine="72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6530A274" w14:textId="77777777" w:rsidR="004E52D7" w:rsidRPr="00245AE6"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F79646" w:themeColor="accent6"/>
          <w:spacing w:val="-2"/>
        </w:rPr>
      </w:pPr>
      <w:r w:rsidRPr="00245AE6">
        <w:rPr>
          <w:rFonts w:asciiTheme="minorHAnsi" w:hAnsiTheme="minorHAnsi" w:cstheme="minorHAnsi"/>
          <w:color w:val="000000"/>
          <w:lang w:val="en-US" w:bidi="ar-SA"/>
        </w:rPr>
        <w:t>uiDriver().clickOn(</w:t>
      </w:r>
      <w:r w:rsidRPr="00245AE6">
        <w:rPr>
          <w:rFonts w:asciiTheme="minorHAnsi" w:hAnsiTheme="minorHAnsi" w:cstheme="minorHAnsi"/>
          <w:color w:val="6A3E3E"/>
          <w:lang w:val="en-US" w:bidi="ar-SA"/>
        </w:rPr>
        <w:t>pageWrapper</w:t>
      </w:r>
      <w:r w:rsidRPr="00245AE6">
        <w:rPr>
          <w:rFonts w:asciiTheme="minorHAnsi" w:hAnsiTheme="minorHAnsi" w:cstheme="minorHAnsi"/>
          <w:color w:val="000000"/>
          <w:lang w:val="en-US" w:bidi="ar-SA"/>
        </w:rPr>
        <w:t>.</w:t>
      </w:r>
      <w:r w:rsidRPr="00245AE6">
        <w:rPr>
          <w:rFonts w:asciiTheme="minorHAnsi" w:hAnsiTheme="minorHAnsi" w:cstheme="minorHAnsi"/>
          <w:color w:val="0000C0"/>
          <w:lang w:val="en-US" w:bidi="ar-SA"/>
        </w:rPr>
        <w:t>pageGoogle</w:t>
      </w:r>
      <w:r w:rsidRPr="00245AE6">
        <w:rPr>
          <w:rFonts w:asciiTheme="minorHAnsi" w:hAnsiTheme="minorHAnsi" w:cstheme="minorHAnsi"/>
          <w:color w:val="000000"/>
          <w:lang w:val="en-US" w:bidi="ar-SA"/>
        </w:rPr>
        <w:t>.</w:t>
      </w:r>
      <w:r w:rsidRPr="00245AE6">
        <w:rPr>
          <w:rFonts w:asciiTheme="minorHAnsi" w:hAnsiTheme="minorHAnsi" w:cstheme="minorHAnsi"/>
          <w:color w:val="0000C0"/>
          <w:lang w:val="en-US" w:bidi="ar-SA"/>
        </w:rPr>
        <w:t>signin</w:t>
      </w:r>
      <w:r w:rsidRPr="00245AE6">
        <w:rPr>
          <w:rFonts w:asciiTheme="minorHAnsi" w:hAnsiTheme="minorHAnsi" w:cstheme="minorHAnsi"/>
          <w:color w:val="000000"/>
          <w:lang w:val="en-US" w:bidi="ar-SA"/>
        </w:rPr>
        <w:t>);</w:t>
      </w:r>
    </w:p>
    <w:p w14:paraId="15D521BF"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2C7C5B8E" w14:textId="77777777" w:rsidR="004E52D7"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BC0F08">
        <w:rPr>
          <w:rFonts w:asciiTheme="minorHAnsi" w:hAnsiTheme="minorHAnsi" w:cstheme="minorHAnsi"/>
          <w:noProof/>
          <w:color w:val="000000"/>
          <w:spacing w:val="-2"/>
        </w:rPr>
        <w:t>mobileDriver</w:t>
      </w:r>
      <w:r>
        <w:rPr>
          <w:rFonts w:asciiTheme="minorHAnsi" w:hAnsiTheme="minorHAnsi" w:cstheme="minorHAnsi"/>
          <w:noProof/>
          <w:color w:val="000000"/>
          <w:spacing w:val="-2"/>
        </w:rPr>
        <w:t>() gives all methods available for IMobileDriver</w:t>
      </w:r>
    </w:p>
    <w:p w14:paraId="39D10EC8" w14:textId="77777777" w:rsidR="004E52D7" w:rsidRDefault="004E52D7" w:rsidP="004E52D7">
      <w:pPr>
        <w:pStyle w:val="ListParagraph"/>
        <w:spacing w:before="0" w:after="0" w:line="240" w:lineRule="auto"/>
        <w:ind w:left="2160"/>
        <w:rPr>
          <w:rFonts w:asciiTheme="minorHAnsi" w:hAnsiTheme="minorHAnsi" w:cstheme="minorHAnsi"/>
          <w:noProof/>
          <w:color w:val="F79646" w:themeColor="accent6"/>
          <w:spacing w:val="-2"/>
        </w:rPr>
      </w:pPr>
      <w:r w:rsidRPr="00BC0F08">
        <w:rPr>
          <w:rFonts w:asciiTheme="minorHAnsi" w:hAnsiTheme="minorHAnsi" w:cstheme="minorHAnsi"/>
          <w:noProof/>
          <w:color w:val="F79646" w:themeColor="accent6"/>
          <w:spacing w:val="-2"/>
        </w:rPr>
        <w:t xml:space="preserve">Refer  </w:t>
      </w:r>
      <w:r>
        <w:rPr>
          <w:rFonts w:asciiTheme="minorHAnsi" w:hAnsiTheme="minorHAnsi" w:cstheme="minorHAnsi"/>
          <w:noProof/>
          <w:color w:val="F79646" w:themeColor="accent6"/>
          <w:spacing w:val="-2"/>
        </w:rPr>
        <w:t>Mobile</w:t>
      </w:r>
      <w:r w:rsidRPr="00BC0F08">
        <w:rPr>
          <w:rFonts w:asciiTheme="minorHAnsi" w:hAnsiTheme="minorHAnsi" w:cstheme="minorHAnsi"/>
          <w:noProof/>
          <w:color w:val="F79646" w:themeColor="accent6"/>
          <w:spacing w:val="-2"/>
        </w:rPr>
        <w:t xml:space="preserve"> Plugin Methods</w:t>
      </w:r>
    </w:p>
    <w:p w14:paraId="2430F157" w14:textId="77777777" w:rsidR="004E52D7" w:rsidRDefault="004E52D7" w:rsidP="004E52D7">
      <w:pPr>
        <w:spacing w:before="0" w:after="0" w:line="240" w:lineRule="auto"/>
        <w:rPr>
          <w:rFonts w:asciiTheme="minorHAnsi" w:hAnsiTheme="minorHAnsi" w:cstheme="minorHAnsi"/>
          <w:noProof/>
          <w:color w:val="F79646" w:themeColor="accent6"/>
          <w:spacing w:val="-2"/>
        </w:rPr>
      </w:pPr>
    </w:p>
    <w:p w14:paraId="04A7528D" w14:textId="77777777" w:rsidR="004E52D7" w:rsidRPr="00245AE6" w:rsidRDefault="004E52D7" w:rsidP="004E52D7">
      <w:pPr>
        <w:spacing w:before="0" w:after="0" w:line="240" w:lineRule="auto"/>
        <w:ind w:left="1440" w:firstLine="72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2216AAB0" w14:textId="77777777" w:rsidR="004E52D7" w:rsidRPr="00BC0F08"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sidRPr="00BC0F08">
        <w:rPr>
          <w:rFonts w:asciiTheme="minorHAnsi" w:hAnsiTheme="minorHAnsi" w:cstheme="minorHAnsi"/>
          <w:noProof/>
          <w:color w:val="000000" w:themeColor="text1"/>
          <w:spacing w:val="-2"/>
        </w:rPr>
        <w:t>mobileDriver.navigateTo("http://www.facebook.com");</w:t>
      </w:r>
    </w:p>
    <w:p w14:paraId="5A9EF601"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1F507CED"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6DD54D89" w14:textId="77777777" w:rsidR="004E52D7"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 xml:space="preserve">RestDriver() gives all methods available for </w:t>
      </w:r>
      <w:r>
        <w:rPr>
          <w:rFonts w:ascii="Consolas" w:hAnsi="Consolas" w:cs="Consolas"/>
          <w:color w:val="000000"/>
          <w:sz w:val="20"/>
          <w:szCs w:val="20"/>
          <w:highlight w:val="lightGray"/>
          <w:lang w:val="en-US" w:bidi="ar-SA"/>
        </w:rPr>
        <w:t>IHTTPDriver</w:t>
      </w:r>
    </w:p>
    <w:p w14:paraId="2B0C7EE0" w14:textId="77777777" w:rsidR="004E52D7" w:rsidRDefault="004E52D7" w:rsidP="004E52D7">
      <w:pPr>
        <w:pStyle w:val="ListParagraph"/>
        <w:spacing w:before="0" w:after="0" w:line="240" w:lineRule="auto"/>
        <w:ind w:left="2160"/>
        <w:rPr>
          <w:rFonts w:asciiTheme="minorHAnsi" w:hAnsiTheme="minorHAnsi" w:cstheme="minorHAnsi"/>
          <w:noProof/>
          <w:color w:val="F79646" w:themeColor="accent6"/>
          <w:spacing w:val="-2"/>
        </w:rPr>
      </w:pPr>
      <w:r w:rsidRPr="00BC0F08">
        <w:rPr>
          <w:rFonts w:asciiTheme="minorHAnsi" w:hAnsiTheme="minorHAnsi" w:cstheme="minorHAnsi"/>
          <w:noProof/>
          <w:color w:val="F79646" w:themeColor="accent6"/>
          <w:spacing w:val="-2"/>
        </w:rPr>
        <w:t xml:space="preserve">Refer  </w:t>
      </w:r>
      <w:r>
        <w:rPr>
          <w:rFonts w:asciiTheme="minorHAnsi" w:hAnsiTheme="minorHAnsi" w:cstheme="minorHAnsi"/>
          <w:noProof/>
          <w:color w:val="F79646" w:themeColor="accent6"/>
          <w:spacing w:val="-2"/>
        </w:rPr>
        <w:t>API</w:t>
      </w:r>
      <w:r w:rsidRPr="00BC0F08">
        <w:rPr>
          <w:rFonts w:asciiTheme="minorHAnsi" w:hAnsiTheme="minorHAnsi" w:cstheme="minorHAnsi"/>
          <w:noProof/>
          <w:color w:val="F79646" w:themeColor="accent6"/>
          <w:spacing w:val="-2"/>
        </w:rPr>
        <w:t xml:space="preserve"> Plugin Methods</w:t>
      </w:r>
    </w:p>
    <w:p w14:paraId="196C25D4" w14:textId="77777777" w:rsidR="004E52D7" w:rsidRDefault="004E52D7" w:rsidP="004E52D7">
      <w:pPr>
        <w:spacing w:before="0" w:after="0" w:line="240" w:lineRule="auto"/>
        <w:rPr>
          <w:rFonts w:asciiTheme="minorHAnsi" w:hAnsiTheme="minorHAnsi" w:cstheme="minorHAnsi"/>
          <w:noProof/>
          <w:color w:val="F79646" w:themeColor="accent6"/>
          <w:spacing w:val="-2"/>
        </w:rPr>
      </w:pPr>
    </w:p>
    <w:p w14:paraId="64F3F04F" w14:textId="77777777" w:rsidR="004E52D7" w:rsidRPr="00245AE6" w:rsidRDefault="004E52D7" w:rsidP="004E52D7">
      <w:pPr>
        <w:spacing w:before="0" w:after="0" w:line="240" w:lineRule="auto"/>
        <w:ind w:left="1440" w:firstLine="72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7D56ECAC" w14:textId="77777777" w:rsidR="004E52D7" w:rsidRPr="00BC0F08"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t>rest</w:t>
      </w:r>
      <w:r w:rsidRPr="00BC0F08">
        <w:rPr>
          <w:rFonts w:asciiTheme="minorHAnsi" w:hAnsiTheme="minorHAnsi" w:cstheme="minorHAnsi"/>
          <w:noProof/>
          <w:color w:val="000000" w:themeColor="text1"/>
          <w:spacing w:val="-2"/>
        </w:rPr>
        <w:t>Driver.</w:t>
      </w:r>
      <w:r>
        <w:rPr>
          <w:rFonts w:asciiTheme="minorHAnsi" w:hAnsiTheme="minorHAnsi" w:cstheme="minorHAnsi"/>
          <w:noProof/>
          <w:color w:val="000000" w:themeColor="text1"/>
          <w:spacing w:val="-2"/>
        </w:rPr>
        <w:t>BuildAPI</w:t>
      </w:r>
      <w:r w:rsidRPr="00BC0F08">
        <w:rPr>
          <w:rFonts w:asciiTheme="minorHAnsi" w:hAnsiTheme="minorHAnsi" w:cstheme="minorHAnsi"/>
          <w:noProof/>
          <w:color w:val="000000" w:themeColor="text1"/>
          <w:spacing w:val="-2"/>
        </w:rPr>
        <w:t>(headers, queryParams);</w:t>
      </w:r>
    </w:p>
    <w:p w14:paraId="0AC28ADC"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6455BD83"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48542F25" w14:textId="77777777" w:rsidR="004E52D7"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 xml:space="preserve">dbDriver() gives all methods available for </w:t>
      </w:r>
      <w:r>
        <w:rPr>
          <w:rFonts w:ascii="Consolas" w:hAnsi="Consolas" w:cs="Consolas"/>
          <w:color w:val="000000"/>
          <w:sz w:val="20"/>
          <w:szCs w:val="20"/>
          <w:lang w:val="en-US" w:bidi="ar-SA"/>
        </w:rPr>
        <w:t>IConnect</w:t>
      </w:r>
    </w:p>
    <w:p w14:paraId="60A16F23" w14:textId="77777777" w:rsidR="004E52D7" w:rsidRDefault="004E52D7" w:rsidP="004E52D7">
      <w:pPr>
        <w:pStyle w:val="ListParagraph"/>
        <w:spacing w:before="0" w:after="0" w:line="240" w:lineRule="auto"/>
        <w:ind w:left="2160"/>
        <w:rPr>
          <w:rFonts w:asciiTheme="minorHAnsi" w:hAnsiTheme="minorHAnsi" w:cstheme="minorHAnsi"/>
          <w:noProof/>
          <w:color w:val="F79646" w:themeColor="accent6"/>
          <w:spacing w:val="-2"/>
        </w:rPr>
      </w:pPr>
      <w:r w:rsidRPr="00BC0F08">
        <w:rPr>
          <w:rFonts w:asciiTheme="minorHAnsi" w:hAnsiTheme="minorHAnsi" w:cstheme="minorHAnsi"/>
          <w:noProof/>
          <w:color w:val="F79646" w:themeColor="accent6"/>
          <w:spacing w:val="-2"/>
        </w:rPr>
        <w:t xml:space="preserve">Refer  </w:t>
      </w:r>
      <w:r>
        <w:rPr>
          <w:rFonts w:asciiTheme="minorHAnsi" w:hAnsiTheme="minorHAnsi" w:cstheme="minorHAnsi"/>
          <w:noProof/>
          <w:color w:val="F79646" w:themeColor="accent6"/>
          <w:spacing w:val="-2"/>
        </w:rPr>
        <w:t>DB</w:t>
      </w:r>
      <w:r w:rsidRPr="00BC0F08">
        <w:rPr>
          <w:rFonts w:asciiTheme="minorHAnsi" w:hAnsiTheme="minorHAnsi" w:cstheme="minorHAnsi"/>
          <w:noProof/>
          <w:color w:val="F79646" w:themeColor="accent6"/>
          <w:spacing w:val="-2"/>
        </w:rPr>
        <w:t xml:space="preserve"> Plugin Methods</w:t>
      </w:r>
    </w:p>
    <w:p w14:paraId="2C31839B" w14:textId="77777777" w:rsidR="004E52D7" w:rsidRDefault="004E52D7" w:rsidP="004E52D7">
      <w:pPr>
        <w:spacing w:before="0" w:after="0" w:line="240" w:lineRule="auto"/>
        <w:rPr>
          <w:rFonts w:asciiTheme="minorHAnsi" w:hAnsiTheme="minorHAnsi" w:cstheme="minorHAnsi"/>
          <w:noProof/>
          <w:color w:val="F79646" w:themeColor="accent6"/>
          <w:spacing w:val="-2"/>
        </w:rPr>
      </w:pPr>
    </w:p>
    <w:p w14:paraId="0292AEC0" w14:textId="77777777" w:rsidR="004E52D7" w:rsidRPr="00245AE6" w:rsidRDefault="004E52D7" w:rsidP="004E52D7">
      <w:pPr>
        <w:spacing w:before="0" w:after="0" w:line="240" w:lineRule="auto"/>
        <w:ind w:left="1440" w:firstLine="720"/>
        <w:rPr>
          <w:rFonts w:asciiTheme="minorHAnsi" w:hAnsiTheme="minorHAnsi" w:cstheme="minorHAnsi"/>
          <w:noProof/>
          <w:color w:val="000000" w:themeColor="text1"/>
          <w:spacing w:val="-2"/>
        </w:rPr>
      </w:pPr>
      <w:r w:rsidRPr="00245AE6">
        <w:rPr>
          <w:rFonts w:asciiTheme="minorHAnsi" w:hAnsiTheme="minorHAnsi" w:cstheme="minorHAnsi"/>
          <w:noProof/>
          <w:color w:val="000000" w:themeColor="text1"/>
          <w:spacing w:val="-2"/>
        </w:rPr>
        <w:t>Example:</w:t>
      </w:r>
    </w:p>
    <w:p w14:paraId="50469C45" w14:textId="77777777" w:rsidR="004E52D7" w:rsidRPr="00BC0F08" w:rsidRDefault="004E52D7" w:rsidP="004E52D7">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2160"/>
        <w:rPr>
          <w:rFonts w:asciiTheme="minorHAnsi" w:hAnsiTheme="minorHAnsi" w:cstheme="minorHAnsi"/>
          <w:noProof/>
          <w:color w:val="000000" w:themeColor="text1"/>
          <w:spacing w:val="-2"/>
        </w:rPr>
      </w:pPr>
      <w:r>
        <w:rPr>
          <w:rFonts w:asciiTheme="minorHAnsi" w:hAnsiTheme="minorHAnsi" w:cstheme="minorHAnsi"/>
          <w:noProof/>
          <w:color w:val="000000" w:themeColor="text1"/>
          <w:spacing w:val="-2"/>
        </w:rPr>
        <w:t>dbDriver.getDataset(“Staging_MySql”,MyQuery)</w:t>
      </w:r>
    </w:p>
    <w:p w14:paraId="3FE5D677"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6F616413" w14:textId="77777777" w:rsidR="004E52D7" w:rsidRDefault="004E52D7" w:rsidP="004E52D7">
      <w:pPr>
        <w:pStyle w:val="ListParagraph"/>
        <w:spacing w:before="0" w:after="0" w:line="240" w:lineRule="auto"/>
        <w:ind w:left="2160"/>
        <w:rPr>
          <w:rFonts w:asciiTheme="minorHAnsi" w:hAnsiTheme="minorHAnsi" w:cstheme="minorHAnsi"/>
          <w:noProof/>
          <w:color w:val="000000"/>
          <w:spacing w:val="-2"/>
        </w:rPr>
      </w:pPr>
    </w:p>
    <w:p w14:paraId="06492CBC" w14:textId="77777777" w:rsidR="004E52D7" w:rsidRPr="00245AE6" w:rsidRDefault="004E52D7" w:rsidP="004E52D7">
      <w:pPr>
        <w:pStyle w:val="ListParagraph"/>
        <w:numPr>
          <w:ilvl w:val="0"/>
          <w:numId w:val="26"/>
        </w:numPr>
        <w:spacing w:before="0" w:after="0" w:line="240" w:lineRule="auto"/>
        <w:rPr>
          <w:rFonts w:asciiTheme="minorHAnsi" w:hAnsiTheme="minorHAnsi" w:cstheme="minorHAnsi"/>
          <w:noProof/>
          <w:color w:val="000000"/>
          <w:spacing w:val="-2"/>
        </w:rPr>
      </w:pPr>
      <w:r w:rsidRPr="00245AE6">
        <w:rPr>
          <w:rFonts w:asciiTheme="minorHAnsi" w:hAnsiTheme="minorHAnsi" w:cstheme="minorHAnsi"/>
          <w:noProof/>
          <w:color w:val="000000"/>
          <w:spacing w:val="-2"/>
        </w:rPr>
        <w:t>One can also add asserts as an step.</w:t>
      </w:r>
    </w:p>
    <w:p w14:paraId="4045D747" w14:textId="77777777" w:rsidR="004E52D7" w:rsidRPr="00245AE6" w:rsidRDefault="004E52D7" w:rsidP="004E52D7">
      <w:pPr>
        <w:spacing w:before="0" w:after="0" w:line="240" w:lineRule="auto"/>
        <w:ind w:left="1440" w:firstLine="720"/>
        <w:rPr>
          <w:rFonts w:asciiTheme="minorHAnsi" w:hAnsiTheme="minorHAnsi" w:cstheme="minorHAnsi"/>
          <w:noProof/>
          <w:color w:val="F79646" w:themeColor="accent6"/>
          <w:spacing w:val="-2"/>
        </w:rPr>
      </w:pPr>
      <w:r w:rsidRPr="00245AE6">
        <w:rPr>
          <w:rFonts w:asciiTheme="minorHAnsi" w:hAnsiTheme="minorHAnsi" w:cstheme="minorHAnsi"/>
          <w:noProof/>
          <w:color w:val="F79646" w:themeColor="accent6"/>
          <w:spacing w:val="-2"/>
        </w:rPr>
        <w:t>Refer Adding Asserts</w:t>
      </w:r>
    </w:p>
    <w:p w14:paraId="5260945C"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5E2877E5"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518C6A4D" w14:textId="77777777" w:rsidR="004E52D7" w:rsidRPr="003F1F7D" w:rsidRDefault="004E52D7" w:rsidP="004E52D7">
      <w:pPr>
        <w:pStyle w:val="Heading1"/>
        <w:spacing w:before="100" w:beforeAutospacing="1" w:after="100" w:afterAutospacing="1" w:line="240" w:lineRule="auto"/>
        <w:rPr>
          <w:rFonts w:asciiTheme="minorHAnsi" w:hAnsiTheme="minorHAnsi" w:cs="Calibri"/>
          <w:noProof/>
          <w:color w:val="000000"/>
          <w:spacing w:val="-2"/>
          <w:sz w:val="24"/>
          <w:szCs w:val="24"/>
        </w:rPr>
      </w:pPr>
      <w:bookmarkStart w:id="579" w:name="_Toc531338520"/>
      <w:r>
        <w:rPr>
          <w:rFonts w:asciiTheme="minorHAnsi" w:hAnsiTheme="minorHAnsi"/>
          <w:noProof/>
          <w:sz w:val="24"/>
          <w:szCs w:val="24"/>
        </w:rPr>
        <w:lastRenderedPageBreak/>
        <w:t>Test Execution</w:t>
      </w:r>
      <w:bookmarkEnd w:id="579"/>
      <w:r>
        <w:rPr>
          <w:rFonts w:asciiTheme="minorHAnsi" w:hAnsiTheme="minorHAnsi"/>
          <w:noProof/>
          <w:sz w:val="24"/>
          <w:szCs w:val="24"/>
        </w:rPr>
        <w:t xml:space="preserve"> </w:t>
      </w:r>
    </w:p>
    <w:p w14:paraId="12D6EB36" w14:textId="77777777" w:rsidR="004E52D7" w:rsidRDefault="004E52D7" w:rsidP="004E52D7">
      <w:pPr>
        <w:pStyle w:val="Heading2"/>
        <w:rPr>
          <w:rFonts w:asciiTheme="minorHAnsi" w:hAnsiTheme="minorHAnsi" w:cs="Calibri"/>
          <w:noProof/>
          <w:color w:val="000000"/>
          <w:spacing w:val="-2"/>
        </w:rPr>
      </w:pPr>
      <w:bookmarkStart w:id="580" w:name="_Ref493236030"/>
      <w:r>
        <w:rPr>
          <w:noProof/>
        </w:rPr>
        <w:t>Execute a  Test from Fusion Test Runner</w:t>
      </w:r>
      <w:bookmarkEnd w:id="580"/>
    </w:p>
    <w:p w14:paraId="5A0A24EC"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52375550" w14:textId="77777777" w:rsidR="004E52D7" w:rsidRDefault="004E52D7" w:rsidP="004E52D7">
      <w:pPr>
        <w:pStyle w:val="ListParagraph"/>
        <w:spacing w:before="0" w:after="0" w:line="240" w:lineRule="auto"/>
        <w:rPr>
          <w:rFonts w:asciiTheme="minorHAnsi" w:hAnsiTheme="minorHAnsi" w:cs="Calibri"/>
          <w:b/>
          <w:noProof/>
          <w:color w:val="000000"/>
          <w:spacing w:val="-2"/>
          <w:u w:val="single"/>
        </w:rPr>
      </w:pPr>
      <w:r w:rsidRPr="00D334D2">
        <w:rPr>
          <w:rFonts w:asciiTheme="minorHAnsi" w:hAnsiTheme="minorHAnsi" w:cs="Calibri"/>
          <w:b/>
          <w:noProof/>
          <w:color w:val="000000"/>
          <w:spacing w:val="-2"/>
          <w:u w:val="single"/>
        </w:rPr>
        <w:t>For Windows 7 Enterprise, ensure that the cmd.exe runs as administrator</w:t>
      </w:r>
    </w:p>
    <w:p w14:paraId="2FD0C743" w14:textId="77777777" w:rsidR="004E52D7" w:rsidRDefault="004E52D7" w:rsidP="004E52D7">
      <w:pPr>
        <w:pStyle w:val="ListParagraph"/>
        <w:numPr>
          <w:ilvl w:val="1"/>
          <w:numId w:val="93"/>
        </w:numPr>
        <w:spacing w:before="0" w:after="0" w:line="240" w:lineRule="auto"/>
        <w:rPr>
          <w:rFonts w:asciiTheme="minorHAnsi" w:hAnsiTheme="minorHAnsi" w:cs="Calibri"/>
          <w:noProof/>
          <w:color w:val="000000"/>
          <w:spacing w:val="-2"/>
        </w:rPr>
      </w:pPr>
      <w:r w:rsidRPr="00D334D2">
        <w:rPr>
          <w:rFonts w:asciiTheme="minorHAnsi" w:hAnsiTheme="minorHAnsi" w:cs="Calibri"/>
          <w:noProof/>
          <w:color w:val="000000"/>
          <w:spacing w:val="-2"/>
        </w:rPr>
        <w:t>Go t</w:t>
      </w:r>
      <w:r>
        <w:rPr>
          <w:rFonts w:asciiTheme="minorHAnsi" w:hAnsiTheme="minorHAnsi" w:cs="Calibri"/>
          <w:noProof/>
          <w:color w:val="000000"/>
          <w:spacing w:val="-2"/>
        </w:rPr>
        <w:t>o C:\Windows\System32\</w:t>
      </w:r>
    </w:p>
    <w:p w14:paraId="77793013" w14:textId="77777777" w:rsidR="004E52D7" w:rsidRDefault="004E52D7" w:rsidP="004E52D7">
      <w:pPr>
        <w:pStyle w:val="ListParagraph"/>
        <w:numPr>
          <w:ilvl w:val="1"/>
          <w:numId w:val="9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 xml:space="preserve">Right click on cmd.exe </w:t>
      </w:r>
      <w:r w:rsidRPr="00D334D2">
        <w:rPr>
          <w:rFonts w:asciiTheme="minorHAnsi" w:hAnsiTheme="minorHAnsi" w:cs="Calibri"/>
          <w:noProof/>
          <w:color w:val="000000"/>
          <w:spacing w:val="-2"/>
        </w:rPr>
        <w:sym w:font="Wingdings" w:char="F0E0"/>
      </w:r>
      <w:r>
        <w:rPr>
          <w:rFonts w:asciiTheme="minorHAnsi" w:hAnsiTheme="minorHAnsi" w:cs="Calibri"/>
          <w:noProof/>
          <w:color w:val="000000"/>
          <w:spacing w:val="-2"/>
        </w:rPr>
        <w:t xml:space="preserve"> Properties </w:t>
      </w:r>
      <w:r w:rsidRPr="000E0250">
        <w:rPr>
          <w:rFonts w:asciiTheme="minorHAnsi" w:hAnsiTheme="minorHAnsi" w:cs="Calibri"/>
          <w:noProof/>
          <w:color w:val="000000"/>
          <w:spacing w:val="-2"/>
        </w:rPr>
        <w:sym w:font="Wingdings" w:char="F0E0"/>
      </w:r>
      <w:r>
        <w:rPr>
          <w:rFonts w:asciiTheme="minorHAnsi" w:hAnsiTheme="minorHAnsi" w:cs="Calibri"/>
          <w:noProof/>
          <w:color w:val="000000"/>
          <w:spacing w:val="-2"/>
        </w:rPr>
        <w:t xml:space="preserve"> Advance Proporties</w:t>
      </w:r>
    </w:p>
    <w:p w14:paraId="7F3647D4" w14:textId="77777777" w:rsidR="004E52D7" w:rsidRDefault="004E52D7" w:rsidP="004E52D7">
      <w:pPr>
        <w:pStyle w:val="ListParagraph"/>
        <w:numPr>
          <w:ilvl w:val="1"/>
          <w:numId w:val="93"/>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Check on ‘Run as administrator’</w:t>
      </w:r>
    </w:p>
    <w:p w14:paraId="606E84D4" w14:textId="77777777" w:rsidR="004E52D7" w:rsidRDefault="004E52D7" w:rsidP="004E52D7">
      <w:pPr>
        <w:spacing w:before="0" w:after="0" w:line="240" w:lineRule="auto"/>
        <w:rPr>
          <w:rFonts w:asciiTheme="minorHAnsi" w:hAnsiTheme="minorHAnsi" w:cs="Calibri"/>
          <w:noProof/>
          <w:color w:val="000000"/>
          <w:spacing w:val="-2"/>
        </w:rPr>
      </w:pPr>
    </w:p>
    <w:p w14:paraId="0AEA99C0" w14:textId="77777777" w:rsidR="004E52D7" w:rsidRDefault="004E52D7" w:rsidP="004E52D7">
      <w:pPr>
        <w:spacing w:before="0" w:after="0" w:line="240" w:lineRule="auto"/>
        <w:rPr>
          <w:rFonts w:asciiTheme="minorHAnsi" w:hAnsiTheme="minorHAnsi" w:cs="Calibri"/>
          <w:noProof/>
          <w:color w:val="000000"/>
          <w:spacing w:val="-2"/>
        </w:rPr>
      </w:pPr>
    </w:p>
    <w:p w14:paraId="65192155" w14:textId="77777777" w:rsidR="004E52D7" w:rsidRDefault="004E52D7" w:rsidP="004E52D7">
      <w:pPr>
        <w:spacing w:before="0" w:after="0" w:line="240" w:lineRule="auto"/>
        <w:ind w:left="1080"/>
        <w:rPr>
          <w:rFonts w:asciiTheme="minorHAnsi" w:hAnsiTheme="minorHAnsi" w:cs="Calibri"/>
          <w:noProof/>
          <w:color w:val="000000"/>
          <w:spacing w:val="-2"/>
        </w:rPr>
      </w:pPr>
      <w:r>
        <w:rPr>
          <w:rFonts w:asciiTheme="minorHAnsi" w:hAnsiTheme="minorHAnsi" w:cs="Calibri"/>
          <w:noProof/>
          <w:color w:val="000000"/>
          <w:spacing w:val="-2"/>
          <w:lang w:val="en-US" w:bidi="ar-SA"/>
        </w:rPr>
        <w:drawing>
          <wp:inline distT="0" distB="0" distL="0" distR="0" wp14:anchorId="0D69B9A6" wp14:editId="2C03CF27">
            <wp:extent cx="373380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33800" cy="2847975"/>
                    </a:xfrm>
                    <a:prstGeom prst="rect">
                      <a:avLst/>
                    </a:prstGeom>
                    <a:noFill/>
                    <a:ln>
                      <a:noFill/>
                    </a:ln>
                  </pic:spPr>
                </pic:pic>
              </a:graphicData>
            </a:graphic>
          </wp:inline>
        </w:drawing>
      </w:r>
    </w:p>
    <w:p w14:paraId="102097C4" w14:textId="77777777" w:rsidR="004E52D7" w:rsidRPr="009E6DC9" w:rsidRDefault="004E52D7" w:rsidP="004E52D7">
      <w:pPr>
        <w:spacing w:before="0" w:after="0" w:line="240" w:lineRule="auto"/>
        <w:rPr>
          <w:rFonts w:asciiTheme="minorHAnsi" w:hAnsiTheme="minorHAnsi" w:cs="Calibri"/>
          <w:noProof/>
          <w:color w:val="000000"/>
          <w:spacing w:val="-2"/>
        </w:rPr>
      </w:pPr>
    </w:p>
    <w:p w14:paraId="4D6B0488" w14:textId="77777777" w:rsidR="004E52D7" w:rsidRDefault="004E52D7" w:rsidP="004E52D7">
      <w:pPr>
        <w:pStyle w:val="ListParagraph"/>
        <w:spacing w:before="0" w:after="0" w:line="240" w:lineRule="auto"/>
        <w:ind w:left="666"/>
        <w:rPr>
          <w:rFonts w:asciiTheme="minorHAnsi" w:hAnsiTheme="minorHAnsi" w:cs="Calibri"/>
          <w:b/>
          <w:noProof/>
          <w:color w:val="000000"/>
          <w:spacing w:val="-2"/>
        </w:rPr>
      </w:pPr>
    </w:p>
    <w:p w14:paraId="1D99B671" w14:textId="77777777" w:rsidR="004E52D7" w:rsidRDefault="004E52D7" w:rsidP="004E52D7">
      <w:pPr>
        <w:pStyle w:val="ListParagraph"/>
        <w:spacing w:before="0" w:after="0" w:line="240" w:lineRule="auto"/>
        <w:ind w:left="666"/>
        <w:rPr>
          <w:rFonts w:asciiTheme="minorHAnsi" w:hAnsiTheme="minorHAnsi" w:cs="Calibri"/>
          <w:b/>
          <w:noProof/>
          <w:color w:val="000000"/>
          <w:spacing w:val="-2"/>
        </w:rPr>
      </w:pPr>
    </w:p>
    <w:p w14:paraId="2CF8C925" w14:textId="77777777" w:rsidR="004E52D7" w:rsidRPr="00C50607" w:rsidRDefault="004E52D7" w:rsidP="004E52D7">
      <w:pPr>
        <w:pStyle w:val="ListParagraph"/>
        <w:spacing w:before="0" w:after="0" w:line="240" w:lineRule="auto"/>
        <w:ind w:left="666"/>
        <w:rPr>
          <w:rFonts w:asciiTheme="minorHAnsi" w:hAnsiTheme="minorHAnsi" w:cs="Calibri"/>
          <w:b/>
          <w:noProof/>
          <w:color w:val="000000"/>
          <w:spacing w:val="-2"/>
        </w:rPr>
      </w:pPr>
      <w:r w:rsidRPr="00227C3E">
        <w:rPr>
          <w:rFonts w:asciiTheme="minorHAnsi" w:hAnsiTheme="minorHAnsi" w:cs="Calibri"/>
          <w:b/>
          <w:noProof/>
          <w:color w:val="000000"/>
          <w:spacing w:val="-2"/>
          <w:highlight w:val="yellow"/>
        </w:rPr>
        <w:t xml:space="preserve">Note: Refer to section 4.2.1 and 4.2.2 for setting up the config entries </w:t>
      </w:r>
      <w:r w:rsidRPr="00227C3E">
        <w:rPr>
          <w:rFonts w:asciiTheme="minorHAnsi" w:hAnsiTheme="minorHAnsi" w:cs="Calibri"/>
          <w:noProof/>
          <w:color w:val="000000"/>
          <w:spacing w:val="-2"/>
          <w:highlight w:val="yellow"/>
        </w:rPr>
        <w:t>ExecutionUIConfig.ini</w:t>
      </w:r>
      <w:r w:rsidRPr="00227C3E">
        <w:rPr>
          <w:rFonts w:asciiTheme="minorHAnsi" w:hAnsiTheme="minorHAnsi" w:cs="Calibri"/>
          <w:b/>
          <w:noProof/>
          <w:color w:val="000000"/>
          <w:spacing w:val="-2"/>
          <w:highlight w:val="yellow"/>
        </w:rPr>
        <w:t xml:space="preserve"> for ExecutionUI:</w:t>
      </w:r>
    </w:p>
    <w:p w14:paraId="5F495DD7" w14:textId="77777777" w:rsidR="004E52D7" w:rsidRDefault="004E52D7" w:rsidP="004E52D7">
      <w:pPr>
        <w:pStyle w:val="ListParagraph"/>
        <w:spacing w:before="0" w:after="0" w:line="240" w:lineRule="auto"/>
        <w:rPr>
          <w:rFonts w:asciiTheme="minorHAnsi" w:hAnsiTheme="minorHAnsi" w:cs="Calibri"/>
          <w:noProof/>
          <w:color w:val="000000"/>
          <w:spacing w:val="-2"/>
          <w:u w:val="single"/>
        </w:rPr>
      </w:pPr>
    </w:p>
    <w:p w14:paraId="1CA1F34C" w14:textId="77777777" w:rsidR="004E52D7" w:rsidRDefault="004E52D7" w:rsidP="004E52D7">
      <w:pPr>
        <w:spacing w:before="0" w:after="0" w:line="240" w:lineRule="auto"/>
        <w:rPr>
          <w:rFonts w:asciiTheme="minorHAnsi" w:hAnsiTheme="minorHAnsi" w:cs="Calibri"/>
          <w:b/>
          <w:noProof/>
          <w:color w:val="000000"/>
          <w:spacing w:val="-2"/>
        </w:rPr>
      </w:pPr>
      <w:r>
        <w:rPr>
          <w:rFonts w:ascii="Consolas" w:hAnsi="Consolas" w:cs="Consolas"/>
          <w:color w:val="000000"/>
          <w:sz w:val="20"/>
          <w:szCs w:val="20"/>
          <w:lang w:val="en-US" w:bidi="ar-SA"/>
        </w:rPr>
        <w:tab/>
      </w:r>
      <w:r>
        <w:rPr>
          <w:rFonts w:ascii="Consolas" w:hAnsi="Consolas" w:cs="Consolas"/>
          <w:color w:val="000000"/>
          <w:sz w:val="20"/>
          <w:szCs w:val="20"/>
          <w:lang w:val="en-US" w:bidi="ar-SA"/>
        </w:rPr>
        <w:tab/>
      </w:r>
      <w:r>
        <w:rPr>
          <w:rFonts w:ascii="Consolas" w:hAnsi="Consolas" w:cs="Consolas"/>
          <w:color w:val="000000"/>
          <w:sz w:val="20"/>
          <w:szCs w:val="20"/>
          <w:lang w:val="en-US" w:bidi="ar-SA"/>
        </w:rPr>
        <w:tab/>
      </w:r>
    </w:p>
    <w:p w14:paraId="0BFF7D8F" w14:textId="77777777" w:rsidR="004E52D7" w:rsidRPr="00C81667" w:rsidDel="00F226C7" w:rsidRDefault="004E52D7" w:rsidP="004E52D7">
      <w:pPr>
        <w:spacing w:before="0" w:after="0" w:line="240" w:lineRule="auto"/>
        <w:ind w:left="666"/>
        <w:rPr>
          <w:del w:id="581" w:author="Vrushali Karla" w:date="2018-11-16T11:52:00Z"/>
          <w:rFonts w:asciiTheme="minorHAnsi" w:hAnsiTheme="minorHAnsi" w:cs="Calibri"/>
          <w:b/>
          <w:noProof/>
          <w:color w:val="000000"/>
          <w:spacing w:val="-2"/>
        </w:rPr>
      </w:pPr>
      <w:del w:id="582" w:author="Vrushali Karla" w:date="2018-11-16T11:52:00Z">
        <w:r w:rsidRPr="00C81667" w:rsidDel="00F226C7">
          <w:rPr>
            <w:rFonts w:asciiTheme="minorHAnsi" w:hAnsiTheme="minorHAnsi" w:cs="Calibri"/>
            <w:b/>
            <w:noProof/>
            <w:color w:val="000000"/>
            <w:spacing w:val="-2"/>
          </w:rPr>
          <w:delText>If you are executing your tests through Fusion Test Runner, then below line should commented</w:delText>
        </w:r>
      </w:del>
    </w:p>
    <w:p w14:paraId="63808D58" w14:textId="77777777" w:rsidR="004E52D7" w:rsidDel="00F226C7" w:rsidRDefault="004E52D7" w:rsidP="004E52D7">
      <w:pPr>
        <w:spacing w:before="0" w:after="0" w:line="240" w:lineRule="auto"/>
        <w:ind w:left="666"/>
        <w:rPr>
          <w:del w:id="583" w:author="Vrushali Karla" w:date="2018-11-16T11:52:00Z"/>
          <w:rFonts w:ascii="Consolas" w:hAnsi="Consolas" w:cs="Consolas"/>
          <w:color w:val="000000"/>
          <w:sz w:val="20"/>
          <w:szCs w:val="20"/>
          <w:lang w:val="en-US" w:bidi="ar-SA"/>
        </w:rPr>
      </w:pPr>
    </w:p>
    <w:p w14:paraId="55BB643A" w14:textId="77777777" w:rsidR="004E52D7" w:rsidDel="00F226C7" w:rsidRDefault="004E52D7" w:rsidP="004E52D7">
      <w:pPr>
        <w:spacing w:before="0" w:after="0" w:line="240" w:lineRule="auto"/>
        <w:ind w:left="666"/>
        <w:rPr>
          <w:del w:id="584" w:author="Vrushali Karla" w:date="2018-11-16T11:52:00Z"/>
          <w:rFonts w:ascii="Consolas" w:hAnsi="Consolas" w:cs="Consolas"/>
          <w:color w:val="000000"/>
          <w:sz w:val="20"/>
          <w:szCs w:val="20"/>
          <w:lang w:val="en-US" w:bidi="ar-SA"/>
        </w:rPr>
      </w:pPr>
    </w:p>
    <w:p w14:paraId="1100D732" w14:textId="77777777" w:rsidR="004E52D7" w:rsidDel="00F226C7" w:rsidRDefault="004E52D7" w:rsidP="004E52D7">
      <w:pPr>
        <w:autoSpaceDE w:val="0"/>
        <w:autoSpaceDN w:val="0"/>
        <w:adjustRightInd w:val="0"/>
        <w:spacing w:before="0" w:after="0" w:line="240" w:lineRule="auto"/>
        <w:ind w:left="666"/>
        <w:rPr>
          <w:del w:id="585" w:author="Vrushali Karla" w:date="2018-11-16T11:52:00Z"/>
          <w:rFonts w:ascii="Consolas" w:hAnsi="Consolas" w:cs="Consolas"/>
          <w:sz w:val="20"/>
          <w:szCs w:val="20"/>
          <w:lang w:val="en-US" w:bidi="ar-SA"/>
        </w:rPr>
      </w:pPr>
      <w:del w:id="586" w:author="Vrushali Karla" w:date="2018-11-16T11:52:00Z">
        <w:r w:rsidDel="00F226C7">
          <w:rPr>
            <w:rFonts w:ascii="Consolas" w:hAnsi="Consolas" w:cs="Consolas"/>
            <w:color w:val="000000"/>
            <w:sz w:val="20"/>
            <w:szCs w:val="20"/>
            <w:lang w:val="en-US" w:bidi="ar-SA"/>
          </w:rPr>
          <w:delText xml:space="preserve">String </w:delText>
        </w:r>
        <w:r w:rsidDel="00F226C7">
          <w:rPr>
            <w:rFonts w:ascii="Consolas" w:hAnsi="Consolas" w:cs="Consolas"/>
            <w:color w:val="6A3E3E"/>
            <w:sz w:val="20"/>
            <w:szCs w:val="20"/>
            <w:lang w:val="en-US" w:bidi="ar-SA"/>
          </w:rPr>
          <w:delText>executionUIConfigFilePath</w:delText>
        </w:r>
        <w:r w:rsidDel="00F226C7">
          <w:rPr>
            <w:rFonts w:ascii="Consolas" w:hAnsi="Consolas" w:cs="Consolas"/>
            <w:color w:val="000000"/>
            <w:sz w:val="20"/>
            <w:szCs w:val="20"/>
            <w:lang w:val="en-US" w:bidi="ar-SA"/>
          </w:rPr>
          <w:delText xml:space="preserve"> = </w:delText>
        </w:r>
        <w:r w:rsidDel="00F226C7">
          <w:rPr>
            <w:rFonts w:ascii="Consolas" w:hAnsi="Consolas" w:cs="Consolas"/>
            <w:color w:val="6A3E3E"/>
            <w:sz w:val="20"/>
            <w:szCs w:val="20"/>
            <w:lang w:val="en-US" w:bidi="ar-SA"/>
          </w:rPr>
          <w:delText>args</w:delText>
        </w:r>
        <w:r w:rsidDel="00F226C7">
          <w:rPr>
            <w:rFonts w:ascii="Consolas" w:hAnsi="Consolas" w:cs="Consolas"/>
            <w:color w:val="000000"/>
            <w:sz w:val="20"/>
            <w:szCs w:val="20"/>
            <w:lang w:val="en-US" w:bidi="ar-SA"/>
          </w:rPr>
          <w:delText>[0];</w:delText>
        </w:r>
      </w:del>
    </w:p>
    <w:p w14:paraId="684C4FA3" w14:textId="77777777" w:rsidR="004E52D7" w:rsidDel="00F226C7" w:rsidRDefault="004E52D7" w:rsidP="004E52D7">
      <w:pPr>
        <w:autoSpaceDE w:val="0"/>
        <w:autoSpaceDN w:val="0"/>
        <w:adjustRightInd w:val="0"/>
        <w:spacing w:before="0" w:after="0" w:line="240" w:lineRule="auto"/>
        <w:ind w:left="666"/>
        <w:rPr>
          <w:del w:id="587" w:author="Vrushali Karla" w:date="2018-11-16T11:52:00Z"/>
          <w:rFonts w:ascii="Consolas" w:hAnsi="Consolas" w:cs="Consolas"/>
          <w:sz w:val="20"/>
          <w:szCs w:val="20"/>
          <w:lang w:val="en-US" w:bidi="ar-SA"/>
        </w:rPr>
      </w:pPr>
      <w:del w:id="588" w:author="Vrushali Karla" w:date="2018-11-16T11:52:00Z">
        <w:r w:rsidDel="00F226C7">
          <w:rPr>
            <w:rFonts w:ascii="Consolas" w:hAnsi="Consolas" w:cs="Consolas"/>
            <w:color w:val="3F7F5F"/>
            <w:sz w:val="20"/>
            <w:szCs w:val="20"/>
            <w:lang w:val="en-US" w:bidi="ar-SA"/>
          </w:rPr>
          <w:delText>/*</w:delText>
        </w:r>
        <w:r w:rsidDel="00F226C7">
          <w:rPr>
            <w:rFonts w:ascii="Consolas" w:hAnsi="Consolas" w:cs="Consolas"/>
            <w:color w:val="3F7F5F"/>
            <w:sz w:val="20"/>
            <w:szCs w:val="20"/>
            <w:lang w:val="en-US" w:bidi="ar-SA"/>
          </w:rPr>
          <w:tab/>
          <w:delText>String executionUIConfigFilePath = System.getProperty("user.dir")</w:delText>
        </w:r>
      </w:del>
    </w:p>
    <w:p w14:paraId="5297FC13" w14:textId="77777777" w:rsidR="004E52D7" w:rsidDel="00F226C7" w:rsidRDefault="004E52D7" w:rsidP="004E52D7">
      <w:pPr>
        <w:autoSpaceDE w:val="0"/>
        <w:autoSpaceDN w:val="0"/>
        <w:adjustRightInd w:val="0"/>
        <w:spacing w:before="0" w:after="0" w:line="240" w:lineRule="auto"/>
        <w:ind w:left="666"/>
        <w:rPr>
          <w:del w:id="589" w:author="Vrushali Karla" w:date="2018-11-16T11:52:00Z"/>
          <w:rFonts w:ascii="Consolas" w:hAnsi="Consolas" w:cs="Consolas"/>
          <w:sz w:val="20"/>
          <w:szCs w:val="20"/>
          <w:lang w:val="en-US" w:bidi="ar-SA"/>
        </w:rPr>
      </w:pPr>
      <w:del w:id="590" w:author="Vrushali Karla" w:date="2018-11-16T11:52:00Z">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delText>+ File.separator</w:delText>
        </w:r>
      </w:del>
    </w:p>
    <w:p w14:paraId="2BAE5944" w14:textId="77777777" w:rsidR="004E52D7" w:rsidDel="00F226C7" w:rsidRDefault="004E52D7" w:rsidP="004E52D7">
      <w:pPr>
        <w:autoSpaceDE w:val="0"/>
        <w:autoSpaceDN w:val="0"/>
        <w:adjustRightInd w:val="0"/>
        <w:spacing w:before="0" w:after="0" w:line="240" w:lineRule="auto"/>
        <w:ind w:left="666"/>
        <w:rPr>
          <w:del w:id="591" w:author="Vrushali Karla" w:date="2018-11-16T11:52:00Z"/>
          <w:rFonts w:ascii="Consolas" w:hAnsi="Consolas" w:cs="Consolas"/>
          <w:sz w:val="20"/>
          <w:szCs w:val="20"/>
          <w:lang w:val="en-US" w:bidi="ar-SA"/>
        </w:rPr>
      </w:pPr>
      <w:del w:id="592" w:author="Vrushali Karla" w:date="2018-11-16T11:52:00Z">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r>
        <w:r w:rsidDel="00F226C7">
          <w:rPr>
            <w:rFonts w:ascii="Consolas" w:hAnsi="Consolas" w:cs="Consolas"/>
            <w:color w:val="3F7F5F"/>
            <w:sz w:val="20"/>
            <w:szCs w:val="20"/>
            <w:lang w:val="en-US" w:bidi="ar-SA"/>
          </w:rPr>
          <w:tab/>
          <w:delText>+ "CommonFrameworkTest_Regression_Run_16022017120828\\Configuration\\executionRunConfig.ini";*/</w:delText>
        </w:r>
      </w:del>
    </w:p>
    <w:p w14:paraId="5AA362EA" w14:textId="77777777" w:rsidR="004E52D7" w:rsidDel="00F226C7" w:rsidRDefault="004E52D7" w:rsidP="004E52D7">
      <w:pPr>
        <w:pStyle w:val="ListParagraph"/>
        <w:spacing w:before="0" w:after="0" w:line="240" w:lineRule="auto"/>
        <w:rPr>
          <w:del w:id="593" w:author="Vrushali Karla" w:date="2018-11-16T11:52:00Z"/>
          <w:rFonts w:asciiTheme="minorHAnsi" w:hAnsiTheme="minorHAnsi" w:cs="Calibri"/>
          <w:noProof/>
          <w:color w:val="000000"/>
          <w:spacing w:val="-2"/>
          <w:u w:val="single"/>
        </w:rPr>
      </w:pPr>
    </w:p>
    <w:p w14:paraId="49168359" w14:textId="77777777" w:rsidR="004E52D7" w:rsidDel="00F226C7" w:rsidRDefault="004E52D7" w:rsidP="004E52D7">
      <w:pPr>
        <w:pStyle w:val="ListParagraph"/>
        <w:spacing w:before="0" w:after="0" w:line="240" w:lineRule="auto"/>
        <w:rPr>
          <w:del w:id="594" w:author="Vrushali Karla" w:date="2018-11-16T11:52:00Z"/>
          <w:rFonts w:asciiTheme="minorHAnsi" w:hAnsiTheme="minorHAnsi" w:cs="Calibri"/>
          <w:noProof/>
          <w:color w:val="000000"/>
          <w:spacing w:val="-2"/>
          <w:u w:val="single"/>
        </w:rPr>
      </w:pPr>
    </w:p>
    <w:p w14:paraId="7FB9CD16" w14:textId="77777777" w:rsidR="004E52D7" w:rsidDel="00F226C7" w:rsidRDefault="004E52D7" w:rsidP="004E52D7">
      <w:pPr>
        <w:pStyle w:val="ListParagraph"/>
        <w:spacing w:before="0" w:after="0" w:line="240" w:lineRule="auto"/>
        <w:rPr>
          <w:del w:id="595" w:author="Vrushali Karla" w:date="2018-11-16T11:52:00Z"/>
          <w:rFonts w:asciiTheme="minorHAnsi" w:hAnsiTheme="minorHAnsi" w:cs="Calibri"/>
          <w:noProof/>
          <w:color w:val="000000"/>
          <w:spacing w:val="-2"/>
          <w:u w:val="single"/>
        </w:rPr>
      </w:pPr>
    </w:p>
    <w:p w14:paraId="15FDCA71" w14:textId="77777777" w:rsidR="004E52D7" w:rsidRDefault="004E52D7" w:rsidP="004E52D7">
      <w:pPr>
        <w:pStyle w:val="ListParagraph"/>
        <w:spacing w:before="0" w:after="0" w:line="240" w:lineRule="auto"/>
        <w:rPr>
          <w:rFonts w:asciiTheme="minorHAnsi" w:hAnsiTheme="minorHAnsi" w:cs="Calibri"/>
          <w:noProof/>
          <w:color w:val="000000"/>
          <w:spacing w:val="-2"/>
          <w:u w:val="single"/>
        </w:rPr>
      </w:pPr>
    </w:p>
    <w:p w14:paraId="444C17DC" w14:textId="77777777" w:rsidR="004E52D7" w:rsidRPr="00C50607" w:rsidRDefault="004E52D7" w:rsidP="004E52D7">
      <w:pPr>
        <w:pStyle w:val="ListParagraph"/>
        <w:spacing w:before="0" w:after="0" w:line="240" w:lineRule="auto"/>
        <w:rPr>
          <w:rFonts w:asciiTheme="minorHAnsi" w:hAnsiTheme="minorHAnsi" w:cs="Calibri"/>
          <w:noProof/>
          <w:color w:val="000000"/>
          <w:spacing w:val="-2"/>
          <w:u w:val="single"/>
        </w:rPr>
      </w:pPr>
    </w:p>
    <w:p w14:paraId="363C1F5A" w14:textId="77777777" w:rsidR="004E52D7" w:rsidRPr="009D12ED" w:rsidRDefault="004E52D7" w:rsidP="004E52D7">
      <w:pPr>
        <w:pStyle w:val="ListParagraph"/>
        <w:spacing w:before="0" w:after="0" w:line="240" w:lineRule="auto"/>
        <w:rPr>
          <w:rFonts w:asciiTheme="minorHAnsi" w:hAnsiTheme="minorHAnsi" w:cs="Calibri"/>
          <w:b/>
          <w:noProof/>
          <w:color w:val="000000"/>
          <w:spacing w:val="-2"/>
        </w:rPr>
      </w:pPr>
      <w:r w:rsidRPr="009D12ED">
        <w:rPr>
          <w:rFonts w:asciiTheme="minorHAnsi" w:hAnsiTheme="minorHAnsi" w:cs="Calibri"/>
          <w:b/>
          <w:noProof/>
          <w:color w:val="000000"/>
          <w:spacing w:val="-2"/>
        </w:rPr>
        <w:t>Steps to run FusionTestRunner</w:t>
      </w:r>
      <w:r>
        <w:rPr>
          <w:rFonts w:asciiTheme="minorHAnsi" w:hAnsiTheme="minorHAnsi" w:cs="Calibri"/>
          <w:b/>
          <w:noProof/>
          <w:color w:val="000000"/>
          <w:spacing w:val="-2"/>
        </w:rPr>
        <w:t>:</w:t>
      </w:r>
    </w:p>
    <w:p w14:paraId="3B8B7DA9"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71609E8C" w14:textId="77777777" w:rsidR="004E52D7" w:rsidRDefault="004E52D7" w:rsidP="004E52D7">
      <w:pPr>
        <w:pStyle w:val="ListParagraph"/>
        <w:numPr>
          <w:ilvl w:val="0"/>
          <w:numId w:val="11"/>
        </w:numPr>
        <w:spacing w:before="0" w:after="0" w:line="240" w:lineRule="auto"/>
        <w:ind w:left="1440"/>
        <w:rPr>
          <w:rFonts w:asciiTheme="minorHAnsi" w:hAnsiTheme="minorHAnsi" w:cs="Calibri"/>
          <w:noProof/>
          <w:color w:val="000000"/>
          <w:spacing w:val="-2"/>
        </w:rPr>
      </w:pPr>
      <w:r>
        <w:rPr>
          <w:rFonts w:asciiTheme="minorHAnsi" w:hAnsiTheme="minorHAnsi" w:cs="Calibri"/>
          <w:noProof/>
          <w:color w:val="000000"/>
          <w:spacing w:val="-2"/>
        </w:rPr>
        <w:t>Go to the folder where FusionTestRunner is placed. Open the FusionTestRunner.jar by double clicking the exe.</w:t>
      </w:r>
    </w:p>
    <w:p w14:paraId="22AF5F1E" w14:textId="77777777" w:rsidR="004E52D7" w:rsidRDefault="004E52D7" w:rsidP="004E52D7">
      <w:pPr>
        <w:spacing w:before="0" w:after="0" w:line="240" w:lineRule="auto"/>
        <w:ind w:left="720"/>
        <w:rPr>
          <w:rFonts w:asciiTheme="minorHAnsi" w:hAnsiTheme="minorHAnsi" w:cs="Calibri"/>
          <w:noProof/>
          <w:color w:val="000000"/>
          <w:spacing w:val="-2"/>
        </w:rPr>
      </w:pPr>
    </w:p>
    <w:p w14:paraId="3CE0B7EC" w14:textId="77777777" w:rsidR="004E52D7" w:rsidRDefault="004E52D7" w:rsidP="004E52D7">
      <w:pPr>
        <w:pStyle w:val="ListParagraph"/>
        <w:numPr>
          <w:ilvl w:val="0"/>
          <w:numId w:val="11"/>
        </w:numPr>
        <w:spacing w:before="0" w:after="0" w:line="240" w:lineRule="auto"/>
        <w:ind w:left="1440"/>
        <w:rPr>
          <w:rFonts w:asciiTheme="minorHAnsi" w:hAnsiTheme="minorHAnsi" w:cs="Calibri"/>
          <w:noProof/>
          <w:color w:val="000000"/>
          <w:spacing w:val="-2"/>
        </w:rPr>
      </w:pPr>
      <w:r>
        <w:rPr>
          <w:rFonts w:asciiTheme="minorHAnsi" w:hAnsiTheme="minorHAnsi" w:cs="Calibri"/>
          <w:noProof/>
          <w:color w:val="000000"/>
          <w:spacing w:val="-2"/>
        </w:rPr>
        <w:t>If you have done license verification earlier, click OK to proceed.</w:t>
      </w:r>
    </w:p>
    <w:p w14:paraId="13FCB127" w14:textId="77777777" w:rsidR="004E52D7" w:rsidRDefault="004E52D7" w:rsidP="004E52D7">
      <w:pPr>
        <w:spacing w:before="0" w:after="0" w:line="240" w:lineRule="auto"/>
        <w:ind w:left="1440"/>
        <w:rPr>
          <w:rFonts w:asciiTheme="minorHAnsi" w:hAnsiTheme="minorHAnsi" w:cs="Calibri"/>
          <w:noProof/>
          <w:color w:val="000000"/>
          <w:spacing w:val="-2"/>
        </w:rPr>
      </w:pPr>
    </w:p>
    <w:p w14:paraId="6024E588" w14:textId="77777777" w:rsidR="004E52D7" w:rsidRPr="000D3966" w:rsidRDefault="004E52D7" w:rsidP="004E52D7">
      <w:pPr>
        <w:spacing w:before="0" w:after="0" w:line="240" w:lineRule="auto"/>
        <w:ind w:left="1440"/>
        <w:rPr>
          <w:rFonts w:asciiTheme="minorHAnsi" w:hAnsiTheme="minorHAnsi" w:cs="Calibri"/>
          <w:noProof/>
          <w:color w:val="000000"/>
          <w:spacing w:val="-2"/>
        </w:rPr>
      </w:pPr>
      <w:r>
        <w:rPr>
          <w:noProof/>
          <w:lang w:val="en-US" w:bidi="ar-SA"/>
        </w:rPr>
        <w:lastRenderedPageBreak/>
        <w:drawing>
          <wp:inline distT="0" distB="0" distL="0" distR="0" wp14:anchorId="292EC756" wp14:editId="02A2029E">
            <wp:extent cx="4000500" cy="123825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000500" cy="1238250"/>
                    </a:xfrm>
                    <a:prstGeom prst="rect">
                      <a:avLst/>
                    </a:prstGeom>
                    <a:ln>
                      <a:solidFill>
                        <a:schemeClr val="accent1"/>
                      </a:solidFill>
                    </a:ln>
                  </pic:spPr>
                </pic:pic>
              </a:graphicData>
            </a:graphic>
          </wp:inline>
        </w:drawing>
      </w:r>
    </w:p>
    <w:p w14:paraId="02866D60" w14:textId="77777777" w:rsidR="004E52D7" w:rsidRDefault="004E52D7" w:rsidP="004E52D7">
      <w:pPr>
        <w:spacing w:before="0" w:after="0" w:line="240" w:lineRule="auto"/>
        <w:ind w:left="720"/>
        <w:rPr>
          <w:rFonts w:asciiTheme="minorHAnsi" w:hAnsiTheme="minorHAnsi" w:cs="Calibri"/>
          <w:noProof/>
          <w:color w:val="000000"/>
          <w:spacing w:val="-2"/>
        </w:rPr>
      </w:pPr>
    </w:p>
    <w:p w14:paraId="7A1E9C9E" w14:textId="77777777" w:rsidR="004E52D7" w:rsidRDefault="004E52D7" w:rsidP="004E52D7">
      <w:pPr>
        <w:pStyle w:val="ListParagraph"/>
        <w:numPr>
          <w:ilvl w:val="0"/>
          <w:numId w:val="11"/>
        </w:numPr>
        <w:spacing w:before="0" w:after="0" w:line="240" w:lineRule="auto"/>
        <w:ind w:left="1440"/>
        <w:rPr>
          <w:rFonts w:asciiTheme="minorHAnsi" w:hAnsiTheme="minorHAnsi" w:cs="Calibri"/>
          <w:noProof/>
          <w:color w:val="000000"/>
          <w:spacing w:val="-2"/>
        </w:rPr>
      </w:pPr>
      <w:r>
        <w:rPr>
          <w:rFonts w:asciiTheme="minorHAnsi" w:hAnsiTheme="minorHAnsi" w:cs="Calibri"/>
          <w:noProof/>
          <w:color w:val="000000"/>
          <w:spacing w:val="-2"/>
        </w:rPr>
        <w:t>If you have done configuration earlier, it will display this message.</w:t>
      </w:r>
    </w:p>
    <w:p w14:paraId="036B41B4" w14:textId="77777777" w:rsidR="004E52D7" w:rsidRDefault="004E52D7" w:rsidP="004E52D7">
      <w:pPr>
        <w:pStyle w:val="ListParagraph"/>
        <w:spacing w:before="0" w:after="0" w:line="240" w:lineRule="auto"/>
        <w:ind w:left="1440"/>
        <w:rPr>
          <w:rFonts w:asciiTheme="minorHAnsi" w:hAnsiTheme="minorHAnsi" w:cs="Calibri"/>
          <w:noProof/>
          <w:color w:val="000000"/>
          <w:spacing w:val="-2"/>
        </w:rPr>
      </w:pPr>
    </w:p>
    <w:p w14:paraId="44C45AF3" w14:textId="77777777" w:rsidR="004E52D7" w:rsidRPr="00DA3D1D" w:rsidRDefault="004E52D7" w:rsidP="004E52D7">
      <w:pPr>
        <w:spacing w:before="0" w:after="0" w:line="240" w:lineRule="auto"/>
        <w:ind w:left="1440"/>
        <w:rPr>
          <w:rFonts w:asciiTheme="minorHAnsi" w:hAnsiTheme="minorHAnsi" w:cs="Calibri"/>
          <w:noProof/>
          <w:color w:val="000000"/>
          <w:spacing w:val="-2"/>
        </w:rPr>
      </w:pPr>
      <w:r>
        <w:rPr>
          <w:noProof/>
          <w:lang w:val="en-US" w:bidi="ar-SA"/>
        </w:rPr>
        <w:drawing>
          <wp:inline distT="0" distB="0" distL="0" distR="0" wp14:anchorId="1C4B08BE" wp14:editId="059B345A">
            <wp:extent cx="4000500" cy="12382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000500" cy="1238250"/>
                    </a:xfrm>
                    <a:prstGeom prst="rect">
                      <a:avLst/>
                    </a:prstGeom>
                    <a:ln>
                      <a:solidFill>
                        <a:schemeClr val="accent1"/>
                      </a:solidFill>
                    </a:ln>
                  </pic:spPr>
                </pic:pic>
              </a:graphicData>
            </a:graphic>
          </wp:inline>
        </w:drawing>
      </w:r>
    </w:p>
    <w:p w14:paraId="3BE1FDD6" w14:textId="77777777" w:rsidR="004E52D7" w:rsidRDefault="004E52D7" w:rsidP="004E52D7">
      <w:pPr>
        <w:spacing w:before="0" w:after="0" w:line="240" w:lineRule="auto"/>
        <w:ind w:left="360"/>
        <w:rPr>
          <w:rFonts w:asciiTheme="minorHAnsi" w:hAnsiTheme="minorHAnsi" w:cs="Calibri"/>
          <w:noProof/>
          <w:color w:val="000000"/>
          <w:spacing w:val="-2"/>
        </w:rPr>
      </w:pPr>
    </w:p>
    <w:p w14:paraId="67D3C13F" w14:textId="77777777" w:rsidR="004E52D7" w:rsidRDefault="004E52D7" w:rsidP="004E52D7">
      <w:pPr>
        <w:pStyle w:val="ListParagraph"/>
        <w:numPr>
          <w:ilvl w:val="0"/>
          <w:numId w:val="11"/>
        </w:numPr>
        <w:spacing w:before="0" w:after="0" w:line="240" w:lineRule="auto"/>
        <w:ind w:left="1080"/>
        <w:rPr>
          <w:rFonts w:asciiTheme="minorHAnsi" w:hAnsiTheme="minorHAnsi" w:cs="Calibri"/>
          <w:noProof/>
          <w:color w:val="000000"/>
          <w:spacing w:val="-2"/>
        </w:rPr>
      </w:pPr>
      <w:r>
        <w:rPr>
          <w:rFonts w:asciiTheme="minorHAnsi" w:hAnsiTheme="minorHAnsi" w:cs="Calibri"/>
          <w:noProof/>
          <w:color w:val="000000"/>
          <w:spacing w:val="-2"/>
        </w:rPr>
        <w:t xml:space="preserve">Once the Test Runner UI gets open, the spinner will rotate to indicate that the latest source code files are copied to following path mentioned in the file </w:t>
      </w:r>
      <w:r w:rsidRPr="007F3070">
        <w:rPr>
          <w:rFonts w:asciiTheme="minorHAnsi" w:hAnsiTheme="minorHAnsi" w:cs="Calibri"/>
          <w:b/>
          <w:noProof/>
          <w:color w:val="000000"/>
          <w:spacing w:val="-2"/>
        </w:rPr>
        <w:t>ExecutionUIConfig.ini</w:t>
      </w:r>
    </w:p>
    <w:p w14:paraId="41A98B2B" w14:textId="77777777" w:rsidR="004E52D7" w:rsidRDefault="004E52D7" w:rsidP="004E52D7">
      <w:pPr>
        <w:pStyle w:val="ListParagraph"/>
        <w:spacing w:before="0" w:after="0" w:line="240" w:lineRule="auto"/>
        <w:ind w:left="1080"/>
      </w:pPr>
      <w:r w:rsidRPr="007F3070">
        <w:rPr>
          <w:b/>
        </w:rPr>
        <w:t>TFSSourceRepositoryLocalMappingPath</w:t>
      </w:r>
      <w:r>
        <w:t>=\\172.27.56.196\D$\Workspace\CybageCommonFramework\GenericFramework\AutomationTestProject</w:t>
      </w:r>
    </w:p>
    <w:p w14:paraId="204CBF13" w14:textId="77777777" w:rsidR="004E52D7" w:rsidRDefault="004E52D7" w:rsidP="004E52D7">
      <w:pPr>
        <w:pStyle w:val="ListParagraph"/>
        <w:spacing w:before="0" w:after="0" w:line="240" w:lineRule="auto"/>
        <w:ind w:left="1080"/>
        <w:rPr>
          <w:rFonts w:asciiTheme="minorHAnsi" w:hAnsiTheme="minorHAnsi" w:cs="Calibri"/>
          <w:noProof/>
          <w:color w:val="000000"/>
          <w:spacing w:val="-2"/>
        </w:rPr>
      </w:pPr>
    </w:p>
    <w:p w14:paraId="3B4AF632" w14:textId="77777777" w:rsidR="004E52D7" w:rsidRDefault="004E52D7" w:rsidP="004E52D7">
      <w:pPr>
        <w:pStyle w:val="ListParagraph"/>
        <w:spacing w:before="0" w:after="0" w:line="240" w:lineRule="auto"/>
        <w:ind w:left="1080"/>
        <w:rPr>
          <w:rFonts w:asciiTheme="minorHAnsi" w:hAnsiTheme="minorHAnsi" w:cs="Calibri"/>
          <w:noProof/>
          <w:color w:val="000000"/>
          <w:spacing w:val="-2"/>
        </w:rPr>
      </w:pPr>
    </w:p>
    <w:p w14:paraId="45D3C224" w14:textId="77777777" w:rsidR="004E52D7" w:rsidRDefault="004E52D7" w:rsidP="004E52D7">
      <w:pPr>
        <w:pStyle w:val="ListParagraph"/>
        <w:numPr>
          <w:ilvl w:val="0"/>
          <w:numId w:val="11"/>
        </w:numPr>
        <w:spacing w:before="0" w:after="0" w:line="240" w:lineRule="auto"/>
        <w:ind w:left="1080"/>
        <w:rPr>
          <w:rFonts w:asciiTheme="minorHAnsi" w:hAnsiTheme="minorHAnsi" w:cs="Calibri"/>
          <w:noProof/>
          <w:color w:val="000000"/>
          <w:spacing w:val="-2"/>
        </w:rPr>
      </w:pPr>
      <w:r w:rsidRPr="00740336">
        <w:rPr>
          <w:rFonts w:asciiTheme="minorHAnsi" w:hAnsiTheme="minorHAnsi" w:cs="Calibri"/>
          <w:noProof/>
          <w:color w:val="000000"/>
          <w:spacing w:val="-2"/>
        </w:rPr>
        <w:t>Once you click Ok, 6 tabs will be displayed. Execution Parameters, Web UI Testing, Database Testing, API Testing, Mobile Testing and Fusion Testing.</w:t>
      </w:r>
    </w:p>
    <w:p w14:paraId="67CBC115"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0EBB32F3" w14:textId="77777777" w:rsidR="004E52D7" w:rsidRPr="00B7769F" w:rsidRDefault="004E52D7" w:rsidP="004E52D7">
      <w:pPr>
        <w:pStyle w:val="Heading5"/>
        <w:numPr>
          <w:ilvl w:val="2"/>
          <w:numId w:val="1"/>
        </w:numPr>
        <w:ind w:left="720"/>
        <w:rPr>
          <w:rFonts w:asciiTheme="minorHAnsi" w:hAnsiTheme="minorHAnsi" w:cstheme="minorHAnsi"/>
          <w:noProof/>
        </w:rPr>
      </w:pPr>
      <w:r w:rsidRPr="00B7769F">
        <w:rPr>
          <w:rFonts w:asciiTheme="minorHAnsi" w:hAnsiTheme="minorHAnsi" w:cstheme="minorHAnsi"/>
          <w:noProof/>
        </w:rPr>
        <w:lastRenderedPageBreak/>
        <w:t>Execution Parameters tab</w:t>
      </w:r>
    </w:p>
    <w:p w14:paraId="3E9E5278" w14:textId="77777777" w:rsidR="004E52D7" w:rsidRDefault="004E52D7" w:rsidP="004E52D7">
      <w:pPr>
        <w:jc w:val="center"/>
        <w:rPr>
          <w:rFonts w:asciiTheme="minorHAnsi" w:hAnsiTheme="minorHAnsi" w:cstheme="minorHAnsi"/>
        </w:rPr>
        <w:pPrChange w:id="596" w:author="Vrushali Karla" w:date="2018-11-16T13:50:00Z">
          <w:pPr/>
        </w:pPrChange>
      </w:pPr>
      <w:r>
        <w:rPr>
          <w:noProof/>
          <w:lang w:val="en-US" w:bidi="ar-SA"/>
        </w:rPr>
        <w:drawing>
          <wp:inline distT="0" distB="0" distL="0" distR="0" wp14:anchorId="2E340436" wp14:editId="1C926935">
            <wp:extent cx="5943600" cy="3009265"/>
            <wp:effectExtent l="19050" t="19050" r="19050"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3009265"/>
                    </a:xfrm>
                    <a:prstGeom prst="rect">
                      <a:avLst/>
                    </a:prstGeom>
                    <a:ln>
                      <a:solidFill>
                        <a:schemeClr val="accent1"/>
                      </a:solidFill>
                    </a:ln>
                  </pic:spPr>
                </pic:pic>
              </a:graphicData>
            </a:graphic>
          </wp:inline>
        </w:drawing>
      </w:r>
    </w:p>
    <w:p w14:paraId="5ACE964A" w14:textId="77777777" w:rsidR="004E52D7" w:rsidRDefault="004E52D7" w:rsidP="004E52D7">
      <w:pPr>
        <w:spacing w:line="240" w:lineRule="auto"/>
        <w:jc w:val="center"/>
        <w:rPr>
          <w:rFonts w:asciiTheme="minorHAnsi" w:hAnsiTheme="minorHAnsi" w:cstheme="minorHAnsi"/>
        </w:rPr>
        <w:pPrChange w:id="597" w:author="Vrushali Karla" w:date="2018-11-16T13:59:00Z">
          <w:pPr>
            <w:spacing w:line="240" w:lineRule="auto"/>
          </w:pPr>
        </w:pPrChange>
      </w:pPr>
      <w:r>
        <w:rPr>
          <w:noProof/>
          <w:lang w:val="en-US" w:bidi="ar-SA"/>
        </w:rPr>
        <w:drawing>
          <wp:inline distT="0" distB="0" distL="0" distR="0" wp14:anchorId="37DAC4B6" wp14:editId="5EB94545">
            <wp:extent cx="5943600" cy="3927475"/>
            <wp:effectExtent l="19050" t="19050" r="19050" b="15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3927475"/>
                    </a:xfrm>
                    <a:prstGeom prst="rect">
                      <a:avLst/>
                    </a:prstGeom>
                    <a:ln>
                      <a:solidFill>
                        <a:schemeClr val="accent1"/>
                      </a:solidFill>
                    </a:ln>
                  </pic:spPr>
                </pic:pic>
              </a:graphicData>
            </a:graphic>
          </wp:inline>
        </w:drawing>
      </w:r>
    </w:p>
    <w:p w14:paraId="426886C6" w14:textId="77777777" w:rsidR="004E52D7" w:rsidRDefault="004E52D7" w:rsidP="004E52D7">
      <w:pPr>
        <w:pStyle w:val="ListParagraph"/>
        <w:spacing w:line="240" w:lineRule="auto"/>
        <w:ind w:left="0"/>
        <w:rPr>
          <w:rFonts w:asciiTheme="minorHAnsi" w:hAnsiTheme="minorHAnsi" w:cstheme="minorHAnsi"/>
        </w:rPr>
      </w:pPr>
      <w:r w:rsidRPr="004C5A69">
        <w:rPr>
          <w:rFonts w:asciiTheme="minorHAnsi" w:hAnsiTheme="minorHAnsi" w:cstheme="minorHAnsi"/>
        </w:rPr>
        <w:t>This is the default tab with generic settings to be configured to run the automation tests.</w:t>
      </w:r>
    </w:p>
    <w:p w14:paraId="3F07375E" w14:textId="77777777" w:rsidR="004E52D7" w:rsidRDefault="004E52D7" w:rsidP="004E52D7">
      <w:pPr>
        <w:pStyle w:val="ListParagraph"/>
        <w:spacing w:line="240" w:lineRule="auto"/>
        <w:ind w:left="0"/>
        <w:rPr>
          <w:rFonts w:asciiTheme="minorHAnsi" w:hAnsiTheme="minorHAnsi" w:cstheme="minorHAnsi"/>
        </w:rPr>
      </w:pPr>
      <w:r>
        <w:rPr>
          <w:rFonts w:asciiTheme="minorHAnsi" w:hAnsiTheme="minorHAnsi" w:cstheme="minorHAnsi"/>
        </w:rPr>
        <w:t>Select the checkbox for respective test type. Before going to the selected test type tab, first fill the information in Execution Parameters tab which is generic for all test types.</w:t>
      </w:r>
    </w:p>
    <w:p w14:paraId="12E3D809" w14:textId="77777777" w:rsidR="004E52D7" w:rsidRDefault="004E52D7" w:rsidP="004E52D7">
      <w:pPr>
        <w:pStyle w:val="ListParagraph"/>
        <w:rPr>
          <w:rFonts w:asciiTheme="minorHAnsi" w:hAnsiTheme="minorHAnsi" w:cstheme="minorHAnsi"/>
          <w:b/>
        </w:rPr>
      </w:pPr>
    </w:p>
    <w:p w14:paraId="49E37E4D" w14:textId="77777777" w:rsidR="004E52D7" w:rsidRPr="004C5A69" w:rsidRDefault="004E52D7" w:rsidP="004E52D7">
      <w:pPr>
        <w:pStyle w:val="ListParagraph"/>
        <w:rPr>
          <w:rFonts w:asciiTheme="minorHAnsi" w:hAnsiTheme="minorHAnsi" w:cstheme="minorHAnsi"/>
          <w:b/>
        </w:rPr>
      </w:pPr>
      <w:r w:rsidRPr="004C5A69">
        <w:rPr>
          <w:rFonts w:asciiTheme="minorHAnsi" w:hAnsiTheme="minorHAnsi" w:cstheme="minorHAnsi"/>
          <w:b/>
        </w:rPr>
        <w:lastRenderedPageBreak/>
        <w:t xml:space="preserve">Mandatory Fields:                           </w:t>
      </w:r>
    </w:p>
    <w:p w14:paraId="3771302E" w14:textId="77777777" w:rsidR="004E52D7" w:rsidRPr="004C5A69" w:rsidRDefault="004E52D7" w:rsidP="004E52D7">
      <w:pPr>
        <w:pStyle w:val="ListParagraph"/>
        <w:numPr>
          <w:ilvl w:val="0"/>
          <w:numId w:val="16"/>
        </w:numPr>
        <w:rPr>
          <w:rFonts w:asciiTheme="minorHAnsi" w:hAnsiTheme="minorHAnsi" w:cstheme="minorHAnsi"/>
        </w:rPr>
      </w:pPr>
      <w:r w:rsidRPr="004C5A69">
        <w:rPr>
          <w:rFonts w:asciiTheme="minorHAnsi" w:hAnsiTheme="minorHAnsi" w:cstheme="minorHAnsi"/>
        </w:rPr>
        <w:t>Mention the Execution run name of the tests those will be executed.</w:t>
      </w:r>
    </w:p>
    <w:p w14:paraId="0C52373F" w14:textId="77777777" w:rsidR="004E52D7" w:rsidRPr="004C5A69" w:rsidRDefault="004E52D7" w:rsidP="004E52D7">
      <w:pPr>
        <w:pStyle w:val="ListParagraph"/>
        <w:numPr>
          <w:ilvl w:val="0"/>
          <w:numId w:val="16"/>
        </w:numPr>
        <w:rPr>
          <w:rFonts w:asciiTheme="minorHAnsi" w:hAnsiTheme="minorHAnsi" w:cstheme="minorHAnsi"/>
        </w:rPr>
      </w:pPr>
      <w:r w:rsidRPr="004C5A69">
        <w:rPr>
          <w:rFonts w:asciiTheme="minorHAnsi" w:hAnsiTheme="minorHAnsi" w:cstheme="minorHAnsi"/>
        </w:rPr>
        <w:t>Mention the corresponding Release ID and Build ID.</w:t>
      </w:r>
    </w:p>
    <w:p w14:paraId="491E19E4" w14:textId="77777777" w:rsidR="004E52D7" w:rsidRDefault="004E52D7" w:rsidP="004E52D7">
      <w:pPr>
        <w:pStyle w:val="ListParagraph"/>
        <w:numPr>
          <w:ilvl w:val="0"/>
          <w:numId w:val="16"/>
        </w:numPr>
        <w:rPr>
          <w:rFonts w:asciiTheme="minorHAnsi" w:hAnsiTheme="minorHAnsi" w:cstheme="minorHAnsi"/>
        </w:rPr>
      </w:pPr>
      <w:r w:rsidRPr="004C5A69">
        <w:rPr>
          <w:rFonts w:asciiTheme="minorHAnsi" w:hAnsiTheme="minorHAnsi" w:cstheme="minorHAnsi"/>
        </w:rPr>
        <w:t>Mention the location of the report to be placed after the execution completed in "Store repor</w:t>
      </w:r>
      <w:r>
        <w:rPr>
          <w:rFonts w:asciiTheme="minorHAnsi" w:hAnsiTheme="minorHAnsi" w:cstheme="minorHAnsi"/>
        </w:rPr>
        <w:t>t at".</w:t>
      </w:r>
    </w:p>
    <w:p w14:paraId="22D42DE6" w14:textId="77777777" w:rsidR="004E52D7" w:rsidRDefault="004E52D7" w:rsidP="004E52D7">
      <w:pPr>
        <w:pStyle w:val="ListParagraph"/>
        <w:numPr>
          <w:ilvl w:val="0"/>
          <w:numId w:val="16"/>
        </w:numPr>
        <w:rPr>
          <w:rFonts w:asciiTheme="minorHAnsi" w:hAnsiTheme="minorHAnsi" w:cstheme="minorHAnsi"/>
        </w:rPr>
      </w:pPr>
      <w:r w:rsidRPr="004C5A69">
        <w:rPr>
          <w:rFonts w:asciiTheme="minorHAnsi" w:hAnsiTheme="minorHAnsi" w:cstheme="minorHAnsi"/>
        </w:rPr>
        <w:t xml:space="preserve">Mention the location of </w:t>
      </w:r>
      <w:r>
        <w:rPr>
          <w:rFonts w:asciiTheme="minorHAnsi" w:hAnsiTheme="minorHAnsi" w:cstheme="minorHAnsi"/>
        </w:rPr>
        <w:t xml:space="preserve">AppConfig file through </w:t>
      </w:r>
      <w:r w:rsidRPr="004C5A69">
        <w:rPr>
          <w:rFonts w:asciiTheme="minorHAnsi" w:hAnsiTheme="minorHAnsi" w:cstheme="minorHAnsi"/>
        </w:rPr>
        <w:t>"</w:t>
      </w:r>
      <w:ins w:id="598" w:author="Vrushali Karla" w:date="2018-11-16T13:50:00Z">
        <w:r>
          <w:rPr>
            <w:rFonts w:asciiTheme="minorHAnsi" w:hAnsiTheme="minorHAnsi" w:cstheme="minorHAnsi"/>
          </w:rPr>
          <w:t xml:space="preserve">App </w:t>
        </w:r>
      </w:ins>
      <w:r w:rsidRPr="004C5A69">
        <w:rPr>
          <w:rFonts w:asciiTheme="minorHAnsi" w:hAnsiTheme="minorHAnsi" w:cstheme="minorHAnsi"/>
        </w:rPr>
        <w:t xml:space="preserve">Config file </w:t>
      </w:r>
      <w:del w:id="599" w:author="Vrushali Karla" w:date="2018-11-16T13:50:00Z">
        <w:r w:rsidRPr="004C5A69" w:rsidDel="00F66936">
          <w:rPr>
            <w:rFonts w:asciiTheme="minorHAnsi" w:hAnsiTheme="minorHAnsi" w:cstheme="minorHAnsi"/>
          </w:rPr>
          <w:delText>location</w:delText>
        </w:r>
      </w:del>
      <w:r w:rsidRPr="004C5A69">
        <w:rPr>
          <w:rFonts w:asciiTheme="minorHAnsi" w:hAnsiTheme="minorHAnsi" w:cstheme="minorHAnsi"/>
        </w:rPr>
        <w:t xml:space="preserve">" which is having all configuration details to run the </w:t>
      </w:r>
      <w:r>
        <w:rPr>
          <w:rFonts w:asciiTheme="minorHAnsi" w:hAnsiTheme="minorHAnsi" w:cstheme="minorHAnsi"/>
        </w:rPr>
        <w:t xml:space="preserve">DB/API </w:t>
      </w:r>
      <w:r w:rsidRPr="004C5A69">
        <w:rPr>
          <w:rFonts w:asciiTheme="minorHAnsi" w:hAnsiTheme="minorHAnsi" w:cstheme="minorHAnsi"/>
        </w:rPr>
        <w:t>automation tests.</w:t>
      </w:r>
    </w:p>
    <w:p w14:paraId="40F1A3E0" w14:textId="77777777" w:rsidR="004E52D7" w:rsidRDefault="004E52D7" w:rsidP="004E52D7">
      <w:pPr>
        <w:ind w:left="720"/>
        <w:rPr>
          <w:rFonts w:asciiTheme="minorHAnsi" w:hAnsiTheme="minorHAnsi" w:cstheme="minorHAnsi"/>
          <w:b/>
          <w:u w:val="single"/>
        </w:rPr>
      </w:pPr>
    </w:p>
    <w:p w14:paraId="1128A19E" w14:textId="77777777" w:rsidR="004E52D7" w:rsidRPr="00835B0C" w:rsidRDefault="004E52D7" w:rsidP="004E52D7">
      <w:pPr>
        <w:ind w:left="720"/>
        <w:rPr>
          <w:rFonts w:asciiTheme="minorHAnsi" w:hAnsiTheme="minorHAnsi" w:cstheme="minorHAnsi"/>
          <w:b/>
          <w:u w:val="single"/>
        </w:rPr>
      </w:pPr>
      <w:r w:rsidRPr="00835B0C">
        <w:rPr>
          <w:rFonts w:asciiTheme="minorHAnsi" w:hAnsiTheme="minorHAnsi" w:cstheme="minorHAnsi"/>
          <w:b/>
          <w:u w:val="single"/>
        </w:rPr>
        <w:t>Sample Appconfig.ini entries:</w:t>
      </w:r>
    </w:p>
    <w:p w14:paraId="5ECCEAAF" w14:textId="77777777" w:rsidR="004E52D7" w:rsidRPr="00D819CE" w:rsidRDefault="004E52D7" w:rsidP="004E52D7">
      <w:pPr>
        <w:spacing w:line="240" w:lineRule="auto"/>
        <w:ind w:left="1440"/>
        <w:rPr>
          <w:rFonts w:asciiTheme="minorHAnsi" w:hAnsiTheme="minorHAnsi" w:cstheme="minorHAnsi"/>
          <w:b/>
          <w:i/>
          <w:sz w:val="22"/>
          <w:szCs w:val="22"/>
        </w:rPr>
      </w:pPr>
      <w:r w:rsidRPr="00D819CE">
        <w:rPr>
          <w:rFonts w:asciiTheme="minorHAnsi" w:hAnsiTheme="minorHAnsi" w:cstheme="minorHAnsi"/>
          <w:b/>
          <w:i/>
          <w:sz w:val="22"/>
          <w:szCs w:val="22"/>
        </w:rPr>
        <w:t>[</w:t>
      </w:r>
      <w:del w:id="600" w:author="Vrushali Karla" w:date="2018-11-20T13:43:00Z">
        <w:r w:rsidRPr="00D819CE" w:rsidDel="00BE1C9E">
          <w:rPr>
            <w:rFonts w:asciiTheme="minorHAnsi" w:hAnsiTheme="minorHAnsi" w:cstheme="minorHAnsi"/>
            <w:b/>
            <w:i/>
            <w:sz w:val="22"/>
            <w:szCs w:val="22"/>
          </w:rPr>
          <w:delText>Staging_MySQL</w:delText>
        </w:r>
      </w:del>
      <w:ins w:id="601" w:author="Vrushali Karla" w:date="2018-11-20T13:43:00Z">
        <w:r w:rsidRPr="00D819CE">
          <w:rPr>
            <w:rFonts w:asciiTheme="minorHAnsi" w:hAnsiTheme="minorHAnsi" w:cstheme="minorHAnsi"/>
            <w:b/>
            <w:i/>
            <w:sz w:val="22"/>
            <w:szCs w:val="22"/>
          </w:rPr>
          <w:t>Staging MySQL</w:t>
        </w:r>
      </w:ins>
      <w:r w:rsidRPr="00D819CE">
        <w:rPr>
          <w:rFonts w:asciiTheme="minorHAnsi" w:hAnsiTheme="minorHAnsi" w:cstheme="minorHAnsi"/>
          <w:b/>
          <w:i/>
          <w:sz w:val="22"/>
          <w:szCs w:val="22"/>
        </w:rPr>
        <w:t>]</w:t>
      </w:r>
    </w:p>
    <w:p w14:paraId="765435EE" w14:textId="77777777" w:rsidR="004E52D7" w:rsidRPr="00913E81" w:rsidRDefault="004E52D7" w:rsidP="004E52D7">
      <w:pPr>
        <w:spacing w:line="240" w:lineRule="auto"/>
        <w:ind w:left="1440"/>
        <w:rPr>
          <w:rFonts w:asciiTheme="minorHAnsi" w:hAnsiTheme="minorHAnsi" w:cstheme="minorHAnsi"/>
          <w:sz w:val="22"/>
          <w:szCs w:val="22"/>
        </w:rPr>
      </w:pPr>
      <w:r w:rsidRPr="00913E81">
        <w:rPr>
          <w:rFonts w:asciiTheme="minorHAnsi" w:hAnsiTheme="minorHAnsi" w:cstheme="minorHAnsi"/>
          <w:sz w:val="22"/>
          <w:szCs w:val="22"/>
        </w:rPr>
        <w:t>connectionString="URL=jdbc:mysql://localhost:3306/;USERNAME=root;PASSWORD=root;TYPE=RDBMS;DATASOURCE=Staging_MySQL;Provider=jdbc"</w:t>
      </w:r>
    </w:p>
    <w:p w14:paraId="17A5DD0E" w14:textId="77777777" w:rsidR="004E52D7" w:rsidRPr="00D819CE" w:rsidRDefault="004E52D7" w:rsidP="004E52D7">
      <w:pPr>
        <w:spacing w:line="240" w:lineRule="auto"/>
        <w:ind w:left="1440"/>
        <w:rPr>
          <w:rFonts w:asciiTheme="minorHAnsi" w:hAnsiTheme="minorHAnsi" w:cstheme="minorHAnsi"/>
          <w:b/>
          <w:i/>
          <w:sz w:val="22"/>
          <w:szCs w:val="22"/>
        </w:rPr>
      </w:pPr>
      <w:r w:rsidRPr="00D819CE">
        <w:rPr>
          <w:rFonts w:asciiTheme="minorHAnsi" w:hAnsiTheme="minorHAnsi" w:cstheme="minorHAnsi"/>
          <w:b/>
          <w:i/>
          <w:sz w:val="22"/>
          <w:szCs w:val="22"/>
        </w:rPr>
        <w:t>[Target_csv]</w:t>
      </w:r>
    </w:p>
    <w:p w14:paraId="511E23A6" w14:textId="77777777" w:rsidR="004E52D7" w:rsidRPr="00913E81" w:rsidRDefault="004E52D7" w:rsidP="004E52D7">
      <w:pPr>
        <w:spacing w:line="240" w:lineRule="auto"/>
        <w:ind w:left="1440"/>
        <w:rPr>
          <w:rFonts w:asciiTheme="minorHAnsi" w:hAnsiTheme="minorHAnsi" w:cstheme="minorHAnsi"/>
          <w:sz w:val="22"/>
          <w:szCs w:val="22"/>
        </w:rPr>
      </w:pPr>
      <w:r w:rsidRPr="00913E81">
        <w:rPr>
          <w:rFonts w:asciiTheme="minorHAnsi" w:hAnsiTheme="minorHAnsi" w:cstheme="minorHAnsi"/>
          <w:sz w:val="22"/>
          <w:szCs w:val="22"/>
        </w:rPr>
        <w:t>ConnectionString="URL=D:\test\Data\test.csv;TYPE=FILE;DELIMITER=",";COLUMNLINE=1;Provider=csv; DATASOURCE=Target_csv"</w:t>
      </w:r>
    </w:p>
    <w:p w14:paraId="0C4A6EAD" w14:textId="77777777" w:rsidR="004E52D7" w:rsidRPr="004C5A69" w:rsidRDefault="004E52D7" w:rsidP="004E52D7">
      <w:pPr>
        <w:pStyle w:val="ListParagraph"/>
        <w:rPr>
          <w:rFonts w:asciiTheme="minorHAnsi" w:hAnsiTheme="minorHAnsi" w:cstheme="minorHAnsi"/>
        </w:rPr>
      </w:pPr>
    </w:p>
    <w:p w14:paraId="1E848E62" w14:textId="77777777" w:rsidR="004E52D7" w:rsidRPr="004C5A69" w:rsidRDefault="004E52D7" w:rsidP="004E52D7">
      <w:pPr>
        <w:pStyle w:val="ListParagraph"/>
        <w:rPr>
          <w:rFonts w:asciiTheme="minorHAnsi" w:hAnsiTheme="minorHAnsi" w:cstheme="minorHAnsi"/>
          <w:b/>
        </w:rPr>
      </w:pPr>
      <w:r w:rsidRPr="004C5A69">
        <w:rPr>
          <w:rFonts w:asciiTheme="minorHAnsi" w:hAnsiTheme="minorHAnsi" w:cstheme="minorHAnsi"/>
          <w:b/>
        </w:rPr>
        <w:t>Optional Fields:</w:t>
      </w:r>
    </w:p>
    <w:p w14:paraId="5E570D88" w14:textId="77777777" w:rsidR="004E52D7" w:rsidRPr="004C5A69" w:rsidRDefault="004E52D7" w:rsidP="004E52D7">
      <w:pPr>
        <w:pStyle w:val="ListParagraph"/>
        <w:numPr>
          <w:ilvl w:val="0"/>
          <w:numId w:val="17"/>
        </w:numPr>
        <w:rPr>
          <w:rFonts w:asciiTheme="minorHAnsi" w:hAnsiTheme="minorHAnsi" w:cstheme="minorHAnsi"/>
        </w:rPr>
      </w:pPr>
      <w:r w:rsidRPr="004C5A69">
        <w:rPr>
          <w:rFonts w:asciiTheme="minorHAnsi" w:hAnsiTheme="minorHAnsi" w:cstheme="minorHAnsi"/>
        </w:rPr>
        <w:t>Select the checkbox for "Jenkins Integration" if you need to run the tests build from Jenkin tool.</w:t>
      </w:r>
      <w:r>
        <w:rPr>
          <w:rFonts w:asciiTheme="minorHAnsi" w:hAnsiTheme="minorHAnsi" w:cstheme="minorHAnsi"/>
        </w:rPr>
        <w:t xml:space="preserve"> [ This will copy the source code / configuration files into Jenkin Jobs workspace folder.</w:t>
      </w:r>
    </w:p>
    <w:p w14:paraId="4CAF02A2" w14:textId="77777777" w:rsidR="004E52D7" w:rsidRDefault="004E52D7" w:rsidP="004E52D7">
      <w:pPr>
        <w:pStyle w:val="ListParagraph"/>
        <w:numPr>
          <w:ilvl w:val="0"/>
          <w:numId w:val="17"/>
        </w:numPr>
        <w:jc w:val="center"/>
        <w:rPr>
          <w:rFonts w:asciiTheme="minorHAnsi" w:hAnsiTheme="minorHAnsi" w:cstheme="minorHAnsi"/>
        </w:rPr>
      </w:pPr>
      <w:r w:rsidRPr="004C5A69">
        <w:rPr>
          <w:rFonts w:asciiTheme="minorHAnsi" w:hAnsiTheme="minorHAnsi" w:cstheme="minorHAnsi"/>
        </w:rPr>
        <w:t>Mention the Email ID to get the test results report on the given email id.</w:t>
      </w:r>
    </w:p>
    <w:p w14:paraId="7104CDBA" w14:textId="77777777" w:rsidR="004E52D7" w:rsidRDefault="004E52D7" w:rsidP="004E52D7">
      <w:pPr>
        <w:jc w:val="center"/>
        <w:rPr>
          <w:rFonts w:asciiTheme="minorHAnsi" w:hAnsiTheme="minorHAnsi" w:cstheme="minorHAnsi"/>
        </w:rPr>
        <w:pPrChange w:id="602" w:author="Vrushali Karla" w:date="2018-11-16T13:59:00Z">
          <w:pPr/>
        </w:pPrChange>
      </w:pPr>
      <w:r>
        <w:rPr>
          <w:noProof/>
          <w:lang w:val="en-US" w:bidi="ar-SA"/>
        </w:rPr>
        <w:lastRenderedPageBreak/>
        <w:drawing>
          <wp:inline distT="0" distB="0" distL="0" distR="0" wp14:anchorId="04A34907" wp14:editId="073546AC">
            <wp:extent cx="5943600" cy="3927475"/>
            <wp:effectExtent l="19050" t="19050" r="19050" b="15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3927475"/>
                    </a:xfrm>
                    <a:prstGeom prst="rect">
                      <a:avLst/>
                    </a:prstGeom>
                    <a:ln>
                      <a:solidFill>
                        <a:schemeClr val="accent1"/>
                      </a:solidFill>
                    </a:ln>
                  </pic:spPr>
                </pic:pic>
              </a:graphicData>
            </a:graphic>
          </wp:inline>
        </w:drawing>
      </w:r>
    </w:p>
    <w:p w14:paraId="60554058" w14:textId="77777777" w:rsidR="004E52D7" w:rsidRDefault="004E52D7" w:rsidP="004E52D7">
      <w:pPr>
        <w:rPr>
          <w:rFonts w:asciiTheme="minorHAnsi" w:hAnsiTheme="minorHAnsi" w:cstheme="minorHAnsi"/>
        </w:rPr>
      </w:pPr>
    </w:p>
    <w:p w14:paraId="41925FD6" w14:textId="77777777" w:rsidR="004E52D7" w:rsidRDefault="004E52D7" w:rsidP="004E52D7">
      <w:pPr>
        <w:rPr>
          <w:rFonts w:asciiTheme="minorHAnsi" w:hAnsiTheme="minorHAnsi" w:cstheme="minorHAnsi"/>
        </w:rPr>
      </w:pPr>
    </w:p>
    <w:p w14:paraId="277375DA" w14:textId="77777777" w:rsidR="004E52D7" w:rsidRDefault="004E52D7" w:rsidP="004E52D7">
      <w:pPr>
        <w:rPr>
          <w:rFonts w:asciiTheme="minorHAnsi" w:hAnsiTheme="minorHAnsi" w:cstheme="minorHAnsi"/>
        </w:rPr>
      </w:pPr>
    </w:p>
    <w:p w14:paraId="137CEF42" w14:textId="77777777" w:rsidR="004E52D7" w:rsidRDefault="004E52D7" w:rsidP="004E52D7">
      <w:pPr>
        <w:rPr>
          <w:rFonts w:asciiTheme="minorHAnsi" w:hAnsiTheme="minorHAnsi" w:cstheme="minorHAnsi"/>
        </w:rPr>
      </w:pPr>
    </w:p>
    <w:p w14:paraId="3AF38042" w14:textId="77777777" w:rsidR="004E52D7" w:rsidRDefault="004E52D7" w:rsidP="004E52D7">
      <w:pPr>
        <w:rPr>
          <w:rFonts w:asciiTheme="minorHAnsi" w:hAnsiTheme="minorHAnsi" w:cstheme="minorHAnsi"/>
        </w:rPr>
      </w:pPr>
    </w:p>
    <w:p w14:paraId="2A8C302E" w14:textId="77777777" w:rsidR="004E52D7" w:rsidRDefault="004E52D7" w:rsidP="004E52D7">
      <w:pPr>
        <w:rPr>
          <w:rFonts w:asciiTheme="minorHAnsi" w:hAnsiTheme="minorHAnsi" w:cstheme="minorHAnsi"/>
        </w:rPr>
      </w:pPr>
    </w:p>
    <w:p w14:paraId="5F212422" w14:textId="77777777" w:rsidR="004E52D7" w:rsidRDefault="004E52D7" w:rsidP="004E52D7">
      <w:pPr>
        <w:rPr>
          <w:rFonts w:asciiTheme="minorHAnsi" w:hAnsiTheme="minorHAnsi" w:cstheme="minorHAnsi"/>
        </w:rPr>
      </w:pPr>
    </w:p>
    <w:p w14:paraId="15741AE0" w14:textId="77777777" w:rsidR="004E52D7" w:rsidRDefault="004E52D7" w:rsidP="004E52D7">
      <w:pPr>
        <w:rPr>
          <w:rFonts w:asciiTheme="minorHAnsi" w:hAnsiTheme="minorHAnsi" w:cstheme="minorHAnsi"/>
        </w:rPr>
      </w:pPr>
    </w:p>
    <w:p w14:paraId="2237B3C8" w14:textId="77777777" w:rsidR="004E52D7" w:rsidRDefault="004E52D7" w:rsidP="004E52D7">
      <w:pPr>
        <w:rPr>
          <w:rFonts w:asciiTheme="minorHAnsi" w:hAnsiTheme="minorHAnsi" w:cstheme="minorHAnsi"/>
        </w:rPr>
      </w:pPr>
    </w:p>
    <w:p w14:paraId="4DF8C02B" w14:textId="77777777" w:rsidR="004E52D7" w:rsidRDefault="004E52D7" w:rsidP="004E52D7">
      <w:pPr>
        <w:rPr>
          <w:rFonts w:asciiTheme="minorHAnsi" w:hAnsiTheme="minorHAnsi" w:cstheme="minorHAnsi"/>
        </w:rPr>
      </w:pPr>
    </w:p>
    <w:p w14:paraId="5AF11A85" w14:textId="77777777" w:rsidR="004E52D7" w:rsidRDefault="004E52D7" w:rsidP="004E52D7">
      <w:pPr>
        <w:rPr>
          <w:rFonts w:asciiTheme="minorHAnsi" w:hAnsiTheme="minorHAnsi" w:cstheme="minorHAnsi"/>
        </w:rPr>
      </w:pPr>
    </w:p>
    <w:p w14:paraId="6E93458B" w14:textId="77777777" w:rsidR="004E52D7" w:rsidRDefault="004E52D7" w:rsidP="004E52D7">
      <w:pPr>
        <w:rPr>
          <w:rFonts w:asciiTheme="minorHAnsi" w:hAnsiTheme="minorHAnsi" w:cstheme="minorHAnsi"/>
        </w:rPr>
      </w:pPr>
    </w:p>
    <w:p w14:paraId="22DFCE8C" w14:textId="77777777" w:rsidR="004E52D7" w:rsidRDefault="004E52D7" w:rsidP="004E52D7">
      <w:pPr>
        <w:rPr>
          <w:rFonts w:asciiTheme="minorHAnsi" w:hAnsiTheme="minorHAnsi" w:cstheme="minorHAnsi"/>
        </w:rPr>
      </w:pPr>
    </w:p>
    <w:p w14:paraId="7F039DCF" w14:textId="77777777" w:rsidR="004E52D7" w:rsidRDefault="004E52D7" w:rsidP="004E52D7">
      <w:pPr>
        <w:spacing w:before="0" w:after="0" w:line="240" w:lineRule="auto"/>
        <w:rPr>
          <w:noProof/>
          <w:lang w:val="en-US" w:bidi="ar-SA"/>
        </w:rPr>
        <w:pPrChange w:id="603" w:author="Vrushali Karla" w:date="2018-11-16T12:27:00Z">
          <w:pPr/>
        </w:pPrChange>
      </w:pPr>
      <w:r>
        <w:rPr>
          <w:rFonts w:asciiTheme="minorHAnsi" w:hAnsiTheme="minorHAnsi" w:cstheme="minorHAnsi"/>
        </w:rPr>
        <w:br w:type="page"/>
      </w:r>
      <w:r w:rsidRPr="00B7769F">
        <w:rPr>
          <w:rFonts w:asciiTheme="minorHAnsi" w:hAnsiTheme="minorHAnsi" w:cstheme="minorHAnsi"/>
          <w:noProof/>
        </w:rPr>
        <w:lastRenderedPageBreak/>
        <w:t>Web UI Testing tab</w:t>
      </w:r>
      <w:ins w:id="604" w:author="Vrushali Karla" w:date="2018-11-16T13:53:00Z">
        <w:r w:rsidRPr="004768EA">
          <w:rPr>
            <w:noProof/>
            <w:lang w:val="en-US" w:bidi="ar-SA"/>
          </w:rPr>
          <w:t xml:space="preserve"> </w:t>
        </w:r>
      </w:ins>
    </w:p>
    <w:p w14:paraId="48C9FCF1" w14:textId="77777777" w:rsidR="004E52D7" w:rsidRDefault="004E52D7" w:rsidP="004E52D7">
      <w:pPr>
        <w:spacing w:before="0" w:after="0" w:line="240" w:lineRule="auto"/>
      </w:pPr>
      <w:r>
        <w:rPr>
          <w:noProof/>
          <w:lang w:val="en-US" w:bidi="ar-SA"/>
        </w:rPr>
        <w:drawing>
          <wp:inline distT="0" distB="0" distL="0" distR="0" wp14:anchorId="21E4DFA5" wp14:editId="64648864">
            <wp:extent cx="5943600" cy="6209665"/>
            <wp:effectExtent l="19050" t="19050" r="1905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6209665"/>
                    </a:xfrm>
                    <a:prstGeom prst="rect">
                      <a:avLst/>
                    </a:prstGeom>
                    <a:ln>
                      <a:solidFill>
                        <a:schemeClr val="accent1"/>
                      </a:solidFill>
                    </a:ln>
                  </pic:spPr>
                </pic:pic>
              </a:graphicData>
            </a:graphic>
          </wp:inline>
        </w:drawing>
      </w:r>
    </w:p>
    <w:p w14:paraId="07F99560" w14:textId="77777777" w:rsidR="004E52D7" w:rsidRDefault="004E52D7" w:rsidP="004E52D7">
      <w:pPr>
        <w:rPr>
          <w:rFonts w:asciiTheme="minorHAnsi" w:hAnsiTheme="minorHAnsi" w:cstheme="minorHAnsi"/>
        </w:rPr>
      </w:pPr>
      <w:r>
        <w:rPr>
          <w:rFonts w:asciiTheme="minorHAnsi" w:hAnsiTheme="minorHAnsi" w:cstheme="minorHAnsi"/>
        </w:rPr>
        <w:t>If "Web" is selected as a test type then go to the "Web UI Testing" tab</w:t>
      </w:r>
    </w:p>
    <w:p w14:paraId="0CE445F7" w14:textId="77777777" w:rsidR="004E52D7" w:rsidRPr="00371859" w:rsidRDefault="004E52D7" w:rsidP="004E52D7">
      <w:pPr>
        <w:ind w:firstLine="720"/>
        <w:rPr>
          <w:rFonts w:asciiTheme="minorHAnsi" w:hAnsiTheme="minorHAnsi" w:cstheme="minorHAnsi"/>
        </w:rPr>
      </w:pPr>
      <w:r>
        <w:rPr>
          <w:rFonts w:asciiTheme="minorHAnsi" w:hAnsiTheme="minorHAnsi" w:cstheme="minorHAnsi"/>
          <w:b/>
          <w:bCs/>
        </w:rPr>
        <w:t>Mandatory Fields:</w:t>
      </w:r>
    </w:p>
    <w:p w14:paraId="2C5CD026" w14:textId="77777777" w:rsidR="004E52D7" w:rsidRDefault="004E52D7" w:rsidP="004E52D7">
      <w:pPr>
        <w:pStyle w:val="ListParagraph"/>
        <w:numPr>
          <w:ilvl w:val="0"/>
          <w:numId w:val="108"/>
        </w:numPr>
        <w:rPr>
          <w:rFonts w:asciiTheme="minorHAnsi" w:hAnsiTheme="minorHAnsi" w:cstheme="minorHAnsi"/>
        </w:rPr>
        <w:pPrChange w:id="605" w:author="Vrushali Karla" w:date="2018-11-16T12:34:00Z">
          <w:pPr>
            <w:pStyle w:val="ListParagraph"/>
            <w:numPr>
              <w:numId w:val="16"/>
            </w:numPr>
            <w:ind w:left="1440" w:hanging="360"/>
          </w:pPr>
        </w:pPrChange>
      </w:pPr>
      <w:r>
        <w:rPr>
          <w:rFonts w:asciiTheme="minorHAnsi" w:hAnsiTheme="minorHAnsi" w:cstheme="minorHAnsi"/>
        </w:rPr>
        <w:t>Mention the Web Base URL of the automation tests from given dropdown.</w:t>
      </w:r>
    </w:p>
    <w:p w14:paraId="7FAA1D37" w14:textId="77777777" w:rsidR="004E52D7" w:rsidRDefault="004E52D7" w:rsidP="004E52D7">
      <w:pPr>
        <w:pStyle w:val="ListParagraph"/>
        <w:numPr>
          <w:ilvl w:val="0"/>
          <w:numId w:val="108"/>
        </w:numPr>
        <w:rPr>
          <w:rFonts w:asciiTheme="minorHAnsi" w:hAnsiTheme="minorHAnsi" w:cstheme="minorHAnsi"/>
        </w:rPr>
        <w:pPrChange w:id="606" w:author="Vrushali Karla" w:date="2018-11-16T12:34:00Z">
          <w:pPr>
            <w:pStyle w:val="ListParagraph"/>
            <w:numPr>
              <w:numId w:val="16"/>
            </w:numPr>
            <w:ind w:left="1440" w:hanging="360"/>
          </w:pPr>
        </w:pPrChange>
      </w:pPr>
      <w:r>
        <w:rPr>
          <w:rFonts w:asciiTheme="minorHAnsi" w:hAnsiTheme="minorHAnsi" w:cstheme="minorHAnsi"/>
        </w:rPr>
        <w:t>Select the "browser" from given dropdown on which you need to execute the automation tests.</w:t>
      </w:r>
    </w:p>
    <w:p w14:paraId="3C2FB7E6" w14:textId="77777777" w:rsidR="004E52D7" w:rsidRDefault="004E52D7" w:rsidP="004E52D7">
      <w:pPr>
        <w:pStyle w:val="ListParagraph"/>
        <w:numPr>
          <w:ilvl w:val="0"/>
          <w:numId w:val="108"/>
        </w:numPr>
        <w:rPr>
          <w:rFonts w:asciiTheme="minorHAnsi" w:hAnsiTheme="minorHAnsi" w:cstheme="minorHAnsi"/>
        </w:rPr>
        <w:pPrChange w:id="607" w:author="Vrushali Karla" w:date="2018-11-16T12:34:00Z">
          <w:pPr>
            <w:pStyle w:val="ListParagraph"/>
            <w:numPr>
              <w:numId w:val="16"/>
            </w:numPr>
            <w:ind w:left="1440" w:hanging="360"/>
          </w:pPr>
        </w:pPrChange>
      </w:pPr>
      <w:r>
        <w:rPr>
          <w:rFonts w:asciiTheme="minorHAnsi" w:hAnsiTheme="minorHAnsi" w:cstheme="minorHAnsi"/>
        </w:rPr>
        <w:t>Select the checkbox “Run Headless” if you need to run tests on headless browser based on selected browser.</w:t>
      </w:r>
    </w:p>
    <w:p w14:paraId="0DAEC235" w14:textId="77777777" w:rsidR="004E52D7" w:rsidRDefault="004E52D7" w:rsidP="004E52D7">
      <w:pPr>
        <w:pStyle w:val="ListParagraph"/>
        <w:numPr>
          <w:ilvl w:val="0"/>
          <w:numId w:val="108"/>
        </w:numPr>
        <w:rPr>
          <w:rFonts w:asciiTheme="minorHAnsi" w:hAnsiTheme="minorHAnsi" w:cstheme="minorHAnsi"/>
        </w:rPr>
        <w:pPrChange w:id="608" w:author="Vrushali Karla" w:date="2018-11-16T12:34:00Z">
          <w:pPr>
            <w:pStyle w:val="ListParagraph"/>
            <w:numPr>
              <w:numId w:val="16"/>
            </w:numPr>
            <w:ind w:left="1440" w:hanging="360"/>
          </w:pPr>
        </w:pPrChange>
      </w:pPr>
      <w:r>
        <w:rPr>
          <w:rFonts w:asciiTheme="minorHAnsi" w:hAnsiTheme="minorHAnsi" w:cstheme="minorHAnsi"/>
        </w:rPr>
        <w:lastRenderedPageBreak/>
        <w:t>Select the "Operating System" from given dropdown on which you run the test cases.</w:t>
      </w:r>
    </w:p>
    <w:p w14:paraId="045D21F5" w14:textId="77777777" w:rsidR="004E52D7" w:rsidRDefault="004E52D7" w:rsidP="004E52D7">
      <w:pPr>
        <w:pStyle w:val="ListParagraph"/>
        <w:numPr>
          <w:ilvl w:val="0"/>
          <w:numId w:val="108"/>
        </w:numPr>
        <w:rPr>
          <w:rFonts w:asciiTheme="minorHAnsi" w:hAnsiTheme="minorHAnsi" w:cstheme="minorHAnsi"/>
        </w:rPr>
        <w:pPrChange w:id="609" w:author="Vrushali Karla" w:date="2018-11-16T12:34:00Z">
          <w:pPr>
            <w:pStyle w:val="ListParagraph"/>
            <w:numPr>
              <w:numId w:val="16"/>
            </w:numPr>
            <w:ind w:left="1440" w:hanging="360"/>
          </w:pPr>
        </w:pPrChange>
      </w:pPr>
      <w:r>
        <w:rPr>
          <w:rFonts w:asciiTheme="minorHAnsi" w:hAnsiTheme="minorHAnsi" w:cstheme="minorHAnsi"/>
        </w:rPr>
        <w:t>Select the respective "Test groups to include" from given dropdown which you have targeted    for execution.</w:t>
      </w:r>
    </w:p>
    <w:p w14:paraId="03EC580C" w14:textId="77777777" w:rsidR="004E52D7" w:rsidRDefault="004E52D7" w:rsidP="004E52D7">
      <w:pPr>
        <w:pStyle w:val="ListParagraph"/>
        <w:numPr>
          <w:ilvl w:val="0"/>
          <w:numId w:val="108"/>
        </w:numPr>
        <w:rPr>
          <w:rFonts w:asciiTheme="minorHAnsi" w:hAnsiTheme="minorHAnsi" w:cstheme="minorHAnsi"/>
        </w:rPr>
        <w:pPrChange w:id="610" w:author="Vrushali Karla" w:date="2018-11-16T12:34:00Z">
          <w:pPr>
            <w:pStyle w:val="ListParagraph"/>
            <w:numPr>
              <w:numId w:val="16"/>
            </w:numPr>
            <w:ind w:left="1440" w:hanging="360"/>
          </w:pPr>
        </w:pPrChange>
      </w:pPr>
      <w:r>
        <w:rPr>
          <w:rFonts w:asciiTheme="minorHAnsi" w:hAnsiTheme="minorHAnsi" w:cstheme="minorHAnsi"/>
        </w:rPr>
        <w:t>Select the dropdown of "Set parallel run" as "Yes" if you need to execute UI test cases in parallel. Otherwise select "No".</w:t>
      </w:r>
    </w:p>
    <w:p w14:paraId="1CFA8600" w14:textId="77777777" w:rsidR="004E52D7" w:rsidRDefault="004E52D7" w:rsidP="004E52D7">
      <w:pPr>
        <w:pStyle w:val="ListParagraph"/>
        <w:numPr>
          <w:ilvl w:val="0"/>
          <w:numId w:val="108"/>
        </w:numPr>
        <w:rPr>
          <w:rFonts w:asciiTheme="minorHAnsi" w:hAnsiTheme="minorHAnsi" w:cstheme="minorHAnsi"/>
        </w:rPr>
        <w:pPrChange w:id="611" w:author="Vrushali Karla" w:date="2018-11-16T12:34:00Z">
          <w:pPr>
            <w:pStyle w:val="ListParagraph"/>
            <w:numPr>
              <w:numId w:val="16"/>
            </w:numPr>
            <w:ind w:left="1440" w:hanging="360"/>
          </w:pPr>
        </w:pPrChange>
      </w:pPr>
      <w:r>
        <w:rPr>
          <w:rFonts w:asciiTheme="minorHAnsi" w:hAnsiTheme="minorHAnsi" w:cstheme="minorHAnsi"/>
        </w:rPr>
        <w:t>If "Set parallel run" is selected as "Yes":</w:t>
      </w:r>
    </w:p>
    <w:p w14:paraId="51F365F8" w14:textId="77777777" w:rsidR="004E52D7" w:rsidRPr="007D46F5" w:rsidRDefault="004E52D7" w:rsidP="004E52D7">
      <w:pPr>
        <w:pStyle w:val="ListParagraph"/>
        <w:numPr>
          <w:ilvl w:val="0"/>
          <w:numId w:val="18"/>
        </w:numPr>
        <w:rPr>
          <w:rFonts w:asciiTheme="minorHAnsi" w:hAnsiTheme="minorHAnsi" w:cstheme="minorHAnsi"/>
        </w:rPr>
      </w:pPr>
      <w:r w:rsidRPr="007D46F5">
        <w:rPr>
          <w:rFonts w:asciiTheme="minorHAnsi" w:hAnsiTheme="minorHAnsi" w:cstheme="minorHAnsi"/>
        </w:rPr>
        <w:t>Select the "Parallel at" support as either "Tests" or "Methods".</w:t>
      </w:r>
    </w:p>
    <w:p w14:paraId="019BCF3D" w14:textId="77777777" w:rsidR="004E52D7" w:rsidRPr="007D46F5" w:rsidRDefault="004E52D7" w:rsidP="004E52D7">
      <w:pPr>
        <w:pStyle w:val="ListParagraph"/>
        <w:numPr>
          <w:ilvl w:val="0"/>
          <w:numId w:val="18"/>
        </w:numPr>
        <w:rPr>
          <w:rFonts w:asciiTheme="minorHAnsi" w:hAnsiTheme="minorHAnsi" w:cstheme="minorHAnsi"/>
        </w:rPr>
      </w:pPr>
      <w:r w:rsidRPr="007D46F5">
        <w:rPr>
          <w:rFonts w:asciiTheme="minorHAnsi" w:hAnsiTheme="minorHAnsi" w:cstheme="minorHAnsi"/>
        </w:rPr>
        <w:t>Mention the "Parallel thread count" as one of the value from 1 to 9.</w:t>
      </w:r>
    </w:p>
    <w:p w14:paraId="5169F91A" w14:textId="77777777" w:rsidR="004E52D7" w:rsidRPr="007D46F5" w:rsidRDefault="004E52D7" w:rsidP="004E52D7">
      <w:pPr>
        <w:pStyle w:val="ListParagraph"/>
        <w:numPr>
          <w:ilvl w:val="0"/>
          <w:numId w:val="18"/>
        </w:numPr>
        <w:rPr>
          <w:rFonts w:asciiTheme="minorHAnsi" w:hAnsiTheme="minorHAnsi" w:cstheme="minorHAnsi"/>
        </w:rPr>
      </w:pPr>
      <w:r w:rsidRPr="007D46F5">
        <w:rPr>
          <w:rFonts w:asciiTheme="minorHAnsi" w:hAnsiTheme="minorHAnsi" w:cstheme="minorHAnsi"/>
        </w:rPr>
        <w:t>Mention the Hub IP Address</w:t>
      </w:r>
    </w:p>
    <w:p w14:paraId="69863F26" w14:textId="77777777" w:rsidR="004E52D7" w:rsidRPr="007D46F5" w:rsidRDefault="004E52D7" w:rsidP="004E52D7">
      <w:pPr>
        <w:pStyle w:val="ListParagraph"/>
        <w:numPr>
          <w:ilvl w:val="0"/>
          <w:numId w:val="18"/>
        </w:numPr>
        <w:rPr>
          <w:rFonts w:asciiTheme="minorHAnsi" w:hAnsiTheme="minorHAnsi" w:cstheme="minorHAnsi"/>
        </w:rPr>
      </w:pPr>
      <w:r w:rsidRPr="007D46F5">
        <w:rPr>
          <w:rFonts w:asciiTheme="minorHAnsi" w:hAnsiTheme="minorHAnsi" w:cstheme="minorHAnsi"/>
        </w:rPr>
        <w:t>Mention the Node IP Address</w:t>
      </w:r>
    </w:p>
    <w:p w14:paraId="5E317EE7" w14:textId="77777777" w:rsidR="004E52D7" w:rsidRPr="007D46F5" w:rsidRDefault="004E52D7" w:rsidP="004E52D7">
      <w:pPr>
        <w:pStyle w:val="ListParagraph"/>
        <w:numPr>
          <w:ilvl w:val="0"/>
          <w:numId w:val="18"/>
        </w:numPr>
        <w:rPr>
          <w:rFonts w:asciiTheme="minorHAnsi" w:hAnsiTheme="minorHAnsi" w:cstheme="minorHAnsi"/>
        </w:rPr>
      </w:pPr>
      <w:r w:rsidRPr="007D46F5">
        <w:rPr>
          <w:rFonts w:asciiTheme="minorHAnsi" w:hAnsiTheme="minorHAnsi" w:cstheme="minorHAnsi"/>
        </w:rPr>
        <w:t>Mention Admin - Username and password.</w:t>
      </w:r>
    </w:p>
    <w:p w14:paraId="2BDE458D" w14:textId="77777777" w:rsidR="004E52D7" w:rsidRDefault="004E52D7" w:rsidP="004E52D7">
      <w:pPr>
        <w:pStyle w:val="ListParagraph"/>
        <w:numPr>
          <w:ilvl w:val="0"/>
          <w:numId w:val="108"/>
        </w:numPr>
        <w:rPr>
          <w:rFonts w:asciiTheme="minorHAnsi" w:hAnsiTheme="minorHAnsi" w:cstheme="minorHAnsi"/>
        </w:rPr>
        <w:pPrChange w:id="612" w:author="Vrushali Karla" w:date="2018-11-16T12:34:00Z">
          <w:pPr>
            <w:pStyle w:val="ListParagraph"/>
            <w:numPr>
              <w:numId w:val="16"/>
            </w:numPr>
            <w:ind w:left="1440" w:hanging="360"/>
          </w:pPr>
        </w:pPrChange>
      </w:pPr>
      <w:r>
        <w:rPr>
          <w:rFonts w:asciiTheme="minorHAnsi" w:hAnsiTheme="minorHAnsi" w:cstheme="minorHAnsi"/>
        </w:rPr>
        <w:t>If "Set parallel run" is selected as "No":</w:t>
      </w:r>
    </w:p>
    <w:p w14:paraId="091EFFB4" w14:textId="77777777" w:rsidR="004E52D7" w:rsidRDefault="004E52D7" w:rsidP="004E52D7">
      <w:pPr>
        <w:ind w:left="1440"/>
        <w:rPr>
          <w:ins w:id="613" w:author="Vrushali Karla" w:date="2018-11-16T12:21:00Z"/>
          <w:rFonts w:asciiTheme="minorHAnsi" w:hAnsiTheme="minorHAnsi" w:cstheme="minorHAnsi"/>
        </w:rPr>
      </w:pPr>
      <w:r>
        <w:rPr>
          <w:rFonts w:asciiTheme="minorHAnsi" w:hAnsiTheme="minorHAnsi" w:cstheme="minorHAnsi"/>
        </w:rPr>
        <w:t> "Parallel at", "Parallel thread count", Hub IP Address, Node IP Address, Admin - Username and password will be disabled.</w:t>
      </w:r>
    </w:p>
    <w:p w14:paraId="054448D4" w14:textId="77777777" w:rsidR="004E52D7" w:rsidRDefault="004E52D7" w:rsidP="004E52D7">
      <w:pPr>
        <w:pStyle w:val="ListParagraph"/>
        <w:numPr>
          <w:ilvl w:val="0"/>
          <w:numId w:val="108"/>
        </w:numPr>
        <w:rPr>
          <w:ins w:id="614" w:author="Vrushali Karla" w:date="2018-11-16T12:24:00Z"/>
          <w:rFonts w:asciiTheme="minorHAnsi" w:hAnsiTheme="minorHAnsi" w:cstheme="minorHAnsi"/>
        </w:rPr>
        <w:pPrChange w:id="615" w:author="Vrushali Karla" w:date="2018-11-16T12:34:00Z">
          <w:pPr>
            <w:ind w:left="1440"/>
          </w:pPr>
        </w:pPrChange>
      </w:pPr>
      <w:ins w:id="616" w:author="Vrushali Karla" w:date="2018-11-16T12:21:00Z">
        <w:r>
          <w:rPr>
            <w:rFonts w:asciiTheme="minorHAnsi" w:hAnsiTheme="minorHAnsi" w:cstheme="minorHAnsi"/>
          </w:rPr>
          <w:t>Existing Hub Feature: Fusion framework supports consumption of existing hub IP</w:t>
        </w:r>
      </w:ins>
      <w:ins w:id="617" w:author="Vrushali Karla" w:date="2018-11-16T12:24:00Z">
        <w:r>
          <w:rPr>
            <w:rFonts w:asciiTheme="minorHAnsi" w:hAnsiTheme="minorHAnsi" w:cstheme="minorHAnsi"/>
          </w:rPr>
          <w:t>,</w:t>
        </w:r>
      </w:ins>
      <w:ins w:id="618" w:author="Vrushali Karla" w:date="2018-11-16T12:21:00Z">
        <w:r>
          <w:rPr>
            <w:rFonts w:asciiTheme="minorHAnsi" w:hAnsiTheme="minorHAnsi" w:cstheme="minorHAnsi"/>
          </w:rPr>
          <w:t xml:space="preserve"> </w:t>
        </w:r>
      </w:ins>
      <w:ins w:id="619" w:author="Vrushali Karla" w:date="2018-11-16T12:23:00Z">
        <w:r>
          <w:rPr>
            <w:rFonts w:asciiTheme="minorHAnsi" w:hAnsiTheme="minorHAnsi" w:cstheme="minorHAnsi"/>
          </w:rPr>
          <w:t xml:space="preserve">in order to carry out execution on </w:t>
        </w:r>
      </w:ins>
      <w:ins w:id="620" w:author="Vrushali Karla" w:date="2018-11-16T12:24:00Z">
        <w:r>
          <w:rPr>
            <w:rFonts w:asciiTheme="minorHAnsi" w:hAnsiTheme="minorHAnsi" w:cstheme="minorHAnsi"/>
          </w:rPr>
          <w:t>u</w:t>
        </w:r>
      </w:ins>
      <w:ins w:id="621" w:author="Vrushali Karla" w:date="2018-11-16T12:23:00Z">
        <w:r>
          <w:rPr>
            <w:rFonts w:asciiTheme="minorHAnsi" w:hAnsiTheme="minorHAnsi" w:cstheme="minorHAnsi"/>
          </w:rPr>
          <w:t xml:space="preserve">ser established </w:t>
        </w:r>
      </w:ins>
      <w:ins w:id="622" w:author="Vrushali Karla" w:date="2018-11-16T12:24:00Z">
        <w:r>
          <w:rPr>
            <w:rFonts w:asciiTheme="minorHAnsi" w:hAnsiTheme="minorHAnsi" w:cstheme="minorHAnsi"/>
          </w:rPr>
          <w:t>selenium grid. This feature is available for one operating system at a time i.e. Linux or Windows</w:t>
        </w:r>
      </w:ins>
    </w:p>
    <w:p w14:paraId="27AA957B" w14:textId="77777777" w:rsidR="004E52D7" w:rsidRDefault="004E52D7" w:rsidP="004E52D7">
      <w:pPr>
        <w:pStyle w:val="ListParagraph"/>
        <w:ind w:left="1440"/>
        <w:rPr>
          <w:ins w:id="623" w:author="Vrushali Karla" w:date="2018-11-16T12:35:00Z"/>
          <w:rFonts w:asciiTheme="minorHAnsi" w:hAnsiTheme="minorHAnsi" w:cstheme="minorHAnsi"/>
        </w:rPr>
        <w:pPrChange w:id="624" w:author="Vrushali Karla" w:date="2018-11-16T12:25:00Z">
          <w:pPr>
            <w:ind w:left="1440"/>
          </w:pPr>
        </w:pPrChange>
      </w:pPr>
      <w:ins w:id="625" w:author="Vrushali Karla" w:date="2018-11-16T12:25:00Z">
        <w:r>
          <w:rPr>
            <w:rFonts w:asciiTheme="minorHAnsi" w:hAnsiTheme="minorHAnsi" w:cstheme="minorHAnsi"/>
          </w:rPr>
          <w:t xml:space="preserve">In this user will be responsible to establish the </w:t>
        </w:r>
      </w:ins>
      <w:ins w:id="626" w:author="Vrushali Karla" w:date="2018-11-16T12:26:00Z">
        <w:r>
          <w:rPr>
            <w:rFonts w:asciiTheme="minorHAnsi" w:hAnsiTheme="minorHAnsi" w:cstheme="minorHAnsi"/>
          </w:rPr>
          <w:t>selenium</w:t>
        </w:r>
      </w:ins>
      <w:ins w:id="627" w:author="Vrushali Karla" w:date="2018-11-16T12:25:00Z">
        <w:r>
          <w:rPr>
            <w:rFonts w:asciiTheme="minorHAnsi" w:hAnsiTheme="minorHAnsi" w:cstheme="minorHAnsi"/>
          </w:rPr>
          <w:t xml:space="preserve"> </w:t>
        </w:r>
      </w:ins>
      <w:ins w:id="628" w:author="Vrushali Karla" w:date="2018-11-16T12:26:00Z">
        <w:r>
          <w:rPr>
            <w:rFonts w:asciiTheme="minorHAnsi" w:hAnsiTheme="minorHAnsi" w:cstheme="minorHAnsi"/>
          </w:rPr>
          <w:t xml:space="preserve">grid for browsers </w:t>
        </w:r>
      </w:ins>
      <w:ins w:id="629" w:author="Vrushali Karla" w:date="2018-11-16T12:36:00Z">
        <w:r>
          <w:rPr>
            <w:rFonts w:asciiTheme="minorHAnsi" w:hAnsiTheme="minorHAnsi" w:cstheme="minorHAnsi"/>
          </w:rPr>
          <w:t xml:space="preserve">selected of </w:t>
        </w:r>
      </w:ins>
      <w:ins w:id="630" w:author="Vrushali Karla" w:date="2018-11-16T12:26:00Z">
        <w:r>
          <w:rPr>
            <w:rFonts w:asciiTheme="minorHAnsi" w:hAnsiTheme="minorHAnsi" w:cstheme="minorHAnsi"/>
          </w:rPr>
          <w:t xml:space="preserve"> single </w:t>
        </w:r>
      </w:ins>
      <w:ins w:id="631" w:author="Vrushali Karla" w:date="2018-11-16T12:36:00Z">
        <w:r>
          <w:rPr>
            <w:rFonts w:asciiTheme="minorHAnsi" w:hAnsiTheme="minorHAnsi" w:cstheme="minorHAnsi"/>
          </w:rPr>
          <w:t xml:space="preserve">Operating system </w:t>
        </w:r>
      </w:ins>
      <w:ins w:id="632" w:author="Vrushali Karla" w:date="2018-11-16T12:26:00Z">
        <w:r>
          <w:rPr>
            <w:rFonts w:asciiTheme="minorHAnsi" w:hAnsiTheme="minorHAnsi" w:cstheme="minorHAnsi"/>
          </w:rPr>
          <w:t>at a time</w:t>
        </w:r>
      </w:ins>
      <w:ins w:id="633" w:author="Vrushali Karla" w:date="2018-11-16T12:37:00Z">
        <w:r>
          <w:rPr>
            <w:rFonts w:asciiTheme="minorHAnsi" w:hAnsiTheme="minorHAnsi" w:cstheme="minorHAnsi"/>
          </w:rPr>
          <w:t>.</w:t>
        </w:r>
      </w:ins>
      <w:ins w:id="634" w:author="Vrushali Karla" w:date="2018-11-16T12:26:00Z">
        <w:r>
          <w:rPr>
            <w:rFonts w:asciiTheme="minorHAnsi" w:hAnsiTheme="minorHAnsi" w:cstheme="minorHAnsi"/>
          </w:rPr>
          <w:t xml:space="preserve"> </w:t>
        </w:r>
      </w:ins>
      <w:ins w:id="635" w:author="Vrushali Karla" w:date="2018-11-16T12:37:00Z">
        <w:r>
          <w:rPr>
            <w:rFonts w:asciiTheme="minorHAnsi" w:hAnsiTheme="minorHAnsi" w:cstheme="minorHAnsi"/>
          </w:rPr>
          <w:t xml:space="preserve">So the Framework would require below details to accept the user defined grid for execution </w:t>
        </w:r>
      </w:ins>
    </w:p>
    <w:p w14:paraId="56354675" w14:textId="77777777" w:rsidR="004E52D7" w:rsidRDefault="004E52D7" w:rsidP="004E52D7">
      <w:pPr>
        <w:pStyle w:val="ListParagraph"/>
        <w:numPr>
          <w:ilvl w:val="0"/>
          <w:numId w:val="109"/>
        </w:numPr>
        <w:rPr>
          <w:ins w:id="636" w:author="Vrushali Karla" w:date="2018-11-16T12:39:00Z"/>
          <w:rFonts w:asciiTheme="minorHAnsi" w:hAnsiTheme="minorHAnsi" w:cstheme="minorHAnsi"/>
        </w:rPr>
      </w:pPr>
      <w:ins w:id="637" w:author="Vrushali Karla" w:date="2018-11-16T13:41:00Z">
        <w:r>
          <w:rPr>
            <w:rFonts w:asciiTheme="minorHAnsi" w:hAnsiTheme="minorHAnsi" w:cstheme="minorHAnsi"/>
          </w:rPr>
          <w:t>S</w:t>
        </w:r>
      </w:ins>
      <w:ins w:id="638" w:author="Vrushali Karla" w:date="2018-11-16T12:26:00Z">
        <w:r>
          <w:rPr>
            <w:rFonts w:asciiTheme="minorHAnsi" w:hAnsiTheme="minorHAnsi" w:cstheme="minorHAnsi"/>
          </w:rPr>
          <w:t xml:space="preserve">elect </w:t>
        </w:r>
      </w:ins>
      <w:ins w:id="639" w:author="Vrushali Karla" w:date="2018-11-16T12:34:00Z">
        <w:r>
          <w:rPr>
            <w:rFonts w:asciiTheme="minorHAnsi" w:hAnsiTheme="minorHAnsi" w:cstheme="minorHAnsi"/>
          </w:rPr>
          <w:t xml:space="preserve">“set </w:t>
        </w:r>
      </w:ins>
      <w:ins w:id="640" w:author="Vrushali Karla" w:date="2018-11-16T12:33:00Z">
        <w:r>
          <w:rPr>
            <w:rFonts w:asciiTheme="minorHAnsi" w:hAnsiTheme="minorHAnsi" w:cstheme="minorHAnsi"/>
          </w:rPr>
          <w:t>parallel run</w:t>
        </w:r>
      </w:ins>
      <w:ins w:id="641" w:author="Vrushali Karla" w:date="2018-11-16T12:34:00Z">
        <w:r>
          <w:rPr>
            <w:rFonts w:asciiTheme="minorHAnsi" w:hAnsiTheme="minorHAnsi" w:cstheme="minorHAnsi"/>
          </w:rPr>
          <w:t>”</w:t>
        </w:r>
      </w:ins>
      <w:ins w:id="642" w:author="Vrushali Karla" w:date="2018-11-16T12:33:00Z">
        <w:r>
          <w:rPr>
            <w:rFonts w:asciiTheme="minorHAnsi" w:hAnsiTheme="minorHAnsi" w:cstheme="minorHAnsi"/>
          </w:rPr>
          <w:t xml:space="preserve"> as</w:t>
        </w:r>
      </w:ins>
      <w:ins w:id="643" w:author="Vrushali Karla" w:date="2018-11-16T12:34:00Z">
        <w:r>
          <w:rPr>
            <w:rFonts w:asciiTheme="minorHAnsi" w:hAnsiTheme="minorHAnsi" w:cstheme="minorHAnsi"/>
          </w:rPr>
          <w:t xml:space="preserve"> Yes </w:t>
        </w:r>
      </w:ins>
      <w:ins w:id="644" w:author="Vrushali Karla" w:date="2018-11-16T12:39:00Z">
        <w:r>
          <w:rPr>
            <w:rFonts w:asciiTheme="minorHAnsi" w:hAnsiTheme="minorHAnsi" w:cstheme="minorHAnsi"/>
          </w:rPr>
          <w:t>(Note: if this flag is Yes then only user can mention the Existing Hub IP of user defined grid.)</w:t>
        </w:r>
      </w:ins>
    </w:p>
    <w:p w14:paraId="54DCC7E0" w14:textId="77777777" w:rsidR="004E52D7" w:rsidRDefault="004E52D7" w:rsidP="004E52D7">
      <w:pPr>
        <w:pStyle w:val="ListParagraph"/>
        <w:numPr>
          <w:ilvl w:val="0"/>
          <w:numId w:val="109"/>
        </w:numPr>
        <w:rPr>
          <w:ins w:id="645" w:author="Vrushali Karla" w:date="2018-11-16T12:35:00Z"/>
          <w:rFonts w:asciiTheme="minorHAnsi" w:hAnsiTheme="minorHAnsi" w:cstheme="minorHAnsi"/>
        </w:rPr>
        <w:pPrChange w:id="646" w:author="Vrushali Karla" w:date="2018-11-16T12:35:00Z">
          <w:pPr>
            <w:ind w:left="1440"/>
          </w:pPr>
        </w:pPrChange>
      </w:pPr>
      <w:ins w:id="647" w:author="Vrushali Karla" w:date="2018-11-16T12:35:00Z">
        <w:r>
          <w:rPr>
            <w:rFonts w:asciiTheme="minorHAnsi" w:hAnsiTheme="minorHAnsi" w:cstheme="minorHAnsi"/>
          </w:rPr>
          <w:t xml:space="preserve">Select Parallel at </w:t>
        </w:r>
      </w:ins>
      <w:ins w:id="648" w:author="Vrushali Karla" w:date="2018-11-16T12:40:00Z">
        <w:r w:rsidRPr="007D46F5">
          <w:rPr>
            <w:rFonts w:asciiTheme="minorHAnsi" w:hAnsiTheme="minorHAnsi" w:cstheme="minorHAnsi"/>
          </w:rPr>
          <w:t>support as either "Tests" or "Methods".</w:t>
        </w:r>
      </w:ins>
    </w:p>
    <w:p w14:paraId="34ECC041" w14:textId="77777777" w:rsidR="004E52D7" w:rsidRDefault="004E52D7" w:rsidP="004E52D7">
      <w:pPr>
        <w:pStyle w:val="ListParagraph"/>
        <w:numPr>
          <w:ilvl w:val="0"/>
          <w:numId w:val="109"/>
        </w:numPr>
        <w:rPr>
          <w:ins w:id="649" w:author="Vrushali Karla" w:date="2018-11-16T12:40:00Z"/>
          <w:rFonts w:asciiTheme="minorHAnsi" w:hAnsiTheme="minorHAnsi" w:cstheme="minorHAnsi"/>
        </w:rPr>
        <w:pPrChange w:id="650" w:author="Vrushali Karla" w:date="2018-11-16T12:35:00Z">
          <w:pPr>
            <w:ind w:left="1440"/>
          </w:pPr>
        </w:pPrChange>
      </w:pPr>
      <w:ins w:id="651" w:author="Vrushali Karla" w:date="2018-11-16T12:35:00Z">
        <w:r>
          <w:rPr>
            <w:rFonts w:asciiTheme="minorHAnsi" w:hAnsiTheme="minorHAnsi" w:cstheme="minorHAnsi"/>
          </w:rPr>
          <w:t xml:space="preserve">Select Existing Hub = Yes (Note: </w:t>
        </w:r>
      </w:ins>
      <w:ins w:id="652" w:author="Vrushali Karla" w:date="2018-11-16T12:37:00Z">
        <w:r>
          <w:rPr>
            <w:rFonts w:asciiTheme="minorHAnsi" w:hAnsiTheme="minorHAnsi" w:cstheme="minorHAnsi"/>
          </w:rPr>
          <w:t xml:space="preserve">if this flag is </w:t>
        </w:r>
      </w:ins>
      <w:ins w:id="653" w:author="Vrushali Karla" w:date="2018-11-20T13:43:00Z">
        <w:r>
          <w:rPr>
            <w:rFonts w:asciiTheme="minorHAnsi" w:hAnsiTheme="minorHAnsi" w:cstheme="minorHAnsi"/>
          </w:rPr>
          <w:t>yes</w:t>
        </w:r>
      </w:ins>
      <w:ins w:id="654" w:author="Vrushali Karla" w:date="2018-11-16T12:37:00Z">
        <w:r>
          <w:rPr>
            <w:rFonts w:asciiTheme="minorHAnsi" w:hAnsiTheme="minorHAnsi" w:cstheme="minorHAnsi"/>
          </w:rPr>
          <w:t xml:space="preserve"> then only user can mention the </w:t>
        </w:r>
      </w:ins>
      <w:ins w:id="655" w:author="Vrushali Karla" w:date="2018-11-16T12:38:00Z">
        <w:r>
          <w:rPr>
            <w:rFonts w:asciiTheme="minorHAnsi" w:hAnsiTheme="minorHAnsi" w:cstheme="minorHAnsi"/>
          </w:rPr>
          <w:t>Hub IP of user defined grid.</w:t>
        </w:r>
      </w:ins>
      <w:ins w:id="656" w:author="Vrushali Karla" w:date="2018-11-16T12:39:00Z">
        <w:r>
          <w:rPr>
            <w:rFonts w:asciiTheme="minorHAnsi" w:hAnsiTheme="minorHAnsi" w:cstheme="minorHAnsi"/>
          </w:rPr>
          <w:t>)</w:t>
        </w:r>
      </w:ins>
      <w:ins w:id="657" w:author="Vrushali Karla" w:date="2018-11-16T12:40:00Z">
        <w:r>
          <w:rPr>
            <w:rFonts w:asciiTheme="minorHAnsi" w:hAnsiTheme="minorHAnsi" w:cstheme="minorHAnsi"/>
          </w:rPr>
          <w:t xml:space="preserve"> (for this below mentioned fields are mandatory</w:t>
        </w:r>
      </w:ins>
    </w:p>
    <w:p w14:paraId="79985C52" w14:textId="77777777" w:rsidR="004E52D7" w:rsidRDefault="004E52D7" w:rsidP="004E52D7">
      <w:pPr>
        <w:pStyle w:val="ListParagraph"/>
        <w:numPr>
          <w:ilvl w:val="0"/>
          <w:numId w:val="109"/>
        </w:numPr>
        <w:rPr>
          <w:ins w:id="658" w:author="Vrushali Karla" w:date="2018-11-16T12:41:00Z"/>
          <w:rFonts w:asciiTheme="minorHAnsi" w:hAnsiTheme="minorHAnsi" w:cstheme="minorHAnsi"/>
        </w:rPr>
        <w:pPrChange w:id="659" w:author="Vrushali Karla" w:date="2018-11-16T12:35:00Z">
          <w:pPr>
            <w:ind w:left="1440"/>
          </w:pPr>
        </w:pPrChange>
      </w:pPr>
      <w:ins w:id="660" w:author="Vrushali Karla" w:date="2018-11-16T12:40:00Z">
        <w:r>
          <w:rPr>
            <w:rFonts w:asciiTheme="minorHAnsi" w:hAnsiTheme="minorHAnsi" w:cstheme="minorHAnsi"/>
          </w:rPr>
          <w:t>Port No:</w:t>
        </w:r>
      </w:ins>
      <w:ins w:id="661" w:author="Vrushali Karla" w:date="2018-11-16T12:41:00Z">
        <w:r>
          <w:rPr>
            <w:rFonts w:asciiTheme="minorHAnsi" w:hAnsiTheme="minorHAnsi" w:cstheme="minorHAnsi"/>
          </w:rPr>
          <w:t xml:space="preserve"> 4444</w:t>
        </w:r>
      </w:ins>
    </w:p>
    <w:p w14:paraId="651AA668" w14:textId="77777777" w:rsidR="004E52D7" w:rsidRPr="007D46F5" w:rsidRDefault="004E52D7" w:rsidP="004E52D7">
      <w:pPr>
        <w:pStyle w:val="ListParagraph"/>
        <w:numPr>
          <w:ilvl w:val="0"/>
          <w:numId w:val="109"/>
        </w:numPr>
        <w:rPr>
          <w:ins w:id="662" w:author="Vrushali Karla" w:date="2018-11-16T12:41:00Z"/>
          <w:rFonts w:asciiTheme="minorHAnsi" w:hAnsiTheme="minorHAnsi" w:cstheme="minorHAnsi"/>
        </w:rPr>
      </w:pPr>
      <w:ins w:id="663" w:author="Vrushali Karla" w:date="2018-11-16T12:41:00Z">
        <w:r w:rsidRPr="007D46F5">
          <w:rPr>
            <w:rFonts w:asciiTheme="minorHAnsi" w:hAnsiTheme="minorHAnsi" w:cstheme="minorHAnsi"/>
          </w:rPr>
          <w:t>Mention the "Parallel thread count" as one of the value from 1 to 9.</w:t>
        </w:r>
      </w:ins>
    </w:p>
    <w:p w14:paraId="4A6EBDEB" w14:textId="77777777" w:rsidR="004E52D7" w:rsidRPr="007D46F5" w:rsidRDefault="004E52D7" w:rsidP="004E52D7">
      <w:pPr>
        <w:pStyle w:val="ListParagraph"/>
        <w:numPr>
          <w:ilvl w:val="0"/>
          <w:numId w:val="109"/>
        </w:numPr>
        <w:rPr>
          <w:ins w:id="664" w:author="Vrushali Karla" w:date="2018-11-16T12:41:00Z"/>
          <w:rFonts w:asciiTheme="minorHAnsi" w:hAnsiTheme="minorHAnsi" w:cstheme="minorHAnsi"/>
        </w:rPr>
      </w:pPr>
      <w:ins w:id="665" w:author="Vrushali Karla" w:date="2018-11-16T12:41:00Z">
        <w:r w:rsidRPr="007D46F5">
          <w:rPr>
            <w:rFonts w:asciiTheme="minorHAnsi" w:hAnsiTheme="minorHAnsi" w:cstheme="minorHAnsi"/>
          </w:rPr>
          <w:t>Mention the Hub IP Address</w:t>
        </w:r>
        <w:r>
          <w:rPr>
            <w:rFonts w:asciiTheme="minorHAnsi" w:hAnsiTheme="minorHAnsi" w:cstheme="minorHAnsi"/>
          </w:rPr>
          <w:t xml:space="preserve"> where your grid is running </w:t>
        </w:r>
      </w:ins>
    </w:p>
    <w:p w14:paraId="1578CDEB" w14:textId="77777777" w:rsidR="004E52D7" w:rsidRPr="00834F3F" w:rsidRDefault="004E52D7" w:rsidP="004E52D7">
      <w:pPr>
        <w:jc w:val="center"/>
        <w:rPr>
          <w:ins w:id="666" w:author="Vrushali Karla" w:date="2018-11-16T12:21:00Z"/>
          <w:rFonts w:asciiTheme="minorHAnsi" w:hAnsiTheme="minorHAnsi" w:cstheme="minorHAnsi"/>
          <w:rPrChange w:id="667" w:author="Vrushali Karla" w:date="2018-11-16T12:35:00Z">
            <w:rPr>
              <w:ins w:id="668" w:author="Vrushali Karla" w:date="2018-11-16T12:21:00Z"/>
            </w:rPr>
          </w:rPrChange>
        </w:rPr>
        <w:pPrChange w:id="669" w:author="Vrushali Karla" w:date="2018-11-16T13:59:00Z">
          <w:pPr>
            <w:ind w:left="1440"/>
          </w:pPr>
        </w:pPrChange>
      </w:pPr>
      <w:r>
        <w:rPr>
          <w:noProof/>
          <w:lang w:val="en-US" w:bidi="ar-SA"/>
        </w:rPr>
        <w:lastRenderedPageBreak/>
        <w:drawing>
          <wp:inline distT="0" distB="0" distL="0" distR="0" wp14:anchorId="7FD16128" wp14:editId="1E892CE6">
            <wp:extent cx="5943600" cy="6209665"/>
            <wp:effectExtent l="19050" t="19050" r="19050" b="196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6209665"/>
                    </a:xfrm>
                    <a:prstGeom prst="rect">
                      <a:avLst/>
                    </a:prstGeom>
                    <a:ln>
                      <a:solidFill>
                        <a:schemeClr val="accent1"/>
                      </a:solidFill>
                    </a:ln>
                  </pic:spPr>
                </pic:pic>
              </a:graphicData>
            </a:graphic>
          </wp:inline>
        </w:drawing>
      </w:r>
    </w:p>
    <w:p w14:paraId="56807946" w14:textId="77777777" w:rsidR="004E52D7" w:rsidRDefault="004E52D7" w:rsidP="004E52D7">
      <w:pPr>
        <w:pStyle w:val="ListParagraph"/>
        <w:numPr>
          <w:ilvl w:val="0"/>
          <w:numId w:val="108"/>
        </w:numPr>
        <w:rPr>
          <w:ins w:id="670" w:author="Vrushali Karla" w:date="2018-11-16T12:20:00Z"/>
          <w:rFonts w:asciiTheme="minorHAnsi" w:hAnsiTheme="minorHAnsi" w:cstheme="minorHAnsi"/>
        </w:rPr>
        <w:pPrChange w:id="671" w:author="Vrushali Karla" w:date="2018-11-16T12:34:00Z">
          <w:pPr>
            <w:ind w:left="1440"/>
          </w:pPr>
        </w:pPrChange>
      </w:pPr>
      <w:ins w:id="672" w:author="Vrushali Karla" w:date="2018-11-16T12:17:00Z">
        <w:r>
          <w:rPr>
            <w:rFonts w:asciiTheme="minorHAnsi" w:hAnsiTheme="minorHAnsi" w:cstheme="minorHAnsi"/>
          </w:rPr>
          <w:t xml:space="preserve">Automatic hub node setup </w:t>
        </w:r>
      </w:ins>
      <w:ins w:id="673" w:author="Vrushali Karla" w:date="2018-11-16T12:19:00Z">
        <w:r>
          <w:rPr>
            <w:rFonts w:asciiTheme="minorHAnsi" w:hAnsiTheme="minorHAnsi" w:cstheme="minorHAnsi"/>
          </w:rPr>
          <w:t>through framework</w:t>
        </w:r>
      </w:ins>
      <w:ins w:id="674" w:author="Vrushali Karla" w:date="2018-11-16T12:18:00Z">
        <w:r>
          <w:rPr>
            <w:rFonts w:asciiTheme="minorHAnsi" w:hAnsiTheme="minorHAnsi" w:cstheme="minorHAnsi"/>
          </w:rPr>
          <w:t xml:space="preserve">, by mentioning </w:t>
        </w:r>
      </w:ins>
      <w:ins w:id="675" w:author="Vrushali Karla" w:date="2018-11-16T12:52:00Z">
        <w:r>
          <w:rPr>
            <w:rFonts w:asciiTheme="minorHAnsi" w:hAnsiTheme="minorHAnsi" w:cstheme="minorHAnsi"/>
          </w:rPr>
          <w:t xml:space="preserve">details as Step </w:t>
        </w:r>
      </w:ins>
      <w:ins w:id="676" w:author="Vrushali Karla" w:date="2018-11-16T12:53:00Z">
        <w:r>
          <w:rPr>
            <w:rFonts w:asciiTheme="minorHAnsi" w:hAnsiTheme="minorHAnsi" w:cstheme="minorHAnsi"/>
          </w:rPr>
          <w:t xml:space="preserve">7 , this </w:t>
        </w:r>
      </w:ins>
      <w:ins w:id="677" w:author="Vrushali Karla" w:date="2018-11-16T12:18:00Z">
        <w:r>
          <w:rPr>
            <w:rFonts w:asciiTheme="minorHAnsi" w:hAnsiTheme="minorHAnsi" w:cstheme="minorHAnsi"/>
          </w:rPr>
          <w:t>is applicable to Windows OS or Windows platform</w:t>
        </w:r>
      </w:ins>
      <w:ins w:id="678" w:author="Vrushali Karla" w:date="2018-11-16T12:20:00Z">
        <w:r>
          <w:rPr>
            <w:rFonts w:asciiTheme="minorHAnsi" w:hAnsiTheme="minorHAnsi" w:cstheme="minorHAnsi"/>
          </w:rPr>
          <w:t xml:space="preserve"> only</w:t>
        </w:r>
      </w:ins>
      <w:ins w:id="679" w:author="Vrushali Karla" w:date="2018-11-16T12:18:00Z">
        <w:r>
          <w:rPr>
            <w:rFonts w:asciiTheme="minorHAnsi" w:hAnsiTheme="minorHAnsi" w:cstheme="minorHAnsi"/>
          </w:rPr>
          <w:t xml:space="preserve">, </w:t>
        </w:r>
      </w:ins>
      <w:ins w:id="680" w:author="Vrushali Karla" w:date="2018-11-20T13:44:00Z">
        <w:r>
          <w:rPr>
            <w:rFonts w:asciiTheme="minorHAnsi" w:hAnsiTheme="minorHAnsi" w:cstheme="minorHAnsi"/>
          </w:rPr>
          <w:t>and this</w:t>
        </w:r>
      </w:ins>
      <w:ins w:id="681" w:author="Vrushali Karla" w:date="2018-11-16T12:18:00Z">
        <w:r>
          <w:rPr>
            <w:rFonts w:asciiTheme="minorHAnsi" w:hAnsiTheme="minorHAnsi" w:cstheme="minorHAnsi"/>
          </w:rPr>
          <w:t xml:space="preserve"> is </w:t>
        </w:r>
      </w:ins>
      <w:ins w:id="682" w:author="Vrushali Karla" w:date="2018-11-16T12:19:00Z">
        <w:r>
          <w:rPr>
            <w:rFonts w:asciiTheme="minorHAnsi" w:hAnsiTheme="minorHAnsi" w:cstheme="minorHAnsi"/>
          </w:rPr>
          <w:t xml:space="preserve">not </w:t>
        </w:r>
      </w:ins>
      <w:ins w:id="683" w:author="Vrushali Karla" w:date="2018-11-16T12:20:00Z">
        <w:r>
          <w:rPr>
            <w:rFonts w:asciiTheme="minorHAnsi" w:hAnsiTheme="minorHAnsi" w:cstheme="minorHAnsi"/>
          </w:rPr>
          <w:t>done for Linux or Ubuntu platform.</w:t>
        </w:r>
      </w:ins>
    </w:p>
    <w:p w14:paraId="19B96885" w14:textId="77777777" w:rsidR="004E52D7" w:rsidRPr="00841081" w:rsidDel="0067533C" w:rsidRDefault="004E52D7" w:rsidP="004E52D7">
      <w:pPr>
        <w:pStyle w:val="ListParagraph"/>
        <w:numPr>
          <w:ilvl w:val="0"/>
          <w:numId w:val="108"/>
        </w:numPr>
        <w:rPr>
          <w:del w:id="684" w:author="Vrushali Karla" w:date="2018-11-16T13:40:00Z"/>
          <w:rFonts w:asciiTheme="minorHAnsi" w:hAnsiTheme="minorHAnsi" w:cstheme="minorHAnsi"/>
          <w:rPrChange w:id="685" w:author="Vrushali Karla" w:date="2018-11-16T12:17:00Z">
            <w:rPr>
              <w:del w:id="686" w:author="Vrushali Karla" w:date="2018-11-16T13:40:00Z"/>
            </w:rPr>
          </w:rPrChange>
        </w:rPr>
        <w:pPrChange w:id="687" w:author="Vrushali Karla" w:date="2018-11-16T12:34:00Z">
          <w:pPr>
            <w:ind w:left="1440"/>
          </w:pPr>
        </w:pPrChange>
      </w:pPr>
    </w:p>
    <w:p w14:paraId="78EB73FB" w14:textId="77777777" w:rsidR="004E52D7" w:rsidRDefault="004E52D7" w:rsidP="004E52D7">
      <w:pPr>
        <w:rPr>
          <w:rFonts w:asciiTheme="minorHAnsi" w:hAnsiTheme="minorHAnsi" w:cstheme="minorHAnsi"/>
          <w:b/>
          <w:bCs/>
        </w:rPr>
      </w:pPr>
      <w:r>
        <w:rPr>
          <w:rFonts w:asciiTheme="minorHAnsi" w:hAnsiTheme="minorHAnsi" w:cstheme="minorHAnsi"/>
          <w:b/>
          <w:bCs/>
        </w:rPr>
        <w:t>                Optional Fields:</w:t>
      </w:r>
    </w:p>
    <w:p w14:paraId="7BCD50D4" w14:textId="77777777" w:rsidR="004E52D7" w:rsidRDefault="004E52D7" w:rsidP="004E52D7">
      <w:pPr>
        <w:pStyle w:val="ListParagraph"/>
        <w:numPr>
          <w:ilvl w:val="0"/>
          <w:numId w:val="108"/>
        </w:numPr>
        <w:rPr>
          <w:rFonts w:asciiTheme="minorHAnsi" w:hAnsiTheme="minorHAnsi" w:cstheme="minorHAnsi"/>
        </w:rPr>
        <w:pPrChange w:id="688" w:author="Vrushali Karla" w:date="2018-11-16T12:34:00Z">
          <w:pPr>
            <w:pStyle w:val="ListParagraph"/>
            <w:numPr>
              <w:numId w:val="16"/>
            </w:numPr>
            <w:ind w:left="1440" w:hanging="360"/>
          </w:pPr>
        </w:pPrChange>
      </w:pPr>
      <w:r>
        <w:rPr>
          <w:rFonts w:asciiTheme="minorHAnsi" w:hAnsiTheme="minorHAnsi" w:cstheme="minorHAnsi"/>
        </w:rPr>
        <w:t>Mention the "Test data location" where you have placed the test data of the automation tests.</w:t>
      </w:r>
    </w:p>
    <w:p w14:paraId="0EA2BD8B" w14:textId="77777777" w:rsidR="004E52D7" w:rsidRDefault="004E52D7" w:rsidP="004E52D7">
      <w:pPr>
        <w:ind w:left="1080"/>
        <w:rPr>
          <w:rFonts w:asciiTheme="minorHAnsi" w:hAnsiTheme="minorHAnsi" w:cstheme="minorHAnsi"/>
        </w:rPr>
      </w:pPr>
      <w:r>
        <w:rPr>
          <w:rFonts w:asciiTheme="minorHAnsi" w:hAnsiTheme="minorHAnsi" w:cstheme="minorHAnsi"/>
          <w:b/>
          <w:bCs/>
        </w:rPr>
        <w:lastRenderedPageBreak/>
        <w:t>Note:</w:t>
      </w:r>
      <w:r>
        <w:rPr>
          <w:rFonts w:asciiTheme="minorHAnsi" w:hAnsiTheme="minorHAnsi" w:cstheme="minorHAnsi"/>
        </w:rPr>
        <w:t xml:space="preserve"> If Parallel is selected as "Yes" but hub, node, username and password is not provided then execution will on local machine without Hub/Node setup.</w:t>
      </w:r>
    </w:p>
    <w:p w14:paraId="144E3FF6" w14:textId="77777777" w:rsidR="004E52D7" w:rsidRPr="00A35831" w:rsidRDefault="004E52D7" w:rsidP="004E52D7">
      <w:pPr>
        <w:ind w:left="1080"/>
        <w:rPr>
          <w:rFonts w:asciiTheme="minorHAnsi" w:hAnsiTheme="minorHAnsi" w:cstheme="minorHAnsi"/>
          <w:bCs/>
        </w:rPr>
      </w:pPr>
      <w:r w:rsidRPr="00A35831">
        <w:rPr>
          <w:rFonts w:asciiTheme="minorHAnsi" w:hAnsiTheme="minorHAnsi" w:cstheme="minorHAnsi"/>
          <w:bCs/>
        </w:rPr>
        <w:t>Once added all the required fields in "Execution Parameters" and "Web UI Testing" tabs, click "Generate Execution Run Config File" to start execution of test cases for WebUI.</w:t>
      </w:r>
    </w:p>
    <w:p w14:paraId="18F87844" w14:textId="77777777" w:rsidR="004E52D7" w:rsidRPr="00A35831" w:rsidRDefault="004E52D7" w:rsidP="004E52D7">
      <w:pPr>
        <w:jc w:val="center"/>
        <w:rPr>
          <w:rFonts w:asciiTheme="minorHAnsi" w:hAnsiTheme="minorHAnsi" w:cstheme="minorHAnsi"/>
          <w:bCs/>
        </w:rPr>
        <w:pPrChange w:id="689" w:author="Vrushali Karla" w:date="2018-11-16T12:11:00Z">
          <w:pPr/>
        </w:pPrChange>
      </w:pPr>
    </w:p>
    <w:p w14:paraId="0F2A8F83" w14:textId="77777777" w:rsidR="004E52D7" w:rsidRDefault="004E52D7" w:rsidP="004E52D7">
      <w:pPr>
        <w:rPr>
          <w:rFonts w:asciiTheme="minorHAnsi" w:hAnsiTheme="minorHAnsi" w:cstheme="minorHAnsi"/>
        </w:rPr>
      </w:pPr>
    </w:p>
    <w:p w14:paraId="6ED06104" w14:textId="77777777" w:rsidR="004E52D7" w:rsidRPr="007D46F5" w:rsidRDefault="004E52D7" w:rsidP="004E52D7">
      <w:pPr>
        <w:ind w:firstLine="432"/>
      </w:pPr>
    </w:p>
    <w:p w14:paraId="4B26BAC8" w14:textId="77777777" w:rsidR="004E52D7" w:rsidRPr="00A35831" w:rsidRDefault="004E52D7" w:rsidP="004E52D7">
      <w:pPr>
        <w:pStyle w:val="Heading5"/>
        <w:numPr>
          <w:ilvl w:val="2"/>
          <w:numId w:val="1"/>
        </w:numPr>
        <w:ind w:left="720"/>
        <w:rPr>
          <w:rFonts w:cs="Calibri"/>
          <w:b/>
          <w:noProof/>
          <w:color w:val="000000"/>
          <w:spacing w:val="-2"/>
        </w:rPr>
      </w:pPr>
      <w:r w:rsidRPr="007D46F5">
        <w:rPr>
          <w:rFonts w:asciiTheme="minorHAnsi" w:hAnsiTheme="minorHAnsi" w:cs="Calibri"/>
          <w:noProof/>
          <w:color w:val="000000"/>
          <w:spacing w:val="-2"/>
        </w:rPr>
        <w:br w:type="page"/>
      </w:r>
      <w:r w:rsidRPr="00B7769F">
        <w:rPr>
          <w:rFonts w:asciiTheme="minorHAnsi" w:hAnsiTheme="minorHAnsi" w:cstheme="minorHAnsi"/>
          <w:noProof/>
        </w:rPr>
        <w:lastRenderedPageBreak/>
        <w:t>Database Testing tab</w:t>
      </w:r>
    </w:p>
    <w:p w14:paraId="27D86CE4" w14:textId="77777777" w:rsidR="004E52D7" w:rsidDel="00802B05" w:rsidRDefault="004E52D7" w:rsidP="004E52D7">
      <w:pPr>
        <w:spacing w:before="0" w:after="0" w:line="240" w:lineRule="auto"/>
        <w:rPr>
          <w:del w:id="690" w:author="Vrushali Karla" w:date="2018-11-16T14:00:00Z"/>
          <w:rFonts w:asciiTheme="minorHAnsi" w:hAnsiTheme="minorHAnsi" w:cs="Calibri"/>
          <w:noProof/>
          <w:color w:val="000000"/>
          <w:spacing w:val="-2"/>
        </w:rPr>
      </w:pPr>
    </w:p>
    <w:p w14:paraId="34D61F53" w14:textId="77777777" w:rsidR="004E52D7" w:rsidDel="00802B05" w:rsidRDefault="004E52D7" w:rsidP="004E52D7">
      <w:pPr>
        <w:spacing w:before="0" w:after="0" w:line="240" w:lineRule="auto"/>
        <w:rPr>
          <w:del w:id="691" w:author="Vrushali Karla" w:date="2018-11-16T14:00:00Z"/>
          <w:rFonts w:asciiTheme="minorHAnsi" w:hAnsiTheme="minorHAnsi" w:cs="Calibri"/>
          <w:noProof/>
          <w:color w:val="000000"/>
          <w:spacing w:val="-2"/>
        </w:rPr>
      </w:pPr>
    </w:p>
    <w:p w14:paraId="157C8B59" w14:textId="77777777" w:rsidR="004E52D7" w:rsidRPr="007D46F5" w:rsidRDefault="004E52D7" w:rsidP="004E52D7">
      <w:pPr>
        <w:spacing w:before="0" w:after="0" w:line="240" w:lineRule="auto"/>
        <w:jc w:val="center"/>
        <w:rPr>
          <w:rFonts w:asciiTheme="minorHAnsi" w:hAnsiTheme="minorHAnsi" w:cs="Calibri"/>
          <w:noProof/>
          <w:color w:val="000000"/>
          <w:spacing w:val="-2"/>
        </w:rPr>
        <w:pPrChange w:id="692" w:author="Vrushali Karla" w:date="2018-11-16T14:00:00Z">
          <w:pPr>
            <w:spacing w:before="0" w:after="0" w:line="240" w:lineRule="auto"/>
          </w:pPr>
        </w:pPrChange>
      </w:pPr>
      <w:r>
        <w:rPr>
          <w:noProof/>
          <w:lang w:val="en-US" w:bidi="ar-SA"/>
        </w:rPr>
        <w:drawing>
          <wp:inline distT="0" distB="0" distL="0" distR="0" wp14:anchorId="0F8C46A7" wp14:editId="137F3901">
            <wp:extent cx="5943600" cy="6209665"/>
            <wp:effectExtent l="19050" t="19050" r="19050"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6209665"/>
                    </a:xfrm>
                    <a:prstGeom prst="rect">
                      <a:avLst/>
                    </a:prstGeom>
                    <a:ln>
                      <a:solidFill>
                        <a:schemeClr val="accent1"/>
                      </a:solidFill>
                    </a:ln>
                  </pic:spPr>
                </pic:pic>
              </a:graphicData>
            </a:graphic>
          </wp:inline>
        </w:drawing>
      </w:r>
    </w:p>
    <w:p w14:paraId="65FA80CA" w14:textId="77777777" w:rsidR="004E52D7" w:rsidRDefault="004E52D7" w:rsidP="004E52D7">
      <w:pPr>
        <w:spacing w:before="0" w:after="0" w:line="240" w:lineRule="auto"/>
        <w:rPr>
          <w:rFonts w:asciiTheme="minorHAnsi" w:hAnsiTheme="minorHAnsi" w:cs="Calibri"/>
          <w:noProof/>
          <w:color w:val="000000"/>
          <w:spacing w:val="-2"/>
        </w:rPr>
      </w:pPr>
    </w:p>
    <w:p w14:paraId="562BACB5" w14:textId="77777777" w:rsidR="004E52D7" w:rsidRDefault="004E52D7" w:rsidP="004E52D7">
      <w:pPr>
        <w:rPr>
          <w:rFonts w:asciiTheme="minorHAnsi" w:hAnsiTheme="minorHAnsi" w:cstheme="minorHAnsi"/>
        </w:rPr>
      </w:pPr>
      <w:r>
        <w:rPr>
          <w:rFonts w:asciiTheme="minorHAnsi" w:hAnsiTheme="minorHAnsi" w:cstheme="minorHAnsi"/>
        </w:rPr>
        <w:t>If "Database" is selected as a test type then go to the "Database Testing" tab.</w:t>
      </w:r>
    </w:p>
    <w:p w14:paraId="648D8819" w14:textId="77777777" w:rsidR="004E52D7" w:rsidRDefault="004E52D7" w:rsidP="004E52D7">
      <w:pPr>
        <w:rPr>
          <w:rFonts w:asciiTheme="minorHAnsi" w:hAnsiTheme="minorHAnsi" w:cstheme="minorHAnsi"/>
          <w:b/>
          <w:bCs/>
        </w:rPr>
      </w:pPr>
      <w:r>
        <w:rPr>
          <w:rFonts w:asciiTheme="minorHAnsi" w:hAnsiTheme="minorHAnsi" w:cstheme="minorHAnsi"/>
          <w:b/>
          <w:bCs/>
        </w:rPr>
        <w:t>Mandatory Fields:</w:t>
      </w:r>
    </w:p>
    <w:p w14:paraId="24AB19F3" w14:textId="77777777" w:rsidR="004E52D7" w:rsidRDefault="004E52D7" w:rsidP="004E52D7">
      <w:pPr>
        <w:ind w:firstLine="720"/>
        <w:rPr>
          <w:rFonts w:asciiTheme="minorHAnsi" w:hAnsiTheme="minorHAnsi" w:cstheme="minorHAnsi"/>
        </w:rPr>
      </w:pPr>
      <w:r>
        <w:rPr>
          <w:rFonts w:asciiTheme="minorHAnsi" w:hAnsiTheme="minorHAnsi" w:cstheme="minorHAnsi"/>
          <w:b/>
          <w:bCs/>
        </w:rPr>
        <w:t>Data Sources:</w:t>
      </w:r>
      <w:r>
        <w:rPr>
          <w:rFonts w:asciiTheme="minorHAnsi" w:hAnsiTheme="minorHAnsi" w:cstheme="minorHAnsi"/>
        </w:rPr>
        <w:t xml:space="preserve"> </w:t>
      </w:r>
    </w:p>
    <w:p w14:paraId="530F4436" w14:textId="77777777" w:rsidR="004E52D7" w:rsidRDefault="004E52D7" w:rsidP="004E52D7">
      <w:pPr>
        <w:pStyle w:val="ListParagraph"/>
        <w:numPr>
          <w:ilvl w:val="0"/>
          <w:numId w:val="108"/>
        </w:numPr>
        <w:rPr>
          <w:rFonts w:asciiTheme="minorHAnsi" w:hAnsiTheme="minorHAnsi" w:cstheme="minorHAnsi"/>
        </w:rPr>
        <w:pPrChange w:id="693" w:author="Vrushali Karla" w:date="2018-11-16T12:34:00Z">
          <w:pPr>
            <w:pStyle w:val="ListParagraph"/>
            <w:numPr>
              <w:numId w:val="16"/>
            </w:numPr>
            <w:ind w:left="1440" w:hanging="360"/>
          </w:pPr>
        </w:pPrChange>
      </w:pPr>
      <w:r>
        <w:rPr>
          <w:rFonts w:asciiTheme="minorHAnsi" w:hAnsiTheme="minorHAnsi" w:cstheme="minorHAnsi"/>
        </w:rPr>
        <w:t xml:space="preserve">It will display the data from "appConfig.ini" uploaded through "Config file location" from "Execution Parameters" </w:t>
      </w:r>
    </w:p>
    <w:p w14:paraId="0BB8A9A8" w14:textId="77777777" w:rsidR="004E52D7" w:rsidRDefault="004E52D7" w:rsidP="004E52D7">
      <w:pPr>
        <w:pStyle w:val="ListParagraph"/>
        <w:numPr>
          <w:ilvl w:val="0"/>
          <w:numId w:val="108"/>
        </w:numPr>
        <w:rPr>
          <w:rFonts w:asciiTheme="minorHAnsi" w:hAnsiTheme="minorHAnsi" w:cstheme="minorHAnsi"/>
        </w:rPr>
        <w:pPrChange w:id="694" w:author="Vrushali Karla" w:date="2018-11-16T12:34:00Z">
          <w:pPr>
            <w:pStyle w:val="ListParagraph"/>
            <w:numPr>
              <w:numId w:val="16"/>
            </w:numPr>
            <w:ind w:left="1440" w:hanging="360"/>
          </w:pPr>
        </w:pPrChange>
      </w:pPr>
      <w:r w:rsidRPr="00EE36E4">
        <w:rPr>
          <w:rFonts w:asciiTheme="minorHAnsi" w:hAnsiTheme="minorHAnsi" w:cstheme="minorHAnsi"/>
        </w:rPr>
        <w:lastRenderedPageBreak/>
        <w:t xml:space="preserve"> This section will  be having entries for Database Type, Data Provider, Section Key and checkbox for each entry present in the section.</w:t>
      </w:r>
    </w:p>
    <w:p w14:paraId="465143EF" w14:textId="77777777" w:rsidR="004E52D7" w:rsidRPr="00EE36E4" w:rsidRDefault="004E52D7" w:rsidP="004E52D7">
      <w:pPr>
        <w:pStyle w:val="ListParagraph"/>
        <w:numPr>
          <w:ilvl w:val="0"/>
          <w:numId w:val="108"/>
        </w:numPr>
        <w:rPr>
          <w:rFonts w:asciiTheme="minorHAnsi" w:hAnsiTheme="minorHAnsi" w:cstheme="minorHAnsi"/>
        </w:rPr>
        <w:pPrChange w:id="695" w:author="Vrushali Karla" w:date="2018-11-16T12:34:00Z">
          <w:pPr>
            <w:pStyle w:val="ListParagraph"/>
            <w:numPr>
              <w:numId w:val="16"/>
            </w:numPr>
            <w:ind w:left="1440" w:hanging="360"/>
          </w:pPr>
        </w:pPrChange>
      </w:pPr>
      <w:r w:rsidRPr="00EE36E4">
        <w:rPr>
          <w:rFonts w:asciiTheme="minorHAnsi" w:hAnsiTheme="minorHAnsi" w:cstheme="minorHAnsi"/>
        </w:rPr>
        <w:t xml:space="preserve"> Select the checkbox for the   corresponding combination of Database Type and Data Provider you need to require for Database tests.</w:t>
      </w:r>
    </w:p>
    <w:p w14:paraId="36A8009D" w14:textId="77777777" w:rsidR="004E52D7" w:rsidRDefault="004E52D7" w:rsidP="004E52D7">
      <w:pPr>
        <w:pStyle w:val="ListParagraph"/>
        <w:numPr>
          <w:ilvl w:val="0"/>
          <w:numId w:val="108"/>
        </w:numPr>
        <w:rPr>
          <w:rFonts w:asciiTheme="minorHAnsi" w:hAnsiTheme="minorHAnsi" w:cstheme="minorHAnsi"/>
        </w:rPr>
        <w:pPrChange w:id="696" w:author="Vrushali Karla" w:date="2018-11-16T12:34:00Z">
          <w:pPr>
            <w:pStyle w:val="ListParagraph"/>
            <w:numPr>
              <w:numId w:val="16"/>
            </w:numPr>
            <w:ind w:left="1440" w:hanging="360"/>
          </w:pPr>
        </w:pPrChange>
      </w:pPr>
      <w:r>
        <w:rPr>
          <w:rFonts w:asciiTheme="minorHAnsi" w:hAnsiTheme="minorHAnsi" w:cstheme="minorHAnsi"/>
        </w:rPr>
        <w:t>Select the respective "Test groups to include" from given dropdown which you have targeted for execution.</w:t>
      </w:r>
    </w:p>
    <w:p w14:paraId="662C6A3D" w14:textId="77777777" w:rsidR="004E52D7" w:rsidRDefault="004E52D7" w:rsidP="004E52D7">
      <w:pPr>
        <w:rPr>
          <w:rFonts w:asciiTheme="minorHAnsi" w:hAnsiTheme="minorHAnsi" w:cstheme="minorHAnsi"/>
          <w:b/>
          <w:bCs/>
        </w:rPr>
      </w:pPr>
      <w:r>
        <w:rPr>
          <w:rFonts w:asciiTheme="minorHAnsi" w:hAnsiTheme="minorHAnsi" w:cstheme="minorHAnsi"/>
          <w:b/>
          <w:bCs/>
        </w:rPr>
        <w:t>                Optional Fields:</w:t>
      </w:r>
    </w:p>
    <w:p w14:paraId="50F492E1" w14:textId="77777777" w:rsidR="004E52D7" w:rsidRDefault="004E52D7" w:rsidP="004E52D7">
      <w:pPr>
        <w:pStyle w:val="ListParagraph"/>
        <w:numPr>
          <w:ilvl w:val="0"/>
          <w:numId w:val="108"/>
        </w:numPr>
        <w:rPr>
          <w:rFonts w:asciiTheme="minorHAnsi" w:hAnsiTheme="minorHAnsi" w:cstheme="minorHAnsi"/>
        </w:rPr>
        <w:pPrChange w:id="697" w:author="Vrushali Karla" w:date="2018-11-16T12:34:00Z">
          <w:pPr>
            <w:pStyle w:val="ListParagraph"/>
            <w:numPr>
              <w:numId w:val="16"/>
            </w:numPr>
            <w:ind w:left="1440" w:hanging="360"/>
          </w:pPr>
        </w:pPrChange>
      </w:pPr>
      <w:r>
        <w:rPr>
          <w:rFonts w:asciiTheme="minorHAnsi" w:hAnsiTheme="minorHAnsi" w:cstheme="minorHAnsi"/>
        </w:rPr>
        <w:t>Mention the "Test data location" where you have placed the test data of the automation tests.</w:t>
      </w:r>
    </w:p>
    <w:p w14:paraId="51B3B115" w14:textId="77777777" w:rsidR="004E52D7" w:rsidRDefault="004E52D7" w:rsidP="004E52D7">
      <w:pPr>
        <w:pStyle w:val="ListParagraph"/>
        <w:ind w:left="1080"/>
        <w:rPr>
          <w:rFonts w:asciiTheme="minorHAnsi" w:hAnsiTheme="minorHAnsi" w:cstheme="minorHAnsi"/>
        </w:rPr>
      </w:pPr>
    </w:p>
    <w:p w14:paraId="759D4951" w14:textId="77777777" w:rsidR="004E52D7" w:rsidRDefault="004E52D7" w:rsidP="004E52D7">
      <w:pPr>
        <w:pStyle w:val="ListParagraph"/>
        <w:numPr>
          <w:ilvl w:val="0"/>
          <w:numId w:val="108"/>
        </w:numPr>
        <w:rPr>
          <w:rFonts w:asciiTheme="minorHAnsi" w:hAnsiTheme="minorHAnsi" w:cstheme="minorHAnsi"/>
        </w:rPr>
        <w:pPrChange w:id="698" w:author="Vrushali Karla" w:date="2018-11-16T12:34:00Z">
          <w:pPr>
            <w:pStyle w:val="ListParagraph"/>
            <w:numPr>
              <w:numId w:val="16"/>
            </w:numPr>
            <w:ind w:left="1440" w:hanging="360"/>
          </w:pPr>
        </w:pPrChange>
      </w:pPr>
      <w:r>
        <w:rPr>
          <w:rFonts w:asciiTheme="minorHAnsi" w:hAnsiTheme="minorHAnsi" w:cstheme="minorHAnsi"/>
        </w:rPr>
        <w:t>If "Set parallel run" is selected as "Yes":</w:t>
      </w:r>
    </w:p>
    <w:p w14:paraId="2E12AEB3" w14:textId="77777777" w:rsidR="004E52D7" w:rsidRPr="00524747" w:rsidRDefault="004E52D7" w:rsidP="004E52D7">
      <w:pPr>
        <w:pStyle w:val="ListParagraph"/>
        <w:numPr>
          <w:ilvl w:val="0"/>
          <w:numId w:val="19"/>
        </w:numPr>
        <w:rPr>
          <w:rFonts w:asciiTheme="minorHAnsi" w:hAnsiTheme="minorHAnsi" w:cstheme="minorHAnsi"/>
        </w:rPr>
      </w:pPr>
      <w:r w:rsidRPr="00524747">
        <w:rPr>
          <w:rFonts w:asciiTheme="minorHAnsi" w:hAnsiTheme="minorHAnsi" w:cstheme="minorHAnsi"/>
        </w:rPr>
        <w:t>Select the "Parallel at" support as either "Tests" or "Methods".</w:t>
      </w:r>
    </w:p>
    <w:p w14:paraId="1DC4CFB0" w14:textId="77777777" w:rsidR="004E52D7" w:rsidRPr="00524747" w:rsidRDefault="004E52D7" w:rsidP="004E52D7">
      <w:pPr>
        <w:pStyle w:val="ListParagraph"/>
        <w:numPr>
          <w:ilvl w:val="0"/>
          <w:numId w:val="19"/>
        </w:numPr>
        <w:rPr>
          <w:rFonts w:asciiTheme="minorHAnsi" w:hAnsiTheme="minorHAnsi" w:cstheme="minorHAnsi"/>
        </w:rPr>
      </w:pPr>
      <w:r w:rsidRPr="00524747">
        <w:rPr>
          <w:rFonts w:asciiTheme="minorHAnsi" w:hAnsiTheme="minorHAnsi" w:cstheme="minorHAnsi"/>
        </w:rPr>
        <w:t>Mention the "Parallel thread count" as one of the value from 1 to 9.</w:t>
      </w:r>
    </w:p>
    <w:p w14:paraId="2260516E" w14:textId="77777777" w:rsidR="004E52D7" w:rsidDel="00857B81" w:rsidRDefault="004E52D7" w:rsidP="004E52D7">
      <w:pPr>
        <w:rPr>
          <w:del w:id="699" w:author="Vrushali Karla" w:date="2018-11-16T14:01:00Z"/>
          <w:rFonts w:asciiTheme="minorHAnsi" w:hAnsiTheme="minorHAnsi" w:cstheme="minorHAnsi"/>
        </w:rPr>
      </w:pPr>
    </w:p>
    <w:p w14:paraId="6420AF2B" w14:textId="77777777" w:rsidR="004E52D7" w:rsidRDefault="004E52D7" w:rsidP="004E52D7">
      <w:pPr>
        <w:pStyle w:val="ListParagraph"/>
        <w:numPr>
          <w:ilvl w:val="0"/>
          <w:numId w:val="108"/>
        </w:numPr>
        <w:rPr>
          <w:rFonts w:asciiTheme="minorHAnsi" w:hAnsiTheme="minorHAnsi" w:cstheme="minorHAnsi"/>
        </w:rPr>
        <w:pPrChange w:id="700" w:author="Vrushali Karla" w:date="2018-11-16T12:34:00Z">
          <w:pPr>
            <w:pStyle w:val="ListParagraph"/>
            <w:numPr>
              <w:numId w:val="16"/>
            </w:numPr>
            <w:ind w:left="1440" w:hanging="360"/>
          </w:pPr>
        </w:pPrChange>
      </w:pPr>
      <w:r>
        <w:rPr>
          <w:rFonts w:asciiTheme="minorHAnsi" w:hAnsiTheme="minorHAnsi" w:cstheme="minorHAnsi"/>
        </w:rPr>
        <w:t>If "Set parallel run" is selected as "No":</w:t>
      </w:r>
    </w:p>
    <w:p w14:paraId="54ECE607" w14:textId="77777777" w:rsidR="004E52D7" w:rsidRDefault="004E52D7" w:rsidP="004E52D7">
      <w:pPr>
        <w:pStyle w:val="ListParagraph"/>
        <w:numPr>
          <w:ilvl w:val="0"/>
          <w:numId w:val="19"/>
        </w:numPr>
        <w:rPr>
          <w:rFonts w:asciiTheme="minorHAnsi" w:hAnsiTheme="minorHAnsi" w:cstheme="minorHAnsi"/>
        </w:rPr>
      </w:pPr>
      <w:r>
        <w:rPr>
          <w:rFonts w:asciiTheme="minorHAnsi" w:hAnsiTheme="minorHAnsi" w:cstheme="minorHAnsi"/>
        </w:rPr>
        <w:t>"Parallel at" and "Parallel thread count" will be disabled.</w:t>
      </w:r>
    </w:p>
    <w:p w14:paraId="1F41797B" w14:textId="77777777" w:rsidR="004E52D7" w:rsidRDefault="004E52D7" w:rsidP="004E52D7">
      <w:pPr>
        <w:pStyle w:val="ListParagraph"/>
        <w:ind w:left="1080"/>
        <w:rPr>
          <w:rFonts w:asciiTheme="minorHAnsi" w:hAnsiTheme="minorHAnsi" w:cstheme="minorHAnsi"/>
        </w:rPr>
      </w:pPr>
    </w:p>
    <w:p w14:paraId="2DDE1C7B" w14:textId="77777777" w:rsidR="004E52D7" w:rsidRDefault="004E52D7" w:rsidP="004E52D7">
      <w:pPr>
        <w:pStyle w:val="ListParagraph"/>
        <w:numPr>
          <w:ilvl w:val="0"/>
          <w:numId w:val="108"/>
        </w:numPr>
        <w:rPr>
          <w:rFonts w:asciiTheme="minorHAnsi" w:hAnsiTheme="minorHAnsi" w:cstheme="minorHAnsi"/>
        </w:rPr>
        <w:pPrChange w:id="701" w:author="Vrushali Karla" w:date="2018-11-16T12:34:00Z">
          <w:pPr>
            <w:pStyle w:val="ListParagraph"/>
            <w:numPr>
              <w:numId w:val="16"/>
            </w:numPr>
            <w:ind w:left="1440" w:hanging="360"/>
          </w:pPr>
        </w:pPrChange>
      </w:pPr>
      <w:r>
        <w:rPr>
          <w:rFonts w:asciiTheme="minorHAnsi" w:hAnsiTheme="minorHAnsi" w:cstheme="minorHAnsi"/>
        </w:rPr>
        <w:t xml:space="preserve">Once added all the required fields in "Execution Parameters" and "Database Testing" tabs,  click "Generate Execution Run Config File" to start execution of test cases for </w:t>
      </w:r>
      <w:r w:rsidRPr="00524747">
        <w:rPr>
          <w:rFonts w:asciiTheme="minorHAnsi" w:hAnsiTheme="minorHAnsi" w:cstheme="minorHAnsi"/>
        </w:rPr>
        <w:t>Database</w:t>
      </w:r>
      <w:r>
        <w:rPr>
          <w:rFonts w:asciiTheme="minorHAnsi" w:hAnsiTheme="minorHAnsi" w:cstheme="minorHAnsi"/>
        </w:rPr>
        <w:t>.</w:t>
      </w:r>
    </w:p>
    <w:p w14:paraId="3CF76862" w14:textId="77777777" w:rsidR="004E52D7" w:rsidRDefault="004E52D7" w:rsidP="004E52D7">
      <w:pPr>
        <w:spacing w:before="0" w:after="0" w:line="240" w:lineRule="auto"/>
        <w:rPr>
          <w:rFonts w:asciiTheme="minorHAnsi" w:hAnsiTheme="minorHAnsi" w:cs="Calibri"/>
          <w:noProof/>
          <w:color w:val="000000"/>
          <w:spacing w:val="-2"/>
        </w:rPr>
      </w:pPr>
    </w:p>
    <w:p w14:paraId="7A6C5F4D" w14:textId="77777777" w:rsidR="004E52D7" w:rsidRDefault="004E52D7" w:rsidP="004E52D7">
      <w:pPr>
        <w:spacing w:before="0" w:after="0" w:line="240" w:lineRule="auto"/>
        <w:rPr>
          <w:rFonts w:asciiTheme="minorHAnsi" w:hAnsiTheme="minorHAnsi" w:cs="Calibri"/>
          <w:noProof/>
          <w:color w:val="000000"/>
          <w:spacing w:val="-2"/>
        </w:rPr>
      </w:pPr>
    </w:p>
    <w:p w14:paraId="2A90F5CD" w14:textId="77777777" w:rsidR="004E52D7" w:rsidRDefault="004E52D7" w:rsidP="004E52D7">
      <w:pPr>
        <w:spacing w:before="0" w:after="0" w:line="240" w:lineRule="auto"/>
        <w:rPr>
          <w:rFonts w:asciiTheme="minorHAnsi" w:hAnsiTheme="minorHAnsi" w:cs="Calibri"/>
          <w:noProof/>
          <w:color w:val="000000"/>
          <w:spacing w:val="-2"/>
        </w:rPr>
      </w:pPr>
    </w:p>
    <w:p w14:paraId="16327172" w14:textId="77777777" w:rsidR="004E52D7" w:rsidRDefault="004E52D7" w:rsidP="004E52D7">
      <w:pPr>
        <w:spacing w:before="0" w:after="0" w:line="240" w:lineRule="auto"/>
        <w:rPr>
          <w:rFonts w:asciiTheme="minorHAnsi" w:hAnsiTheme="minorHAnsi" w:cs="Calibri"/>
          <w:noProof/>
          <w:color w:val="000000"/>
          <w:spacing w:val="-2"/>
        </w:rPr>
      </w:pPr>
    </w:p>
    <w:p w14:paraId="2836F031" w14:textId="77777777" w:rsidR="004E52D7" w:rsidRDefault="004E52D7" w:rsidP="004E52D7">
      <w:pPr>
        <w:spacing w:before="0" w:after="0" w:line="240" w:lineRule="auto"/>
        <w:rPr>
          <w:rFonts w:asciiTheme="minorHAnsi" w:hAnsiTheme="minorHAnsi" w:cs="Calibri"/>
          <w:noProof/>
          <w:color w:val="000000"/>
          <w:spacing w:val="-2"/>
        </w:rPr>
      </w:pPr>
    </w:p>
    <w:p w14:paraId="5EA9501B" w14:textId="77777777" w:rsidR="004E52D7" w:rsidRDefault="004E52D7" w:rsidP="004E52D7">
      <w:pPr>
        <w:spacing w:before="0" w:after="0" w:line="240" w:lineRule="auto"/>
        <w:rPr>
          <w:rFonts w:asciiTheme="minorHAnsi" w:hAnsiTheme="minorHAnsi" w:cs="Calibri"/>
          <w:noProof/>
          <w:color w:val="000000"/>
          <w:spacing w:val="-2"/>
        </w:rPr>
      </w:pPr>
    </w:p>
    <w:p w14:paraId="20730084" w14:textId="77777777" w:rsidR="004E52D7" w:rsidRDefault="004E52D7" w:rsidP="004E52D7">
      <w:pPr>
        <w:spacing w:before="0" w:after="0" w:line="240" w:lineRule="auto"/>
        <w:rPr>
          <w:rFonts w:asciiTheme="minorHAnsi" w:hAnsiTheme="minorHAnsi" w:cs="Calibri"/>
          <w:noProof/>
          <w:color w:val="000000"/>
          <w:spacing w:val="-2"/>
        </w:rPr>
      </w:pPr>
    </w:p>
    <w:p w14:paraId="76E78039" w14:textId="77777777" w:rsidR="004E52D7" w:rsidRDefault="004E52D7" w:rsidP="004E52D7">
      <w:pPr>
        <w:spacing w:before="0" w:after="0" w:line="240" w:lineRule="auto"/>
        <w:rPr>
          <w:rFonts w:asciiTheme="minorHAnsi" w:hAnsiTheme="minorHAnsi" w:cs="Calibri"/>
          <w:noProof/>
          <w:color w:val="000000"/>
          <w:spacing w:val="-2"/>
        </w:rPr>
      </w:pPr>
    </w:p>
    <w:p w14:paraId="2A2EF45C" w14:textId="77777777" w:rsidR="004E52D7" w:rsidRDefault="004E52D7" w:rsidP="004E52D7">
      <w:pPr>
        <w:spacing w:before="0" w:after="0" w:line="240" w:lineRule="auto"/>
        <w:rPr>
          <w:rFonts w:asciiTheme="minorHAnsi" w:hAnsiTheme="minorHAnsi" w:cs="Calibri"/>
          <w:noProof/>
          <w:color w:val="000000"/>
          <w:spacing w:val="-2"/>
        </w:rPr>
      </w:pPr>
    </w:p>
    <w:p w14:paraId="66612564" w14:textId="77777777" w:rsidR="004E52D7" w:rsidRDefault="004E52D7" w:rsidP="004E52D7">
      <w:pPr>
        <w:spacing w:before="0" w:after="0" w:line="240" w:lineRule="auto"/>
        <w:rPr>
          <w:rFonts w:asciiTheme="minorHAnsi" w:hAnsiTheme="minorHAnsi" w:cs="Calibri"/>
          <w:noProof/>
          <w:color w:val="000000"/>
          <w:spacing w:val="-2"/>
        </w:rPr>
      </w:pPr>
    </w:p>
    <w:p w14:paraId="37E46178" w14:textId="77777777" w:rsidR="004E52D7" w:rsidRDefault="004E52D7" w:rsidP="004E52D7">
      <w:pPr>
        <w:spacing w:before="0" w:after="0" w:line="240" w:lineRule="auto"/>
        <w:rPr>
          <w:rFonts w:asciiTheme="minorHAnsi" w:hAnsiTheme="minorHAnsi" w:cs="Calibri"/>
          <w:noProof/>
          <w:color w:val="000000"/>
          <w:spacing w:val="-2"/>
        </w:rPr>
      </w:pPr>
    </w:p>
    <w:p w14:paraId="4F7C00E6" w14:textId="77777777" w:rsidR="004E52D7" w:rsidRDefault="004E52D7" w:rsidP="004E52D7">
      <w:pPr>
        <w:spacing w:before="0" w:after="0" w:line="240" w:lineRule="auto"/>
        <w:rPr>
          <w:rFonts w:asciiTheme="minorHAnsi" w:hAnsiTheme="minorHAnsi" w:cs="Calibri"/>
          <w:noProof/>
          <w:color w:val="000000"/>
          <w:spacing w:val="-2"/>
        </w:rPr>
      </w:pPr>
    </w:p>
    <w:p w14:paraId="633B5C42" w14:textId="77777777" w:rsidR="004E52D7" w:rsidRDefault="004E52D7" w:rsidP="004E52D7">
      <w:pPr>
        <w:spacing w:before="0" w:after="0" w:line="240" w:lineRule="auto"/>
        <w:rPr>
          <w:rFonts w:asciiTheme="minorHAnsi" w:hAnsiTheme="minorHAnsi" w:cs="Calibri"/>
          <w:noProof/>
          <w:color w:val="000000"/>
          <w:spacing w:val="-2"/>
        </w:rPr>
      </w:pPr>
    </w:p>
    <w:p w14:paraId="774F2E9C" w14:textId="77777777" w:rsidR="004E52D7" w:rsidRDefault="004E52D7" w:rsidP="004E52D7">
      <w:pPr>
        <w:spacing w:before="0" w:after="0" w:line="240" w:lineRule="auto"/>
        <w:rPr>
          <w:rFonts w:asciiTheme="minorHAnsi" w:hAnsiTheme="minorHAnsi" w:cs="Calibri"/>
          <w:noProof/>
          <w:color w:val="000000"/>
          <w:spacing w:val="-2"/>
        </w:rPr>
      </w:pPr>
    </w:p>
    <w:p w14:paraId="33BC0052" w14:textId="77777777" w:rsidR="004E52D7" w:rsidRDefault="004E52D7" w:rsidP="004E52D7">
      <w:pPr>
        <w:spacing w:before="0" w:after="0" w:line="240" w:lineRule="auto"/>
        <w:rPr>
          <w:rFonts w:asciiTheme="minorHAnsi" w:hAnsiTheme="minorHAnsi" w:cs="Calibri"/>
          <w:noProof/>
          <w:color w:val="000000"/>
          <w:spacing w:val="-2"/>
        </w:rPr>
      </w:pPr>
    </w:p>
    <w:p w14:paraId="4E652820" w14:textId="77777777" w:rsidR="004E52D7" w:rsidRDefault="004E52D7" w:rsidP="004E52D7">
      <w:pPr>
        <w:spacing w:before="0" w:after="0" w:line="240" w:lineRule="auto"/>
        <w:rPr>
          <w:rFonts w:asciiTheme="minorHAnsi" w:hAnsiTheme="minorHAnsi" w:cs="Calibri"/>
          <w:noProof/>
          <w:color w:val="000000"/>
          <w:spacing w:val="-2"/>
        </w:rPr>
      </w:pPr>
    </w:p>
    <w:p w14:paraId="19C12167" w14:textId="77777777" w:rsidR="004E52D7" w:rsidRDefault="004E52D7" w:rsidP="004E52D7">
      <w:pPr>
        <w:spacing w:before="0" w:after="0" w:line="240" w:lineRule="auto"/>
        <w:rPr>
          <w:rFonts w:asciiTheme="minorHAnsi" w:hAnsiTheme="minorHAnsi" w:cs="Calibri"/>
          <w:noProof/>
          <w:color w:val="000000"/>
          <w:spacing w:val="-2"/>
        </w:rPr>
      </w:pPr>
    </w:p>
    <w:p w14:paraId="212B34BA"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119281EA" w14:textId="77777777" w:rsidR="004E52D7" w:rsidRPr="00B7769F" w:rsidRDefault="004E52D7" w:rsidP="004E52D7">
      <w:pPr>
        <w:pStyle w:val="Heading5"/>
        <w:numPr>
          <w:ilvl w:val="2"/>
          <w:numId w:val="1"/>
        </w:numPr>
        <w:ind w:left="720"/>
        <w:rPr>
          <w:rFonts w:asciiTheme="minorHAnsi" w:hAnsiTheme="minorHAnsi" w:cstheme="minorHAnsi"/>
          <w:noProof/>
        </w:rPr>
      </w:pPr>
      <w:r w:rsidRPr="00B7769F">
        <w:rPr>
          <w:rFonts w:asciiTheme="minorHAnsi" w:hAnsiTheme="minorHAnsi" w:cstheme="minorHAnsi"/>
          <w:noProof/>
        </w:rPr>
        <w:lastRenderedPageBreak/>
        <w:t>API Testing tab</w:t>
      </w:r>
    </w:p>
    <w:p w14:paraId="3C8EA648" w14:textId="77777777" w:rsidR="004E52D7" w:rsidRDefault="004E52D7" w:rsidP="004E52D7">
      <w:ins w:id="702" w:author="Vrushali Karla" w:date="2018-11-16T13:58:00Z">
        <w:r w:rsidRPr="00DE6CD9">
          <w:rPr>
            <w:noProof/>
            <w:lang w:val="en-US" w:bidi="ar-SA"/>
          </w:rPr>
          <w:t xml:space="preserve"> </w:t>
        </w:r>
      </w:ins>
      <w:r>
        <w:rPr>
          <w:noProof/>
          <w:lang w:val="en-US" w:bidi="ar-SA"/>
        </w:rPr>
        <w:drawing>
          <wp:inline distT="0" distB="0" distL="0" distR="0" wp14:anchorId="12BAA805" wp14:editId="1DCC7454">
            <wp:extent cx="5943600" cy="6209665"/>
            <wp:effectExtent l="19050" t="19050" r="19050"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6209665"/>
                    </a:xfrm>
                    <a:prstGeom prst="rect">
                      <a:avLst/>
                    </a:prstGeom>
                    <a:ln>
                      <a:solidFill>
                        <a:schemeClr val="accent1"/>
                      </a:solidFill>
                    </a:ln>
                  </pic:spPr>
                </pic:pic>
              </a:graphicData>
            </a:graphic>
          </wp:inline>
        </w:drawing>
      </w:r>
    </w:p>
    <w:p w14:paraId="478DDB71" w14:textId="77777777" w:rsidR="004E52D7" w:rsidRDefault="004E52D7" w:rsidP="004E52D7">
      <w:pPr>
        <w:rPr>
          <w:rFonts w:asciiTheme="minorHAnsi" w:hAnsiTheme="minorHAnsi" w:cstheme="minorHAnsi"/>
        </w:rPr>
      </w:pPr>
      <w:r>
        <w:rPr>
          <w:rFonts w:asciiTheme="minorHAnsi" w:hAnsiTheme="minorHAnsi" w:cstheme="minorHAnsi"/>
        </w:rPr>
        <w:t>If "API" is selected as a test type then go to the "API Testing" tab.</w:t>
      </w:r>
    </w:p>
    <w:p w14:paraId="28285C3D" w14:textId="77777777" w:rsidR="004E52D7" w:rsidRDefault="004E52D7" w:rsidP="004E52D7">
      <w:pPr>
        <w:rPr>
          <w:rFonts w:asciiTheme="minorHAnsi" w:hAnsiTheme="minorHAnsi" w:cstheme="minorHAnsi"/>
          <w:b/>
          <w:bCs/>
        </w:rPr>
      </w:pPr>
      <w:r>
        <w:rPr>
          <w:rFonts w:asciiTheme="minorHAnsi" w:hAnsiTheme="minorHAnsi" w:cstheme="minorHAnsi"/>
          <w:b/>
          <w:bCs/>
        </w:rPr>
        <w:t>               Mandatory Fields:</w:t>
      </w:r>
    </w:p>
    <w:p w14:paraId="2F675000" w14:textId="77777777" w:rsidR="004E52D7" w:rsidRPr="00524747" w:rsidRDefault="004E52D7" w:rsidP="004E52D7">
      <w:pPr>
        <w:pStyle w:val="ListParagraph"/>
        <w:numPr>
          <w:ilvl w:val="0"/>
          <w:numId w:val="20"/>
        </w:numPr>
        <w:rPr>
          <w:rFonts w:asciiTheme="minorHAnsi" w:hAnsiTheme="minorHAnsi" w:cstheme="minorHAnsi"/>
        </w:rPr>
      </w:pPr>
      <w:r w:rsidRPr="00524747">
        <w:rPr>
          <w:rFonts w:asciiTheme="minorHAnsi" w:hAnsiTheme="minorHAnsi" w:cstheme="minorHAnsi"/>
        </w:rPr>
        <w:t>Select the corresponding "API Environment to run" for API from the given dropdown required for API tests.</w:t>
      </w:r>
    </w:p>
    <w:p w14:paraId="2974E08D" w14:textId="77777777" w:rsidR="004E52D7" w:rsidRDefault="004E52D7" w:rsidP="004E52D7">
      <w:pPr>
        <w:pStyle w:val="ListParagraph"/>
        <w:numPr>
          <w:ilvl w:val="0"/>
          <w:numId w:val="20"/>
        </w:numPr>
        <w:rPr>
          <w:rFonts w:asciiTheme="minorHAnsi" w:hAnsiTheme="minorHAnsi" w:cstheme="minorHAnsi"/>
        </w:rPr>
      </w:pPr>
      <w:r>
        <w:rPr>
          <w:rFonts w:asciiTheme="minorHAnsi" w:hAnsiTheme="minorHAnsi" w:cstheme="minorHAnsi"/>
        </w:rPr>
        <w:t>Select the respective "Test groups to include" from given dropdown which you have targeted for execution.</w:t>
      </w:r>
    </w:p>
    <w:p w14:paraId="03D73ED1" w14:textId="77777777" w:rsidR="004E52D7" w:rsidRDefault="004E52D7" w:rsidP="004E52D7">
      <w:pPr>
        <w:rPr>
          <w:rFonts w:asciiTheme="minorHAnsi" w:hAnsiTheme="minorHAnsi" w:cstheme="minorHAnsi"/>
        </w:rPr>
      </w:pPr>
    </w:p>
    <w:p w14:paraId="7391973D" w14:textId="77777777" w:rsidR="004E52D7" w:rsidRDefault="004E52D7" w:rsidP="004E52D7">
      <w:pPr>
        <w:rPr>
          <w:rFonts w:asciiTheme="minorHAnsi" w:hAnsiTheme="minorHAnsi" w:cstheme="minorHAnsi"/>
          <w:b/>
          <w:bCs/>
        </w:rPr>
      </w:pPr>
      <w:r>
        <w:rPr>
          <w:rFonts w:asciiTheme="minorHAnsi" w:hAnsiTheme="minorHAnsi" w:cstheme="minorHAnsi"/>
          <w:b/>
          <w:bCs/>
        </w:rPr>
        <w:t>                Optional Fields:</w:t>
      </w:r>
    </w:p>
    <w:p w14:paraId="3363EBA8" w14:textId="77777777" w:rsidR="004E52D7" w:rsidRDefault="004E52D7" w:rsidP="004E52D7">
      <w:pPr>
        <w:pStyle w:val="ListParagraph"/>
        <w:numPr>
          <w:ilvl w:val="0"/>
          <w:numId w:val="20"/>
        </w:numPr>
        <w:rPr>
          <w:rFonts w:asciiTheme="minorHAnsi" w:hAnsiTheme="minorHAnsi" w:cstheme="minorHAnsi"/>
        </w:rPr>
      </w:pPr>
      <w:r>
        <w:rPr>
          <w:rFonts w:asciiTheme="minorHAnsi" w:hAnsiTheme="minorHAnsi" w:cstheme="minorHAnsi"/>
        </w:rPr>
        <w:t>Mention the "Test data location" where you have placed the test data of the automation tests.</w:t>
      </w:r>
    </w:p>
    <w:p w14:paraId="1B546679" w14:textId="77777777" w:rsidR="004E52D7" w:rsidRDefault="004E52D7" w:rsidP="004E52D7">
      <w:pPr>
        <w:pStyle w:val="ListParagraph"/>
        <w:ind w:left="1440"/>
        <w:rPr>
          <w:rFonts w:asciiTheme="minorHAnsi" w:hAnsiTheme="minorHAnsi" w:cstheme="minorHAnsi"/>
        </w:rPr>
      </w:pPr>
    </w:p>
    <w:p w14:paraId="0FEBECA7" w14:textId="77777777" w:rsidR="004E52D7" w:rsidRDefault="004E52D7" w:rsidP="004E52D7">
      <w:pPr>
        <w:pStyle w:val="ListParagraph"/>
        <w:numPr>
          <w:ilvl w:val="0"/>
          <w:numId w:val="20"/>
        </w:numPr>
        <w:rPr>
          <w:rFonts w:asciiTheme="minorHAnsi" w:hAnsiTheme="minorHAnsi" w:cstheme="minorHAnsi"/>
        </w:rPr>
      </w:pPr>
      <w:r>
        <w:rPr>
          <w:rFonts w:asciiTheme="minorHAnsi" w:hAnsiTheme="minorHAnsi" w:cstheme="minorHAnsi"/>
        </w:rPr>
        <w:t>If "Set parallel run" is selected as "Yes":</w:t>
      </w:r>
    </w:p>
    <w:p w14:paraId="68E27B16" w14:textId="77777777" w:rsidR="004E52D7" w:rsidRPr="00524747" w:rsidRDefault="004E52D7" w:rsidP="004E52D7">
      <w:pPr>
        <w:pStyle w:val="ListParagraph"/>
        <w:numPr>
          <w:ilvl w:val="0"/>
          <w:numId w:val="21"/>
        </w:numPr>
        <w:rPr>
          <w:rFonts w:asciiTheme="minorHAnsi" w:hAnsiTheme="minorHAnsi" w:cstheme="minorHAnsi"/>
        </w:rPr>
      </w:pPr>
      <w:r w:rsidRPr="00524747">
        <w:rPr>
          <w:rFonts w:asciiTheme="minorHAnsi" w:hAnsiTheme="minorHAnsi" w:cstheme="minorHAnsi"/>
        </w:rPr>
        <w:t>Select the "Parallel at" support as either "Tests" or "Methods".</w:t>
      </w:r>
    </w:p>
    <w:p w14:paraId="5398F294" w14:textId="77777777" w:rsidR="004E52D7" w:rsidRPr="00524747" w:rsidRDefault="004E52D7" w:rsidP="004E52D7">
      <w:pPr>
        <w:pStyle w:val="ListParagraph"/>
        <w:numPr>
          <w:ilvl w:val="0"/>
          <w:numId w:val="21"/>
        </w:numPr>
        <w:rPr>
          <w:rFonts w:asciiTheme="minorHAnsi" w:hAnsiTheme="minorHAnsi" w:cstheme="minorHAnsi"/>
        </w:rPr>
      </w:pPr>
      <w:r w:rsidRPr="00524747">
        <w:rPr>
          <w:rFonts w:asciiTheme="minorHAnsi" w:hAnsiTheme="minorHAnsi" w:cstheme="minorHAnsi"/>
        </w:rPr>
        <w:t>Mention the "Parallel thread count" as one of the value from 1 to 9.</w:t>
      </w:r>
    </w:p>
    <w:p w14:paraId="2D9EEDB6" w14:textId="77777777" w:rsidR="004E52D7" w:rsidDel="00501B84" w:rsidRDefault="004E52D7" w:rsidP="004E52D7">
      <w:pPr>
        <w:rPr>
          <w:del w:id="703" w:author="Vrushali Karla" w:date="2018-11-16T14:02:00Z"/>
          <w:rFonts w:asciiTheme="minorHAnsi" w:hAnsiTheme="minorHAnsi" w:cstheme="minorHAnsi"/>
        </w:rPr>
      </w:pPr>
    </w:p>
    <w:p w14:paraId="45121FB5" w14:textId="77777777" w:rsidR="004E52D7" w:rsidRDefault="004E52D7" w:rsidP="004E52D7">
      <w:pPr>
        <w:pStyle w:val="ListParagraph"/>
        <w:numPr>
          <w:ilvl w:val="0"/>
          <w:numId w:val="20"/>
        </w:numPr>
        <w:rPr>
          <w:rFonts w:asciiTheme="minorHAnsi" w:hAnsiTheme="minorHAnsi" w:cstheme="minorHAnsi"/>
        </w:rPr>
      </w:pPr>
      <w:r>
        <w:rPr>
          <w:rFonts w:asciiTheme="minorHAnsi" w:hAnsiTheme="minorHAnsi" w:cstheme="minorHAnsi"/>
        </w:rPr>
        <w:t>If "Set parallel run" is selected as "No":</w:t>
      </w:r>
    </w:p>
    <w:p w14:paraId="63572C42" w14:textId="77777777" w:rsidR="004E52D7" w:rsidRDefault="004E52D7" w:rsidP="004E52D7">
      <w:pPr>
        <w:pStyle w:val="ListParagraph"/>
        <w:numPr>
          <w:ilvl w:val="0"/>
          <w:numId w:val="21"/>
        </w:numPr>
        <w:rPr>
          <w:rFonts w:asciiTheme="minorHAnsi" w:hAnsiTheme="minorHAnsi" w:cstheme="minorHAnsi"/>
        </w:rPr>
      </w:pPr>
      <w:r>
        <w:rPr>
          <w:rFonts w:asciiTheme="minorHAnsi" w:hAnsiTheme="minorHAnsi" w:cstheme="minorHAnsi"/>
        </w:rPr>
        <w:t>"Parallel at" and "Parallel thread count" will be disabled.</w:t>
      </w:r>
    </w:p>
    <w:p w14:paraId="2249C116" w14:textId="77777777" w:rsidR="004E52D7" w:rsidRDefault="004E52D7" w:rsidP="004E52D7">
      <w:pPr>
        <w:pStyle w:val="ListParagraph"/>
        <w:ind w:left="1440"/>
        <w:rPr>
          <w:rFonts w:asciiTheme="minorHAnsi" w:hAnsiTheme="minorHAnsi" w:cstheme="minorHAnsi"/>
        </w:rPr>
      </w:pPr>
    </w:p>
    <w:p w14:paraId="02812C0F" w14:textId="77777777" w:rsidR="004E52D7" w:rsidRDefault="004E52D7" w:rsidP="004E52D7">
      <w:pPr>
        <w:pStyle w:val="ListParagraph"/>
        <w:numPr>
          <w:ilvl w:val="0"/>
          <w:numId w:val="20"/>
        </w:numPr>
        <w:rPr>
          <w:rFonts w:asciiTheme="minorHAnsi" w:hAnsiTheme="minorHAnsi" w:cstheme="minorHAnsi"/>
        </w:rPr>
      </w:pPr>
      <w:r>
        <w:rPr>
          <w:rFonts w:asciiTheme="minorHAnsi" w:hAnsiTheme="minorHAnsi" w:cstheme="minorHAnsi"/>
        </w:rPr>
        <w:t xml:space="preserve">Once added all the required fields in "Execution Parameters" and "API Testing" tabs, click "Generate Execution Run Config File" to start execution of test cases for </w:t>
      </w:r>
      <w:r w:rsidRPr="00524747">
        <w:rPr>
          <w:rFonts w:asciiTheme="minorHAnsi" w:hAnsiTheme="minorHAnsi" w:cstheme="minorHAnsi"/>
        </w:rPr>
        <w:t>API</w:t>
      </w:r>
      <w:r>
        <w:rPr>
          <w:rFonts w:asciiTheme="minorHAnsi" w:hAnsiTheme="minorHAnsi" w:cstheme="minorHAnsi"/>
        </w:rPr>
        <w:t>.</w:t>
      </w:r>
    </w:p>
    <w:p w14:paraId="3083DE5E" w14:textId="77777777" w:rsidR="004E52D7" w:rsidRPr="00524747" w:rsidRDefault="004E52D7" w:rsidP="004E52D7"/>
    <w:p w14:paraId="4DF6885A" w14:textId="77777777" w:rsidR="004E52D7" w:rsidRDefault="004E52D7" w:rsidP="004E52D7">
      <w:pPr>
        <w:spacing w:before="0" w:after="0" w:line="240" w:lineRule="auto"/>
        <w:rPr>
          <w:rFonts w:asciiTheme="minorHAnsi" w:hAnsiTheme="minorHAnsi" w:cs="Calibri"/>
          <w:noProof/>
          <w:color w:val="000000"/>
          <w:spacing w:val="-2"/>
        </w:rPr>
      </w:pPr>
    </w:p>
    <w:p w14:paraId="05D9CB20"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0F5249B8" w14:textId="77777777" w:rsidR="004E52D7" w:rsidRPr="00B7769F" w:rsidRDefault="004E52D7" w:rsidP="004E52D7">
      <w:pPr>
        <w:pStyle w:val="Heading5"/>
        <w:numPr>
          <w:ilvl w:val="2"/>
          <w:numId w:val="1"/>
        </w:numPr>
        <w:ind w:left="720"/>
        <w:rPr>
          <w:rFonts w:asciiTheme="minorHAnsi" w:hAnsiTheme="minorHAnsi" w:cstheme="minorHAnsi"/>
          <w:noProof/>
        </w:rPr>
      </w:pPr>
      <w:r w:rsidRPr="00B7769F">
        <w:rPr>
          <w:rFonts w:asciiTheme="minorHAnsi" w:hAnsiTheme="minorHAnsi" w:cstheme="minorHAnsi"/>
          <w:noProof/>
        </w:rPr>
        <w:lastRenderedPageBreak/>
        <w:t>Mobile Testing tab</w:t>
      </w:r>
    </w:p>
    <w:p w14:paraId="62E2C912" w14:textId="77777777" w:rsidR="004E52D7" w:rsidRPr="004D73FE" w:rsidDel="00DC77B1" w:rsidRDefault="004E52D7" w:rsidP="004E52D7">
      <w:pPr>
        <w:rPr>
          <w:del w:id="704" w:author="Vrushali Karla" w:date="2018-11-16T14:28:00Z"/>
        </w:rPr>
      </w:pPr>
      <w:ins w:id="705" w:author="Vrushali Karla" w:date="2018-11-16T14:03:00Z">
        <w:r w:rsidRPr="003A2722">
          <w:rPr>
            <w:noProof/>
            <w:lang w:val="en-US" w:bidi="ar-SA"/>
          </w:rPr>
          <w:t xml:space="preserve"> </w:t>
        </w:r>
      </w:ins>
      <w:r>
        <w:rPr>
          <w:noProof/>
          <w:lang w:val="en-US" w:bidi="ar-SA"/>
        </w:rPr>
        <w:drawing>
          <wp:inline distT="0" distB="0" distL="0" distR="0" wp14:anchorId="479769F2" wp14:editId="16C841EF">
            <wp:extent cx="5943600" cy="6209665"/>
            <wp:effectExtent l="19050" t="19050" r="19050" b="196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6209665"/>
                    </a:xfrm>
                    <a:prstGeom prst="rect">
                      <a:avLst/>
                    </a:prstGeom>
                    <a:ln>
                      <a:solidFill>
                        <a:schemeClr val="accent1"/>
                      </a:solidFill>
                    </a:ln>
                  </pic:spPr>
                </pic:pic>
              </a:graphicData>
            </a:graphic>
          </wp:inline>
        </w:drawing>
      </w:r>
    </w:p>
    <w:p w14:paraId="31489E58" w14:textId="77777777" w:rsidR="004E52D7" w:rsidRPr="002E4336" w:rsidRDefault="004E52D7" w:rsidP="004E52D7">
      <w:r>
        <w:rPr>
          <w:rFonts w:asciiTheme="minorHAnsi" w:hAnsiTheme="minorHAnsi" w:cstheme="minorHAnsi"/>
        </w:rPr>
        <w:t>If "Mobile" is selected as a test type then go to the "Mobile Testing" tab.</w:t>
      </w:r>
    </w:p>
    <w:p w14:paraId="49EF5189" w14:textId="77777777" w:rsidR="004E52D7" w:rsidRDefault="004E52D7" w:rsidP="004E52D7">
      <w:pPr>
        <w:rPr>
          <w:rFonts w:asciiTheme="minorHAnsi" w:hAnsiTheme="minorHAnsi" w:cstheme="minorHAnsi"/>
          <w:b/>
          <w:bCs/>
        </w:rPr>
      </w:pPr>
      <w:r>
        <w:rPr>
          <w:rFonts w:asciiTheme="minorHAnsi" w:hAnsiTheme="minorHAnsi" w:cstheme="minorHAnsi"/>
          <w:b/>
          <w:bCs/>
        </w:rPr>
        <w:t>     Mandatory Fields</w:t>
      </w:r>
      <w:ins w:id="706" w:author="Vrushali Karla" w:date="2018-11-16T14:03:00Z">
        <w:r>
          <w:rPr>
            <w:rFonts w:asciiTheme="minorHAnsi" w:hAnsiTheme="minorHAnsi" w:cstheme="minorHAnsi"/>
            <w:b/>
            <w:bCs/>
          </w:rPr>
          <w:t xml:space="preserve"> for mobile Web application</w:t>
        </w:r>
      </w:ins>
      <w:ins w:id="707" w:author="Vrushali Karla" w:date="2018-11-16T14:07:00Z">
        <w:r>
          <w:rPr>
            <w:rFonts w:asciiTheme="minorHAnsi" w:hAnsiTheme="minorHAnsi" w:cstheme="minorHAnsi"/>
            <w:b/>
            <w:bCs/>
          </w:rPr>
          <w:t xml:space="preserve"> tests</w:t>
        </w:r>
      </w:ins>
      <w:r>
        <w:rPr>
          <w:rFonts w:asciiTheme="minorHAnsi" w:hAnsiTheme="minorHAnsi" w:cstheme="minorHAnsi"/>
          <w:b/>
          <w:bCs/>
        </w:rPr>
        <w:t>:</w:t>
      </w:r>
    </w:p>
    <w:p w14:paraId="7D17DE1E" w14:textId="77777777" w:rsidR="004E52D7" w:rsidRPr="00025AAA" w:rsidRDefault="004E52D7" w:rsidP="004E52D7">
      <w:pPr>
        <w:pStyle w:val="ListParagraph"/>
        <w:numPr>
          <w:ilvl w:val="0"/>
          <w:numId w:val="22"/>
        </w:numPr>
        <w:rPr>
          <w:rFonts w:asciiTheme="minorHAnsi" w:hAnsiTheme="minorHAnsi" w:cstheme="minorHAnsi"/>
        </w:rPr>
      </w:pPr>
      <w:r w:rsidRPr="00025AAA">
        <w:rPr>
          <w:rFonts w:asciiTheme="minorHAnsi" w:hAnsiTheme="minorHAnsi" w:cstheme="minorHAnsi"/>
        </w:rPr>
        <w:t xml:space="preserve">Mention the Mobile Base URL of </w:t>
      </w:r>
      <w:del w:id="708" w:author="Vrushali Karla" w:date="2018-11-16T14:03:00Z">
        <w:r w:rsidRPr="00025AAA" w:rsidDel="003A2722">
          <w:rPr>
            <w:rFonts w:asciiTheme="minorHAnsi" w:hAnsiTheme="minorHAnsi" w:cstheme="minorHAnsi"/>
          </w:rPr>
          <w:delText xml:space="preserve">the </w:delText>
        </w:r>
      </w:del>
      <w:ins w:id="709" w:author="Vrushali Karla" w:date="2018-11-16T14:03:00Z">
        <w:r>
          <w:rPr>
            <w:rFonts w:asciiTheme="minorHAnsi" w:hAnsiTheme="minorHAnsi" w:cstheme="minorHAnsi"/>
          </w:rPr>
          <w:t xml:space="preserve">web application </w:t>
        </w:r>
      </w:ins>
      <w:r w:rsidRPr="00025AAA">
        <w:rPr>
          <w:rFonts w:asciiTheme="minorHAnsi" w:hAnsiTheme="minorHAnsi" w:cstheme="minorHAnsi"/>
        </w:rPr>
        <w:t>automation tests</w:t>
      </w:r>
      <w:r>
        <w:rPr>
          <w:rFonts w:asciiTheme="minorHAnsi" w:hAnsiTheme="minorHAnsi" w:cstheme="minorHAnsi"/>
        </w:rPr>
        <w:t xml:space="preserve"> from given dropdown</w:t>
      </w:r>
      <w:r w:rsidRPr="00025AAA">
        <w:rPr>
          <w:rFonts w:asciiTheme="minorHAnsi" w:hAnsiTheme="minorHAnsi" w:cstheme="minorHAnsi"/>
        </w:rPr>
        <w:t>.</w:t>
      </w:r>
    </w:p>
    <w:p w14:paraId="17B10D93" w14:textId="77777777" w:rsidR="004E52D7" w:rsidRPr="00025AAA" w:rsidRDefault="004E52D7" w:rsidP="004E52D7">
      <w:pPr>
        <w:pStyle w:val="ListParagraph"/>
        <w:numPr>
          <w:ilvl w:val="0"/>
          <w:numId w:val="22"/>
        </w:numPr>
        <w:rPr>
          <w:rFonts w:asciiTheme="minorHAnsi" w:hAnsiTheme="minorHAnsi" w:cstheme="minorHAnsi"/>
        </w:rPr>
      </w:pPr>
      <w:r w:rsidRPr="00025AAA">
        <w:rPr>
          <w:rFonts w:asciiTheme="minorHAnsi" w:hAnsiTheme="minorHAnsi" w:cstheme="minorHAnsi"/>
        </w:rPr>
        <w:t>Select the "Device type" from given dropdown on which you need to execute the mobile automation tests.</w:t>
      </w:r>
    </w:p>
    <w:p w14:paraId="7E6290CC" w14:textId="77777777" w:rsidR="004E52D7" w:rsidRPr="00025AAA" w:rsidRDefault="004E52D7" w:rsidP="004E52D7">
      <w:pPr>
        <w:pStyle w:val="ListParagraph"/>
        <w:numPr>
          <w:ilvl w:val="0"/>
          <w:numId w:val="22"/>
        </w:numPr>
        <w:rPr>
          <w:rFonts w:asciiTheme="minorHAnsi" w:hAnsiTheme="minorHAnsi" w:cstheme="minorHAnsi"/>
        </w:rPr>
      </w:pPr>
      <w:r w:rsidRPr="00025AAA">
        <w:rPr>
          <w:rFonts w:asciiTheme="minorHAnsi" w:hAnsiTheme="minorHAnsi" w:cstheme="minorHAnsi"/>
        </w:rPr>
        <w:t>Select the respective "Test groups to include" from given dropdown which you have targeted for execution.</w:t>
      </w:r>
    </w:p>
    <w:p w14:paraId="2659DE7E" w14:textId="77777777" w:rsidR="004E52D7" w:rsidDel="00142C35" w:rsidRDefault="004E52D7" w:rsidP="004E52D7">
      <w:pPr>
        <w:rPr>
          <w:del w:id="710" w:author="Vrushali Karla" w:date="2018-11-16T14:04:00Z"/>
          <w:rFonts w:asciiTheme="minorHAnsi" w:hAnsiTheme="minorHAnsi" w:cstheme="minorHAnsi"/>
        </w:rPr>
      </w:pPr>
      <w:r>
        <w:rPr>
          <w:rFonts w:asciiTheme="minorHAnsi" w:hAnsiTheme="minorHAnsi" w:cstheme="minorHAnsi"/>
        </w:rPr>
        <w:lastRenderedPageBreak/>
        <w:t xml:space="preserve">       </w:t>
      </w:r>
    </w:p>
    <w:p w14:paraId="60B94F54" w14:textId="77777777" w:rsidR="004E52D7" w:rsidRDefault="004E52D7" w:rsidP="004E52D7">
      <w:pPr>
        <w:rPr>
          <w:rFonts w:asciiTheme="minorHAnsi" w:hAnsiTheme="minorHAnsi" w:cstheme="minorHAnsi"/>
          <w:b/>
          <w:bCs/>
        </w:rPr>
      </w:pPr>
      <w:r>
        <w:rPr>
          <w:rFonts w:asciiTheme="minorHAnsi" w:hAnsiTheme="minorHAnsi" w:cstheme="minorHAnsi"/>
          <w:b/>
          <w:bCs/>
        </w:rPr>
        <w:t>     Optional Fields:</w:t>
      </w:r>
    </w:p>
    <w:p w14:paraId="40253543" w14:textId="77777777" w:rsidR="004E52D7" w:rsidRDefault="004E52D7" w:rsidP="004E52D7">
      <w:pPr>
        <w:pStyle w:val="ListParagraph"/>
        <w:numPr>
          <w:ilvl w:val="0"/>
          <w:numId w:val="22"/>
        </w:numPr>
        <w:rPr>
          <w:rFonts w:asciiTheme="minorHAnsi" w:hAnsiTheme="minorHAnsi" w:cstheme="minorHAnsi"/>
        </w:rPr>
      </w:pPr>
      <w:r>
        <w:rPr>
          <w:rFonts w:asciiTheme="minorHAnsi" w:hAnsiTheme="minorHAnsi" w:cstheme="minorHAnsi"/>
        </w:rPr>
        <w:t>Mention the "Test data location" where you have placed the test data of the automation tests.</w:t>
      </w:r>
    </w:p>
    <w:p w14:paraId="6E792CD2" w14:textId="77777777" w:rsidR="004E52D7" w:rsidRDefault="004E52D7" w:rsidP="004E52D7">
      <w:pPr>
        <w:rPr>
          <w:rFonts w:asciiTheme="minorHAnsi" w:hAnsiTheme="minorHAnsi" w:cs="Calibri"/>
          <w:noProof/>
          <w:color w:val="000000"/>
          <w:spacing w:val="-2"/>
        </w:rPr>
      </w:pPr>
      <w:r>
        <w:rPr>
          <w:rFonts w:asciiTheme="minorHAnsi" w:hAnsiTheme="minorHAnsi" w:cstheme="minorHAnsi"/>
        </w:rPr>
        <w:t xml:space="preserve">Once added all the required fields in "Execution Parameters" and "Mobile Testing" tabs, click "Generate Execution Run Config File" to start execution of test cases for </w:t>
      </w:r>
      <w:r>
        <w:rPr>
          <w:rFonts w:asciiTheme="minorHAnsi" w:hAnsiTheme="minorHAnsi" w:cstheme="minorHAnsi"/>
          <w:b/>
          <w:bCs/>
        </w:rPr>
        <w:t>Mobile</w:t>
      </w:r>
      <w:r>
        <w:rPr>
          <w:rFonts w:asciiTheme="minorHAnsi" w:hAnsiTheme="minorHAnsi" w:cstheme="minorHAnsi"/>
        </w:rPr>
        <w:t>.</w:t>
      </w:r>
    </w:p>
    <w:p w14:paraId="39B95A31" w14:textId="77777777" w:rsidR="004E52D7" w:rsidRDefault="004E52D7" w:rsidP="004E52D7">
      <w:pPr>
        <w:spacing w:before="0" w:after="0" w:line="240" w:lineRule="auto"/>
        <w:rPr>
          <w:rFonts w:asciiTheme="minorHAnsi" w:hAnsiTheme="minorHAnsi" w:cs="Calibri"/>
          <w:noProof/>
          <w:color w:val="000000"/>
          <w:spacing w:val="-2"/>
        </w:rPr>
      </w:pPr>
    </w:p>
    <w:p w14:paraId="16C5E4D7" w14:textId="77777777" w:rsidR="004E52D7" w:rsidRDefault="004E52D7" w:rsidP="004E52D7">
      <w:pPr>
        <w:rPr>
          <w:ins w:id="711" w:author="Vrushali Karla" w:date="2018-11-16T14:30:00Z"/>
          <w:rFonts w:asciiTheme="minorHAnsi" w:hAnsiTheme="minorHAnsi" w:cstheme="minorHAnsi"/>
          <w:b/>
          <w:bCs/>
        </w:rPr>
      </w:pPr>
      <w:ins w:id="712" w:author="Vrushali Karla" w:date="2018-11-16T14:07:00Z">
        <w:r>
          <w:rPr>
            <w:rFonts w:asciiTheme="minorHAnsi" w:hAnsiTheme="minorHAnsi" w:cstheme="minorHAnsi"/>
            <w:b/>
            <w:bCs/>
          </w:rPr>
          <w:t>Mandatory Fields for mobile Native or hybrid application tests:</w:t>
        </w:r>
      </w:ins>
    </w:p>
    <w:p w14:paraId="40E8DA2E" w14:textId="77777777" w:rsidR="004E52D7" w:rsidRDefault="004E52D7" w:rsidP="004E52D7">
      <w:pPr>
        <w:rPr>
          <w:ins w:id="713" w:author="Vrushali Karla" w:date="2018-11-16T14:07:00Z"/>
          <w:rFonts w:asciiTheme="minorHAnsi" w:hAnsiTheme="minorHAnsi" w:cstheme="minorHAnsi"/>
          <w:b/>
          <w:bCs/>
        </w:rPr>
      </w:pPr>
      <w:ins w:id="714" w:author="Vrushali Karla" w:date="2018-11-16T14:30:00Z">
        <w:r>
          <w:rPr>
            <w:rFonts w:asciiTheme="minorHAnsi" w:hAnsiTheme="minorHAnsi" w:cstheme="minorHAnsi"/>
          </w:rPr>
          <w:t>( Note: This feature is limited to Android devices only)</w:t>
        </w:r>
      </w:ins>
    </w:p>
    <w:p w14:paraId="4006FAE4" w14:textId="77777777" w:rsidR="004E52D7" w:rsidRDefault="004E52D7" w:rsidP="004E52D7">
      <w:pPr>
        <w:spacing w:before="0" w:after="0" w:line="240" w:lineRule="auto"/>
        <w:rPr>
          <w:rFonts w:asciiTheme="minorHAnsi" w:hAnsiTheme="minorHAnsi" w:cs="Calibri"/>
          <w:noProof/>
          <w:color w:val="000000"/>
          <w:spacing w:val="-2"/>
        </w:rPr>
      </w:pPr>
    </w:p>
    <w:p w14:paraId="66D3D10C" w14:textId="77777777" w:rsidR="004E52D7" w:rsidRDefault="004E52D7" w:rsidP="004E52D7">
      <w:pPr>
        <w:spacing w:before="0" w:after="0" w:line="240" w:lineRule="auto"/>
        <w:rPr>
          <w:ins w:id="715" w:author="Vrushali Karla" w:date="2018-11-16T14:17:00Z"/>
          <w:rFonts w:asciiTheme="minorHAnsi" w:hAnsiTheme="minorHAnsi" w:cs="Calibri"/>
          <w:noProof/>
          <w:color w:val="000000"/>
          <w:spacing w:val="-2"/>
        </w:rPr>
      </w:pPr>
      <w:r>
        <w:rPr>
          <w:noProof/>
          <w:lang w:val="en-US" w:bidi="ar-SA"/>
        </w:rPr>
        <w:lastRenderedPageBreak/>
        <w:drawing>
          <wp:inline distT="0" distB="0" distL="0" distR="0" wp14:anchorId="1B961936" wp14:editId="6851E69C">
            <wp:extent cx="5943600" cy="6209665"/>
            <wp:effectExtent l="19050" t="19050" r="19050" b="196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43600" cy="6209665"/>
                    </a:xfrm>
                    <a:prstGeom prst="rect">
                      <a:avLst/>
                    </a:prstGeom>
                    <a:ln>
                      <a:solidFill>
                        <a:schemeClr val="accent1"/>
                      </a:solidFill>
                    </a:ln>
                  </pic:spPr>
                </pic:pic>
              </a:graphicData>
            </a:graphic>
          </wp:inline>
        </w:drawing>
      </w:r>
    </w:p>
    <w:p w14:paraId="6707997E" w14:textId="77777777" w:rsidR="004E52D7" w:rsidRDefault="004E52D7" w:rsidP="004E52D7">
      <w:pPr>
        <w:pStyle w:val="ListParagraph"/>
        <w:numPr>
          <w:ilvl w:val="0"/>
          <w:numId w:val="22"/>
        </w:numPr>
        <w:rPr>
          <w:ins w:id="716" w:author="Vrushali Karla" w:date="2018-11-16T14:18:00Z"/>
          <w:rFonts w:asciiTheme="minorHAnsi" w:hAnsiTheme="minorHAnsi" w:cstheme="minorHAnsi"/>
        </w:rPr>
      </w:pPr>
      <w:ins w:id="717" w:author="Vrushali Karla" w:date="2018-11-16T14:17:00Z">
        <w:r>
          <w:rPr>
            <w:rFonts w:asciiTheme="minorHAnsi" w:hAnsiTheme="minorHAnsi" w:cstheme="minorHAnsi"/>
          </w:rPr>
          <w:t>Browse the native or hybrid app .apk file from “APK file</w:t>
        </w:r>
      </w:ins>
      <w:ins w:id="718" w:author="Vrushali Karla" w:date="2018-11-16T14:18:00Z">
        <w:r>
          <w:rPr>
            <w:rFonts w:asciiTheme="minorHAnsi" w:hAnsiTheme="minorHAnsi" w:cstheme="minorHAnsi"/>
          </w:rPr>
          <w:t>”</w:t>
        </w:r>
      </w:ins>
      <w:ins w:id="719" w:author="Vrushali Karla" w:date="2018-11-16T14:17:00Z">
        <w:r w:rsidRPr="00025AAA">
          <w:rPr>
            <w:rFonts w:asciiTheme="minorHAnsi" w:hAnsiTheme="minorHAnsi" w:cstheme="minorHAnsi"/>
          </w:rPr>
          <w:t>.</w:t>
        </w:r>
      </w:ins>
      <w:ins w:id="720" w:author="Vrushali Karla" w:date="2018-11-16T14:30:00Z">
        <w:r>
          <w:rPr>
            <w:rFonts w:asciiTheme="minorHAnsi" w:hAnsiTheme="minorHAnsi" w:cstheme="minorHAnsi"/>
          </w:rPr>
          <w:t xml:space="preserve"> </w:t>
        </w:r>
      </w:ins>
    </w:p>
    <w:p w14:paraId="29985256" w14:textId="77777777" w:rsidR="004E52D7" w:rsidRDefault="004E52D7" w:rsidP="004E52D7">
      <w:pPr>
        <w:pStyle w:val="ListParagraph"/>
        <w:numPr>
          <w:ilvl w:val="0"/>
          <w:numId w:val="22"/>
        </w:numPr>
        <w:rPr>
          <w:ins w:id="721" w:author="Vrushali Karla" w:date="2018-11-16T14:18:00Z"/>
          <w:rFonts w:asciiTheme="minorHAnsi" w:hAnsiTheme="minorHAnsi" w:cstheme="minorHAnsi"/>
        </w:rPr>
      </w:pPr>
      <w:ins w:id="722" w:author="Vrushali Karla" w:date="2018-11-16T14:18:00Z">
        <w:r>
          <w:rPr>
            <w:rFonts w:asciiTheme="minorHAnsi" w:hAnsiTheme="minorHAnsi" w:cstheme="minorHAnsi"/>
          </w:rPr>
          <w:t>Mention native or hybrid apps  App package under “App package”.</w:t>
        </w:r>
      </w:ins>
    </w:p>
    <w:p w14:paraId="539B85BB" w14:textId="77777777" w:rsidR="004E52D7" w:rsidRDefault="004E52D7" w:rsidP="004E52D7">
      <w:pPr>
        <w:pStyle w:val="ListParagraph"/>
        <w:numPr>
          <w:ilvl w:val="0"/>
          <w:numId w:val="22"/>
        </w:numPr>
        <w:rPr>
          <w:ins w:id="723" w:author="Vrushali Karla" w:date="2018-11-16T14:18:00Z"/>
          <w:rFonts w:asciiTheme="minorHAnsi" w:hAnsiTheme="minorHAnsi" w:cstheme="minorHAnsi"/>
        </w:rPr>
      </w:pPr>
      <w:ins w:id="724" w:author="Vrushali Karla" w:date="2018-11-16T14:18:00Z">
        <w:r>
          <w:rPr>
            <w:rFonts w:asciiTheme="minorHAnsi" w:hAnsiTheme="minorHAnsi" w:cstheme="minorHAnsi"/>
          </w:rPr>
          <w:t>Mention native or hybrid apps  App package under “App</w:t>
        </w:r>
      </w:ins>
      <w:ins w:id="725" w:author="Vrushali Karla" w:date="2018-11-16T14:19:00Z">
        <w:r>
          <w:rPr>
            <w:rFonts w:asciiTheme="minorHAnsi" w:hAnsiTheme="minorHAnsi" w:cstheme="minorHAnsi"/>
          </w:rPr>
          <w:t xml:space="preserve"> activity</w:t>
        </w:r>
      </w:ins>
      <w:ins w:id="726" w:author="Vrushali Karla" w:date="2018-11-16T14:18:00Z">
        <w:r>
          <w:rPr>
            <w:rFonts w:asciiTheme="minorHAnsi" w:hAnsiTheme="minorHAnsi" w:cstheme="minorHAnsi"/>
          </w:rPr>
          <w:t>”.</w:t>
        </w:r>
      </w:ins>
    </w:p>
    <w:p w14:paraId="106644A2" w14:textId="77777777" w:rsidR="004E52D7" w:rsidRPr="00025AAA" w:rsidRDefault="004E52D7" w:rsidP="004E52D7">
      <w:pPr>
        <w:pStyle w:val="ListParagraph"/>
        <w:numPr>
          <w:ilvl w:val="0"/>
          <w:numId w:val="22"/>
        </w:numPr>
        <w:rPr>
          <w:ins w:id="727" w:author="Vrushali Karla" w:date="2018-11-16T14:17:00Z"/>
          <w:rFonts w:asciiTheme="minorHAnsi" w:hAnsiTheme="minorHAnsi" w:cstheme="minorHAnsi"/>
        </w:rPr>
      </w:pPr>
      <w:ins w:id="728" w:author="Vrushali Karla" w:date="2018-11-16T14:17:00Z">
        <w:r w:rsidRPr="00025AAA">
          <w:rPr>
            <w:rFonts w:asciiTheme="minorHAnsi" w:hAnsiTheme="minorHAnsi" w:cstheme="minorHAnsi"/>
          </w:rPr>
          <w:t>Select the "Device type" from given dropdown on which you need to execute the mobile automation tests.</w:t>
        </w:r>
      </w:ins>
    </w:p>
    <w:p w14:paraId="3E63AB55" w14:textId="77777777" w:rsidR="004E52D7" w:rsidRDefault="004E52D7" w:rsidP="004E52D7">
      <w:pPr>
        <w:pStyle w:val="ListParagraph"/>
        <w:numPr>
          <w:ilvl w:val="0"/>
          <w:numId w:val="22"/>
        </w:numPr>
        <w:rPr>
          <w:ins w:id="729" w:author="Vrushali Karla" w:date="2018-11-16T14:28:00Z"/>
          <w:rFonts w:asciiTheme="minorHAnsi" w:hAnsiTheme="minorHAnsi" w:cstheme="minorHAnsi"/>
        </w:rPr>
      </w:pPr>
      <w:ins w:id="730" w:author="Vrushali Karla" w:date="2018-11-16T14:17:00Z">
        <w:r w:rsidRPr="00025AAA">
          <w:rPr>
            <w:rFonts w:asciiTheme="minorHAnsi" w:hAnsiTheme="minorHAnsi" w:cstheme="minorHAnsi"/>
          </w:rPr>
          <w:t>Select the respective "Test groups to include" from given dropdown which you have targeted for execution</w:t>
        </w:r>
      </w:ins>
      <w:ins w:id="731" w:author="Vrushali Karla" w:date="2018-11-16T14:28:00Z">
        <w:r>
          <w:rPr>
            <w:rFonts w:asciiTheme="minorHAnsi" w:hAnsiTheme="minorHAnsi" w:cstheme="minorHAnsi"/>
          </w:rPr>
          <w:t xml:space="preserve"> of native app or Hybrid app</w:t>
        </w:r>
      </w:ins>
      <w:ins w:id="732" w:author="Vrushali Karla" w:date="2018-11-16T14:17:00Z">
        <w:r w:rsidRPr="00025AAA">
          <w:rPr>
            <w:rFonts w:asciiTheme="minorHAnsi" w:hAnsiTheme="minorHAnsi" w:cstheme="minorHAnsi"/>
          </w:rPr>
          <w:t>.</w:t>
        </w:r>
      </w:ins>
    </w:p>
    <w:p w14:paraId="10B0A35D" w14:textId="77777777" w:rsidR="004E52D7" w:rsidRPr="00DC77B1" w:rsidRDefault="004E52D7" w:rsidP="004E52D7">
      <w:pPr>
        <w:ind w:left="720"/>
        <w:rPr>
          <w:ins w:id="733" w:author="Vrushali Karla" w:date="2018-11-16T14:28:00Z"/>
          <w:rFonts w:asciiTheme="minorHAnsi" w:hAnsiTheme="minorHAnsi" w:cstheme="minorHAnsi"/>
          <w:rPrChange w:id="734" w:author="Vrushali Karla" w:date="2018-11-16T14:28:00Z">
            <w:rPr>
              <w:ins w:id="735" w:author="Vrushali Karla" w:date="2018-11-16T14:28:00Z"/>
            </w:rPr>
          </w:rPrChange>
        </w:rPr>
        <w:pPrChange w:id="736" w:author="Vrushali Karla" w:date="2018-11-16T14:28:00Z">
          <w:pPr>
            <w:pStyle w:val="ListParagraph"/>
            <w:numPr>
              <w:numId w:val="22"/>
            </w:numPr>
            <w:ind w:left="1080" w:hanging="360"/>
          </w:pPr>
        </w:pPrChange>
      </w:pPr>
      <w:ins w:id="737" w:author="Vrushali Karla" w:date="2018-11-16T14:28:00Z">
        <w:r w:rsidRPr="00DC77B1">
          <w:rPr>
            <w:rFonts w:asciiTheme="minorHAnsi" w:hAnsiTheme="minorHAnsi" w:cstheme="minorHAnsi"/>
            <w:b/>
            <w:rPrChange w:id="738" w:author="Vrushali Karla" w:date="2018-11-16T14:28:00Z">
              <w:rPr/>
            </w:rPrChange>
          </w:rPr>
          <w:t>Note:</w:t>
        </w:r>
        <w:r w:rsidRPr="00DC77B1">
          <w:rPr>
            <w:rFonts w:asciiTheme="minorHAnsi" w:hAnsiTheme="minorHAnsi" w:cstheme="minorHAnsi"/>
            <w:rPrChange w:id="739" w:author="Vrushali Karla" w:date="2018-11-16T14:28:00Z">
              <w:rPr/>
            </w:rPrChange>
          </w:rPr>
          <w:t xml:space="preserve"> When you are executing Native or hybrid app tests on device then Web application tests cannot be executed at the same time , this is true vice-versa. So “Mobile environment” should </w:t>
        </w:r>
        <w:r w:rsidRPr="00DC77B1">
          <w:rPr>
            <w:rFonts w:asciiTheme="minorHAnsi" w:hAnsiTheme="minorHAnsi" w:cstheme="minorHAnsi"/>
            <w:rPrChange w:id="740" w:author="Vrushali Karla" w:date="2018-11-16T14:28:00Z">
              <w:rPr/>
            </w:rPrChange>
          </w:rPr>
          <w:lastRenderedPageBreak/>
          <w:t>not be selected , if selected then data present under “APK file” ,”App package”,”App activity” will vanish.</w:t>
        </w:r>
      </w:ins>
    </w:p>
    <w:p w14:paraId="6377E533" w14:textId="77777777" w:rsidR="004E52D7" w:rsidRDefault="004E52D7" w:rsidP="004E52D7">
      <w:pPr>
        <w:rPr>
          <w:ins w:id="741" w:author="Vrushali Karla" w:date="2018-11-16T14:17:00Z"/>
          <w:rFonts w:asciiTheme="minorHAnsi" w:hAnsiTheme="minorHAnsi" w:cstheme="minorHAnsi"/>
          <w:b/>
          <w:bCs/>
        </w:rPr>
      </w:pPr>
      <w:ins w:id="742" w:author="Vrushali Karla" w:date="2018-11-16T14:17:00Z">
        <w:r>
          <w:rPr>
            <w:rFonts w:asciiTheme="minorHAnsi" w:hAnsiTheme="minorHAnsi" w:cstheme="minorHAnsi"/>
          </w:rPr>
          <w:t xml:space="preserve">       </w:t>
        </w:r>
        <w:r>
          <w:rPr>
            <w:rFonts w:asciiTheme="minorHAnsi" w:hAnsiTheme="minorHAnsi" w:cstheme="minorHAnsi"/>
            <w:b/>
            <w:bCs/>
          </w:rPr>
          <w:t>     Optional Fields:</w:t>
        </w:r>
      </w:ins>
    </w:p>
    <w:p w14:paraId="09A0BB22" w14:textId="77777777" w:rsidR="004E52D7" w:rsidRDefault="004E52D7" w:rsidP="004E52D7">
      <w:pPr>
        <w:pStyle w:val="ListParagraph"/>
        <w:numPr>
          <w:ilvl w:val="0"/>
          <w:numId w:val="22"/>
        </w:numPr>
        <w:rPr>
          <w:ins w:id="743" w:author="Vrushali Karla" w:date="2018-11-16T14:17:00Z"/>
          <w:rFonts w:asciiTheme="minorHAnsi" w:hAnsiTheme="minorHAnsi" w:cstheme="minorHAnsi"/>
        </w:rPr>
      </w:pPr>
      <w:ins w:id="744" w:author="Vrushali Karla" w:date="2018-11-16T14:17:00Z">
        <w:r>
          <w:rPr>
            <w:rFonts w:asciiTheme="minorHAnsi" w:hAnsiTheme="minorHAnsi" w:cstheme="minorHAnsi"/>
          </w:rPr>
          <w:t>Mention the "Test data location" where you have placed the test data of the automation tests.</w:t>
        </w:r>
      </w:ins>
    </w:p>
    <w:p w14:paraId="7637C683" w14:textId="77777777" w:rsidR="004E52D7" w:rsidRDefault="004E52D7" w:rsidP="004E52D7">
      <w:pPr>
        <w:rPr>
          <w:ins w:id="745" w:author="Vrushali Karla" w:date="2018-11-16T14:17:00Z"/>
          <w:rFonts w:asciiTheme="minorHAnsi" w:hAnsiTheme="minorHAnsi" w:cs="Calibri"/>
          <w:noProof/>
          <w:color w:val="000000"/>
          <w:spacing w:val="-2"/>
        </w:rPr>
      </w:pPr>
      <w:ins w:id="746" w:author="Vrushali Karla" w:date="2018-11-16T14:17:00Z">
        <w:r>
          <w:rPr>
            <w:rFonts w:asciiTheme="minorHAnsi" w:hAnsiTheme="minorHAnsi" w:cstheme="minorHAnsi"/>
          </w:rPr>
          <w:t xml:space="preserve">Once added all the required fields in "Execution Parameters" and "Mobile Testing" tabs, click "Generate Execution Run Config File" to start execution of test cases for </w:t>
        </w:r>
        <w:r>
          <w:rPr>
            <w:rFonts w:asciiTheme="minorHAnsi" w:hAnsiTheme="minorHAnsi" w:cstheme="minorHAnsi"/>
            <w:b/>
            <w:bCs/>
          </w:rPr>
          <w:t>Mobile</w:t>
        </w:r>
        <w:r>
          <w:rPr>
            <w:rFonts w:asciiTheme="minorHAnsi" w:hAnsiTheme="minorHAnsi" w:cstheme="minorHAnsi"/>
          </w:rPr>
          <w:t>.</w:t>
        </w:r>
      </w:ins>
    </w:p>
    <w:p w14:paraId="54C79483" w14:textId="77777777" w:rsidR="004E52D7" w:rsidRDefault="004E52D7" w:rsidP="004E52D7">
      <w:pPr>
        <w:spacing w:before="0" w:after="0" w:line="240" w:lineRule="auto"/>
        <w:rPr>
          <w:rFonts w:asciiTheme="minorHAnsi" w:hAnsiTheme="minorHAnsi" w:cs="Calibri"/>
          <w:noProof/>
          <w:color w:val="000000"/>
          <w:spacing w:val="-2"/>
        </w:rPr>
      </w:pPr>
    </w:p>
    <w:p w14:paraId="0799486D" w14:textId="77777777" w:rsidR="004E52D7" w:rsidRDefault="004E52D7" w:rsidP="004E52D7">
      <w:pPr>
        <w:spacing w:before="0" w:after="0" w:line="240" w:lineRule="auto"/>
        <w:rPr>
          <w:rFonts w:asciiTheme="minorHAnsi" w:hAnsiTheme="minorHAnsi" w:cs="Calibri"/>
          <w:noProof/>
          <w:color w:val="000000"/>
          <w:spacing w:val="-2"/>
        </w:rPr>
      </w:pPr>
    </w:p>
    <w:p w14:paraId="1E7C211E"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1B0F3320" w14:textId="77777777" w:rsidR="004E52D7" w:rsidRPr="00B7769F" w:rsidRDefault="004E52D7" w:rsidP="004E52D7">
      <w:pPr>
        <w:pStyle w:val="Heading5"/>
        <w:numPr>
          <w:ilvl w:val="2"/>
          <w:numId w:val="1"/>
        </w:numPr>
        <w:ind w:left="720"/>
        <w:rPr>
          <w:rFonts w:asciiTheme="minorHAnsi" w:hAnsiTheme="minorHAnsi" w:cstheme="minorHAnsi"/>
          <w:noProof/>
        </w:rPr>
      </w:pPr>
      <w:r w:rsidRPr="00B7769F">
        <w:rPr>
          <w:rFonts w:asciiTheme="minorHAnsi" w:hAnsiTheme="minorHAnsi" w:cstheme="minorHAnsi"/>
          <w:noProof/>
        </w:rPr>
        <w:lastRenderedPageBreak/>
        <w:t>Fusion Testing tab</w:t>
      </w:r>
    </w:p>
    <w:p w14:paraId="31290115" w14:textId="77777777" w:rsidR="004E52D7" w:rsidRDefault="004E52D7" w:rsidP="004E52D7">
      <w:pPr>
        <w:spacing w:before="0" w:after="0" w:line="240" w:lineRule="auto"/>
        <w:rPr>
          <w:rFonts w:asciiTheme="minorHAnsi" w:hAnsiTheme="minorHAnsi" w:cs="Calibri"/>
          <w:noProof/>
          <w:color w:val="000000"/>
          <w:spacing w:val="-2"/>
        </w:rPr>
      </w:pPr>
    </w:p>
    <w:p w14:paraId="0D1B4DC9" w14:textId="77777777" w:rsidR="004E52D7" w:rsidRDefault="004E52D7" w:rsidP="004E52D7">
      <w:pPr>
        <w:spacing w:before="0" w:after="0" w:line="240" w:lineRule="auto"/>
        <w:rPr>
          <w:rFonts w:asciiTheme="minorHAnsi" w:hAnsiTheme="minorHAnsi" w:cs="Calibri"/>
          <w:noProof/>
          <w:color w:val="000000"/>
          <w:spacing w:val="-2"/>
        </w:rPr>
      </w:pPr>
    </w:p>
    <w:p w14:paraId="6B83D29C" w14:textId="77777777" w:rsidR="004E52D7" w:rsidRDefault="004E52D7" w:rsidP="004E52D7">
      <w:pPr>
        <w:spacing w:before="0" w:after="0" w:line="240" w:lineRule="auto"/>
        <w:rPr>
          <w:rFonts w:asciiTheme="minorHAnsi" w:hAnsiTheme="minorHAnsi" w:cs="Calibri"/>
          <w:noProof/>
          <w:color w:val="000000"/>
          <w:spacing w:val="-2"/>
        </w:rPr>
      </w:pPr>
      <w:r>
        <w:rPr>
          <w:noProof/>
          <w:lang w:val="en-US" w:bidi="ar-SA"/>
        </w:rPr>
        <w:drawing>
          <wp:inline distT="0" distB="0" distL="0" distR="0" wp14:anchorId="2908DF24" wp14:editId="54653434">
            <wp:extent cx="5943600" cy="6209665"/>
            <wp:effectExtent l="19050" t="19050" r="19050"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43600" cy="6209665"/>
                    </a:xfrm>
                    <a:prstGeom prst="rect">
                      <a:avLst/>
                    </a:prstGeom>
                    <a:ln>
                      <a:solidFill>
                        <a:schemeClr val="accent1"/>
                      </a:solidFill>
                    </a:ln>
                  </pic:spPr>
                </pic:pic>
              </a:graphicData>
            </a:graphic>
          </wp:inline>
        </w:drawing>
      </w:r>
    </w:p>
    <w:p w14:paraId="3B33AC86" w14:textId="77777777" w:rsidR="004E52D7" w:rsidRDefault="004E52D7" w:rsidP="004E52D7">
      <w:pPr>
        <w:rPr>
          <w:rFonts w:asciiTheme="minorHAnsi" w:hAnsiTheme="minorHAnsi" w:cstheme="minorHAnsi"/>
          <w:b/>
          <w:bCs/>
        </w:rPr>
      </w:pPr>
      <w:r>
        <w:rPr>
          <w:rFonts w:asciiTheme="minorHAnsi" w:hAnsiTheme="minorHAnsi" w:cstheme="minorHAnsi"/>
          <w:b/>
          <w:bCs/>
        </w:rPr>
        <w:t>Mandatory Fields:</w:t>
      </w:r>
    </w:p>
    <w:p w14:paraId="486E6247" w14:textId="77777777" w:rsidR="004E52D7" w:rsidRDefault="004E52D7" w:rsidP="004E52D7">
      <w:pPr>
        <w:rPr>
          <w:rFonts w:asciiTheme="minorHAnsi" w:hAnsiTheme="minorHAnsi" w:cstheme="minorHAnsi"/>
          <w:b/>
          <w:bCs/>
        </w:rPr>
      </w:pPr>
      <w:r>
        <w:rPr>
          <w:rFonts w:asciiTheme="minorHAnsi" w:hAnsiTheme="minorHAnsi" w:cstheme="minorHAnsi"/>
        </w:rPr>
        <w:t xml:space="preserve">                </w:t>
      </w:r>
      <w:r>
        <w:rPr>
          <w:rFonts w:asciiTheme="minorHAnsi" w:hAnsiTheme="minorHAnsi" w:cstheme="minorHAnsi"/>
          <w:b/>
          <w:bCs/>
        </w:rPr>
        <w:t xml:space="preserve">WebUI section:                </w:t>
      </w:r>
    </w:p>
    <w:p w14:paraId="4DBD1037" w14:textId="77777777" w:rsidR="004E52D7" w:rsidRPr="00CA37BB" w:rsidRDefault="004E52D7" w:rsidP="004E52D7">
      <w:pPr>
        <w:pStyle w:val="ListParagraph"/>
        <w:numPr>
          <w:ilvl w:val="1"/>
          <w:numId w:val="34"/>
        </w:numPr>
        <w:rPr>
          <w:rFonts w:asciiTheme="minorHAnsi" w:hAnsiTheme="minorHAnsi" w:cstheme="minorHAnsi"/>
        </w:rPr>
      </w:pPr>
      <w:r w:rsidRPr="00CA37BB">
        <w:rPr>
          <w:rFonts w:asciiTheme="minorHAnsi" w:hAnsiTheme="minorHAnsi" w:cstheme="minorHAnsi"/>
        </w:rPr>
        <w:t>Mention the Web Base URL of the automation tests</w:t>
      </w:r>
      <w:r>
        <w:rPr>
          <w:rFonts w:asciiTheme="minorHAnsi" w:hAnsiTheme="minorHAnsi" w:cstheme="minorHAnsi"/>
        </w:rPr>
        <w:t xml:space="preserve"> from given dropdown</w:t>
      </w:r>
      <w:r w:rsidRPr="00CA37BB">
        <w:rPr>
          <w:rFonts w:asciiTheme="minorHAnsi" w:hAnsiTheme="minorHAnsi" w:cstheme="minorHAnsi"/>
        </w:rPr>
        <w:t>.</w:t>
      </w:r>
    </w:p>
    <w:p w14:paraId="6923E053" w14:textId="77777777" w:rsidR="004E52D7" w:rsidRDefault="004E52D7" w:rsidP="004E52D7">
      <w:pPr>
        <w:pStyle w:val="ListParagraph"/>
        <w:numPr>
          <w:ilvl w:val="1"/>
          <w:numId w:val="34"/>
        </w:numPr>
        <w:rPr>
          <w:rFonts w:asciiTheme="minorHAnsi" w:hAnsiTheme="minorHAnsi" w:cstheme="minorHAnsi"/>
        </w:rPr>
      </w:pPr>
      <w:r w:rsidRPr="00CA37BB">
        <w:rPr>
          <w:rFonts w:asciiTheme="minorHAnsi" w:hAnsiTheme="minorHAnsi" w:cstheme="minorHAnsi"/>
        </w:rPr>
        <w:t>Select the "browser" from given dropdown on which you need to execute the automation tests.</w:t>
      </w:r>
    </w:p>
    <w:p w14:paraId="2061C1E5" w14:textId="77777777" w:rsidR="004E52D7" w:rsidRDefault="004E52D7" w:rsidP="004E52D7">
      <w:pPr>
        <w:pStyle w:val="ListParagraph"/>
        <w:numPr>
          <w:ilvl w:val="1"/>
          <w:numId w:val="34"/>
        </w:numPr>
        <w:rPr>
          <w:rFonts w:asciiTheme="minorHAnsi" w:hAnsiTheme="minorHAnsi" w:cstheme="minorHAnsi"/>
        </w:rPr>
      </w:pPr>
      <w:r>
        <w:rPr>
          <w:rFonts w:asciiTheme="minorHAnsi" w:hAnsiTheme="minorHAnsi" w:cstheme="minorHAnsi"/>
        </w:rPr>
        <w:lastRenderedPageBreak/>
        <w:t>Select the checkbox “Run Headless” if you need to run tests on headless browser based on selected browser.</w:t>
      </w:r>
    </w:p>
    <w:p w14:paraId="61583DB0" w14:textId="77777777" w:rsidR="004E52D7" w:rsidRPr="00CA37BB" w:rsidRDefault="004E52D7" w:rsidP="004E52D7">
      <w:pPr>
        <w:pStyle w:val="ListParagraph"/>
        <w:numPr>
          <w:ilvl w:val="1"/>
          <w:numId w:val="34"/>
        </w:numPr>
        <w:rPr>
          <w:rFonts w:asciiTheme="minorHAnsi" w:hAnsiTheme="minorHAnsi" w:cstheme="minorHAnsi"/>
        </w:rPr>
      </w:pPr>
      <w:r w:rsidRPr="00CA37BB">
        <w:rPr>
          <w:rFonts w:asciiTheme="minorHAnsi" w:hAnsiTheme="minorHAnsi" w:cstheme="minorHAnsi"/>
        </w:rPr>
        <w:t>Select the "Operating System" from given dropdown on which you run the test cases.</w:t>
      </w:r>
    </w:p>
    <w:p w14:paraId="11437E6E" w14:textId="77777777" w:rsidR="004E52D7" w:rsidRDefault="004E52D7" w:rsidP="004E52D7">
      <w:pPr>
        <w:rPr>
          <w:rFonts w:asciiTheme="minorHAnsi" w:hAnsiTheme="minorHAnsi" w:cstheme="minorHAnsi"/>
        </w:rPr>
      </w:pPr>
    </w:p>
    <w:p w14:paraId="6555EE3E" w14:textId="77777777" w:rsidR="004E52D7" w:rsidRDefault="004E52D7" w:rsidP="004E52D7">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b/>
          <w:bCs/>
        </w:rPr>
        <w:t xml:space="preserve">Mobile section:                </w:t>
      </w:r>
      <w:r>
        <w:rPr>
          <w:rFonts w:asciiTheme="minorHAnsi" w:hAnsiTheme="minorHAnsi" w:cstheme="minorHAnsi"/>
        </w:rPr>
        <w:t>                   </w:t>
      </w:r>
    </w:p>
    <w:p w14:paraId="2CA1A7C7" w14:textId="77777777" w:rsidR="004E52D7" w:rsidRDefault="004E52D7" w:rsidP="004E52D7">
      <w:pPr>
        <w:pStyle w:val="ListParagraph"/>
        <w:numPr>
          <w:ilvl w:val="1"/>
          <w:numId w:val="34"/>
        </w:numPr>
        <w:rPr>
          <w:rFonts w:asciiTheme="minorHAnsi" w:hAnsiTheme="minorHAnsi" w:cstheme="minorHAnsi"/>
        </w:rPr>
      </w:pPr>
      <w:r>
        <w:rPr>
          <w:rFonts w:asciiTheme="minorHAnsi" w:hAnsiTheme="minorHAnsi" w:cstheme="minorHAnsi"/>
        </w:rPr>
        <w:t> Mention the Mobile Base URL of the automation tests from given dropdown.</w:t>
      </w:r>
    </w:p>
    <w:p w14:paraId="50AE3C4F" w14:textId="77777777" w:rsidR="004E52D7" w:rsidRDefault="004E52D7" w:rsidP="004E52D7">
      <w:pPr>
        <w:pStyle w:val="ListParagraph"/>
        <w:numPr>
          <w:ilvl w:val="1"/>
          <w:numId w:val="34"/>
        </w:numPr>
        <w:rPr>
          <w:rFonts w:asciiTheme="minorHAnsi" w:hAnsiTheme="minorHAnsi" w:cstheme="minorHAnsi"/>
        </w:rPr>
      </w:pPr>
      <w:r>
        <w:rPr>
          <w:rFonts w:asciiTheme="minorHAnsi" w:hAnsiTheme="minorHAnsi" w:cstheme="minorHAnsi"/>
        </w:rPr>
        <w:t>Select the "Device type" from given dropdown on which you need to execute the mobile automation tests.</w:t>
      </w:r>
    </w:p>
    <w:p w14:paraId="474C7352" w14:textId="77777777" w:rsidR="004E52D7" w:rsidRDefault="004E52D7" w:rsidP="004E52D7">
      <w:pPr>
        <w:pStyle w:val="ListParagraph"/>
        <w:numPr>
          <w:ilvl w:val="1"/>
          <w:numId w:val="34"/>
        </w:numPr>
        <w:rPr>
          <w:ins w:id="747" w:author="Vrushali Karla" w:date="2018-11-16T17:42:00Z"/>
          <w:rFonts w:asciiTheme="minorHAnsi" w:hAnsiTheme="minorHAnsi" w:cstheme="minorHAnsi"/>
        </w:rPr>
      </w:pPr>
      <w:r>
        <w:rPr>
          <w:rFonts w:asciiTheme="minorHAnsi" w:hAnsiTheme="minorHAnsi" w:cstheme="minorHAnsi"/>
        </w:rPr>
        <w:t>Select the "Device OS" from given dropdown on which you need to execute the mobile</w:t>
      </w:r>
      <w:ins w:id="748" w:author="Vrushali Karla" w:date="2018-11-16T17:42:00Z">
        <w:r>
          <w:rPr>
            <w:rFonts w:asciiTheme="minorHAnsi" w:hAnsiTheme="minorHAnsi" w:cstheme="minorHAnsi"/>
          </w:rPr>
          <w:t xml:space="preserve"> web application</w:t>
        </w:r>
      </w:ins>
      <w:r>
        <w:rPr>
          <w:rFonts w:asciiTheme="minorHAnsi" w:hAnsiTheme="minorHAnsi" w:cstheme="minorHAnsi"/>
        </w:rPr>
        <w:t xml:space="preserve"> automation tests.</w:t>
      </w:r>
    </w:p>
    <w:p w14:paraId="5AF0FBB6" w14:textId="77777777" w:rsidR="004E52D7" w:rsidRPr="00CE414D" w:rsidRDefault="004E52D7" w:rsidP="004E52D7">
      <w:pPr>
        <w:ind w:left="1080"/>
        <w:rPr>
          <w:ins w:id="749" w:author="Vrushali Karla" w:date="2018-11-16T17:42:00Z"/>
          <w:rFonts w:asciiTheme="minorHAnsi" w:hAnsiTheme="minorHAnsi" w:cstheme="minorHAnsi"/>
          <w:rPrChange w:id="750" w:author="Vrushali Karla" w:date="2018-11-16T17:42:00Z">
            <w:rPr>
              <w:ins w:id="751" w:author="Vrushali Karla" w:date="2018-11-16T17:42:00Z"/>
            </w:rPr>
          </w:rPrChange>
        </w:rPr>
        <w:pPrChange w:id="752" w:author="Vrushali Karla" w:date="2018-11-16T17:42:00Z">
          <w:pPr>
            <w:pStyle w:val="ListParagraph"/>
            <w:numPr>
              <w:numId w:val="34"/>
            </w:numPr>
            <w:ind w:hanging="360"/>
          </w:pPr>
        </w:pPrChange>
      </w:pPr>
      <w:ins w:id="753" w:author="Vrushali Karla" w:date="2018-11-16T17:42:00Z">
        <w:r>
          <w:rPr>
            <w:rFonts w:asciiTheme="minorHAnsi" w:hAnsiTheme="minorHAnsi" w:cstheme="minorHAnsi"/>
          </w:rPr>
          <w:t xml:space="preserve">For Mobile </w:t>
        </w:r>
      </w:ins>
      <w:ins w:id="754" w:author="Vrushali Karla" w:date="2018-11-16T17:44:00Z">
        <w:r>
          <w:rPr>
            <w:rFonts w:asciiTheme="minorHAnsi" w:hAnsiTheme="minorHAnsi" w:cstheme="minorHAnsi"/>
          </w:rPr>
          <w:t>Native</w:t>
        </w:r>
      </w:ins>
      <w:ins w:id="755" w:author="Vrushali Karla" w:date="2018-11-16T17:45:00Z">
        <w:r>
          <w:rPr>
            <w:rFonts w:asciiTheme="minorHAnsi" w:hAnsiTheme="minorHAnsi" w:cstheme="minorHAnsi"/>
          </w:rPr>
          <w:t xml:space="preserve">, hybrid </w:t>
        </w:r>
      </w:ins>
      <w:ins w:id="756" w:author="Vrushali Karla" w:date="2018-11-16T17:44:00Z">
        <w:r>
          <w:rPr>
            <w:rFonts w:asciiTheme="minorHAnsi" w:hAnsiTheme="minorHAnsi" w:cstheme="minorHAnsi"/>
          </w:rPr>
          <w:t xml:space="preserve">app </w:t>
        </w:r>
      </w:ins>
      <w:ins w:id="757" w:author="Vrushali Karla" w:date="2018-11-20T13:44:00Z">
        <w:r>
          <w:rPr>
            <w:rFonts w:asciiTheme="minorHAnsi" w:hAnsiTheme="minorHAnsi" w:cstheme="minorHAnsi"/>
          </w:rPr>
          <w:t>end-to-end</w:t>
        </w:r>
      </w:ins>
      <w:ins w:id="758" w:author="Vrushali Karla" w:date="2018-11-16T17:44:00Z">
        <w:r>
          <w:rPr>
            <w:rFonts w:asciiTheme="minorHAnsi" w:hAnsiTheme="minorHAnsi" w:cstheme="minorHAnsi"/>
          </w:rPr>
          <w:t xml:space="preserve"> tests with </w:t>
        </w:r>
      </w:ins>
      <w:ins w:id="759" w:author="Vrushali Karla" w:date="2018-11-20T13:44:00Z">
        <w:r>
          <w:rPr>
            <w:rFonts w:asciiTheme="minorHAnsi" w:hAnsiTheme="minorHAnsi" w:cstheme="minorHAnsi"/>
          </w:rPr>
          <w:t>API</w:t>
        </w:r>
      </w:ins>
      <w:ins w:id="760" w:author="Vrushali Karla" w:date="2018-11-16T17:44:00Z">
        <w:r>
          <w:rPr>
            <w:rFonts w:asciiTheme="minorHAnsi" w:hAnsiTheme="minorHAnsi" w:cstheme="minorHAnsi"/>
          </w:rPr>
          <w:t xml:space="preserve"> or database </w:t>
        </w:r>
      </w:ins>
      <w:ins w:id="761" w:author="Vrushali Karla" w:date="2018-11-16T17:45:00Z">
        <w:r>
          <w:rPr>
            <w:rFonts w:asciiTheme="minorHAnsi" w:hAnsiTheme="minorHAnsi" w:cstheme="minorHAnsi"/>
          </w:rPr>
          <w:t xml:space="preserve">below configurations will be required for testing </w:t>
        </w:r>
      </w:ins>
    </w:p>
    <w:p w14:paraId="69F556AC" w14:textId="77777777" w:rsidR="004E52D7" w:rsidRDefault="004E52D7" w:rsidP="004E52D7">
      <w:pPr>
        <w:pStyle w:val="ListParagraph"/>
        <w:numPr>
          <w:ilvl w:val="1"/>
          <w:numId w:val="34"/>
        </w:numPr>
        <w:rPr>
          <w:ins w:id="762" w:author="Vrushali Karla" w:date="2018-11-16T17:42:00Z"/>
          <w:rFonts w:asciiTheme="minorHAnsi" w:hAnsiTheme="minorHAnsi" w:cstheme="minorHAnsi"/>
        </w:rPr>
        <w:pPrChange w:id="763" w:author="Vrushali Karla" w:date="2018-11-16T17:42:00Z">
          <w:pPr>
            <w:pStyle w:val="ListParagraph"/>
            <w:numPr>
              <w:numId w:val="34"/>
            </w:numPr>
            <w:ind w:hanging="360"/>
          </w:pPr>
        </w:pPrChange>
      </w:pPr>
      <w:ins w:id="764" w:author="Vrushali Karla" w:date="2018-11-16T17:42:00Z">
        <w:r>
          <w:rPr>
            <w:rFonts w:asciiTheme="minorHAnsi" w:hAnsiTheme="minorHAnsi" w:cstheme="minorHAnsi"/>
          </w:rPr>
          <w:t>Browse the native or hybrid app .apk file from “APK file”</w:t>
        </w:r>
        <w:r w:rsidRPr="00025AAA">
          <w:rPr>
            <w:rFonts w:asciiTheme="minorHAnsi" w:hAnsiTheme="minorHAnsi" w:cstheme="minorHAnsi"/>
          </w:rPr>
          <w:t>.</w:t>
        </w:r>
        <w:r>
          <w:rPr>
            <w:rFonts w:asciiTheme="minorHAnsi" w:hAnsiTheme="minorHAnsi" w:cstheme="minorHAnsi"/>
          </w:rPr>
          <w:t xml:space="preserve"> </w:t>
        </w:r>
      </w:ins>
    </w:p>
    <w:p w14:paraId="040AF15C" w14:textId="77777777" w:rsidR="004E52D7" w:rsidRDefault="004E52D7" w:rsidP="004E52D7">
      <w:pPr>
        <w:pStyle w:val="ListParagraph"/>
        <w:numPr>
          <w:ilvl w:val="1"/>
          <w:numId w:val="34"/>
        </w:numPr>
        <w:rPr>
          <w:ins w:id="765" w:author="Vrushali Karla" w:date="2018-11-16T17:42:00Z"/>
          <w:rFonts w:asciiTheme="minorHAnsi" w:hAnsiTheme="minorHAnsi" w:cstheme="minorHAnsi"/>
        </w:rPr>
        <w:pPrChange w:id="766" w:author="Vrushali Karla" w:date="2018-11-16T17:42:00Z">
          <w:pPr>
            <w:pStyle w:val="ListParagraph"/>
            <w:numPr>
              <w:numId w:val="34"/>
            </w:numPr>
            <w:ind w:hanging="360"/>
          </w:pPr>
        </w:pPrChange>
      </w:pPr>
      <w:ins w:id="767" w:author="Vrushali Karla" w:date="2018-11-16T17:42:00Z">
        <w:r>
          <w:rPr>
            <w:rFonts w:asciiTheme="minorHAnsi" w:hAnsiTheme="minorHAnsi" w:cstheme="minorHAnsi"/>
          </w:rPr>
          <w:t>Mention native or hybrid apps  App package under “App package”.</w:t>
        </w:r>
      </w:ins>
    </w:p>
    <w:p w14:paraId="32DA06FA" w14:textId="77777777" w:rsidR="004E52D7" w:rsidRDefault="004E52D7" w:rsidP="004E52D7">
      <w:pPr>
        <w:pStyle w:val="ListParagraph"/>
        <w:numPr>
          <w:ilvl w:val="1"/>
          <w:numId w:val="34"/>
        </w:numPr>
        <w:rPr>
          <w:ins w:id="768" w:author="Vrushali Karla" w:date="2018-11-16T17:42:00Z"/>
          <w:rFonts w:asciiTheme="minorHAnsi" w:hAnsiTheme="minorHAnsi" w:cstheme="minorHAnsi"/>
        </w:rPr>
        <w:pPrChange w:id="769" w:author="Vrushali Karla" w:date="2018-11-16T17:42:00Z">
          <w:pPr>
            <w:pStyle w:val="ListParagraph"/>
            <w:numPr>
              <w:numId w:val="34"/>
            </w:numPr>
            <w:ind w:hanging="360"/>
          </w:pPr>
        </w:pPrChange>
      </w:pPr>
      <w:ins w:id="770" w:author="Vrushali Karla" w:date="2018-11-16T17:42:00Z">
        <w:r>
          <w:rPr>
            <w:rFonts w:asciiTheme="minorHAnsi" w:hAnsiTheme="minorHAnsi" w:cstheme="minorHAnsi"/>
          </w:rPr>
          <w:t>Mention native or hybrid apps  App package under “App activity”.</w:t>
        </w:r>
      </w:ins>
    </w:p>
    <w:p w14:paraId="714A7344" w14:textId="77777777" w:rsidR="004E52D7" w:rsidRPr="00025AAA" w:rsidRDefault="004E52D7" w:rsidP="004E52D7">
      <w:pPr>
        <w:pStyle w:val="ListParagraph"/>
        <w:numPr>
          <w:ilvl w:val="1"/>
          <w:numId w:val="34"/>
        </w:numPr>
        <w:rPr>
          <w:ins w:id="771" w:author="Vrushali Karla" w:date="2018-11-16T17:42:00Z"/>
          <w:rFonts w:asciiTheme="minorHAnsi" w:hAnsiTheme="minorHAnsi" w:cstheme="minorHAnsi"/>
        </w:rPr>
        <w:pPrChange w:id="772" w:author="Vrushali Karla" w:date="2018-11-16T17:42:00Z">
          <w:pPr>
            <w:pStyle w:val="ListParagraph"/>
            <w:numPr>
              <w:numId w:val="34"/>
            </w:numPr>
            <w:ind w:hanging="360"/>
          </w:pPr>
        </w:pPrChange>
      </w:pPr>
      <w:ins w:id="773" w:author="Vrushali Karla" w:date="2018-11-16T17:42:00Z">
        <w:r w:rsidRPr="00025AAA">
          <w:rPr>
            <w:rFonts w:asciiTheme="minorHAnsi" w:hAnsiTheme="minorHAnsi" w:cstheme="minorHAnsi"/>
          </w:rPr>
          <w:t>Select the "Device type" from given dropdown on which you need to execute the mobile automation tests.</w:t>
        </w:r>
      </w:ins>
    </w:p>
    <w:p w14:paraId="5034FEB9" w14:textId="77777777" w:rsidR="004E52D7" w:rsidRDefault="004E52D7" w:rsidP="004E52D7">
      <w:pPr>
        <w:pStyle w:val="ListParagraph"/>
        <w:numPr>
          <w:ilvl w:val="1"/>
          <w:numId w:val="34"/>
        </w:numPr>
        <w:rPr>
          <w:ins w:id="774" w:author="Vrushali Karla" w:date="2018-11-16T17:42:00Z"/>
          <w:rFonts w:asciiTheme="minorHAnsi" w:hAnsiTheme="minorHAnsi" w:cstheme="minorHAnsi"/>
        </w:rPr>
        <w:pPrChange w:id="775" w:author="Vrushali Karla" w:date="2018-11-16T17:42:00Z">
          <w:pPr>
            <w:pStyle w:val="ListParagraph"/>
            <w:numPr>
              <w:numId w:val="34"/>
            </w:numPr>
            <w:ind w:hanging="360"/>
          </w:pPr>
        </w:pPrChange>
      </w:pPr>
      <w:ins w:id="776" w:author="Vrushali Karla" w:date="2018-11-16T17:42:00Z">
        <w:r w:rsidRPr="00025AAA">
          <w:rPr>
            <w:rFonts w:asciiTheme="minorHAnsi" w:hAnsiTheme="minorHAnsi" w:cstheme="minorHAnsi"/>
          </w:rPr>
          <w:t>Select the respective "Test groups to include" from given dropdown which you have targeted for execution</w:t>
        </w:r>
        <w:r>
          <w:rPr>
            <w:rFonts w:asciiTheme="minorHAnsi" w:hAnsiTheme="minorHAnsi" w:cstheme="minorHAnsi"/>
          </w:rPr>
          <w:t xml:space="preserve"> of native app or Hybrid app</w:t>
        </w:r>
        <w:r w:rsidRPr="00025AAA">
          <w:rPr>
            <w:rFonts w:asciiTheme="minorHAnsi" w:hAnsiTheme="minorHAnsi" w:cstheme="minorHAnsi"/>
          </w:rPr>
          <w:t>.</w:t>
        </w:r>
      </w:ins>
    </w:p>
    <w:p w14:paraId="1C1CE556" w14:textId="77777777" w:rsidR="004E52D7" w:rsidRPr="00B16B09" w:rsidRDefault="004E52D7" w:rsidP="004E52D7">
      <w:pPr>
        <w:ind w:left="720"/>
        <w:rPr>
          <w:rFonts w:asciiTheme="minorHAnsi" w:hAnsiTheme="minorHAnsi" w:cstheme="minorHAnsi"/>
          <w:rPrChange w:id="777" w:author="Vrushali Karla" w:date="2018-11-16T18:13:00Z">
            <w:rPr/>
          </w:rPrChange>
        </w:rPr>
        <w:pPrChange w:id="778" w:author="Vrushali Karla" w:date="2018-11-16T18:13:00Z">
          <w:pPr>
            <w:pStyle w:val="ListParagraph"/>
            <w:numPr>
              <w:ilvl w:val="1"/>
              <w:numId w:val="34"/>
            </w:numPr>
            <w:ind w:left="1440" w:hanging="360"/>
          </w:pPr>
        </w:pPrChange>
      </w:pPr>
      <w:ins w:id="779" w:author="Vrushali Karla" w:date="2018-11-16T17:42:00Z">
        <w:r w:rsidRPr="008D4F45">
          <w:rPr>
            <w:rFonts w:asciiTheme="minorHAnsi" w:hAnsiTheme="minorHAnsi" w:cstheme="minorHAnsi"/>
            <w:b/>
          </w:rPr>
          <w:t>Note:</w:t>
        </w:r>
        <w:r w:rsidRPr="008D4F45">
          <w:rPr>
            <w:rFonts w:asciiTheme="minorHAnsi" w:hAnsiTheme="minorHAnsi" w:cstheme="minorHAnsi"/>
          </w:rPr>
          <w:t xml:space="preserve"> When you are executing Native or hybrid app tests on device then Web application tests cannot be executed at the same time , this is true vice-versa. So “Mobile environment” should not be selected , if selected then data present under “APK file” ,”App package”,”App activity” will vanish.</w:t>
        </w:r>
      </w:ins>
    </w:p>
    <w:p w14:paraId="1B96DDD3" w14:textId="77777777" w:rsidR="004E52D7" w:rsidRDefault="004E52D7" w:rsidP="004E52D7">
      <w:pPr>
        <w:rPr>
          <w:rFonts w:asciiTheme="minorHAnsi" w:hAnsiTheme="minorHAnsi" w:cstheme="minorHAnsi"/>
          <w:b/>
          <w:bCs/>
        </w:rPr>
      </w:pPr>
      <w:r>
        <w:rPr>
          <w:rFonts w:asciiTheme="minorHAnsi" w:hAnsiTheme="minorHAnsi" w:cstheme="minorHAnsi"/>
        </w:rPr>
        <w:t xml:space="preserve">                </w:t>
      </w:r>
      <w:r>
        <w:rPr>
          <w:rFonts w:asciiTheme="minorHAnsi" w:hAnsiTheme="minorHAnsi" w:cstheme="minorHAnsi"/>
          <w:b/>
          <w:bCs/>
        </w:rPr>
        <w:t xml:space="preserve">API section:        </w:t>
      </w:r>
    </w:p>
    <w:p w14:paraId="05C8A95E" w14:textId="77777777" w:rsidR="004E52D7" w:rsidRPr="00CA37BB" w:rsidRDefault="004E52D7" w:rsidP="004E52D7">
      <w:pPr>
        <w:pStyle w:val="ListParagraph"/>
        <w:numPr>
          <w:ilvl w:val="1"/>
          <w:numId w:val="34"/>
        </w:numPr>
        <w:rPr>
          <w:rFonts w:asciiTheme="minorHAnsi" w:hAnsiTheme="minorHAnsi" w:cstheme="minorHAnsi"/>
        </w:rPr>
      </w:pPr>
      <w:r w:rsidRPr="00CA37BB">
        <w:rPr>
          <w:rFonts w:asciiTheme="minorHAnsi" w:hAnsiTheme="minorHAnsi" w:cstheme="minorHAnsi"/>
        </w:rPr>
        <w:t>Select the corresponding "API Environment to run" for API from the given dropdown required for API tests.</w:t>
      </w:r>
    </w:p>
    <w:p w14:paraId="7E163A16" w14:textId="77777777" w:rsidR="004E52D7" w:rsidRDefault="004E52D7" w:rsidP="004E52D7">
      <w:pPr>
        <w:rPr>
          <w:rFonts w:asciiTheme="minorHAnsi" w:hAnsiTheme="minorHAnsi" w:cstheme="minorHAnsi"/>
          <w:b/>
          <w:bCs/>
        </w:rPr>
      </w:pPr>
      <w:r>
        <w:rPr>
          <w:rFonts w:asciiTheme="minorHAnsi" w:hAnsiTheme="minorHAnsi" w:cstheme="minorHAnsi"/>
        </w:rPr>
        <w:t>               </w:t>
      </w:r>
      <w:r>
        <w:rPr>
          <w:rFonts w:asciiTheme="minorHAnsi" w:hAnsiTheme="minorHAnsi" w:cstheme="minorHAnsi"/>
          <w:b/>
          <w:bCs/>
        </w:rPr>
        <w:t>Database section:</w:t>
      </w:r>
    </w:p>
    <w:p w14:paraId="35BF4E03" w14:textId="77777777" w:rsidR="004E52D7" w:rsidRDefault="004E52D7" w:rsidP="004E52D7">
      <w:pPr>
        <w:pStyle w:val="ListParagraph"/>
        <w:numPr>
          <w:ilvl w:val="1"/>
          <w:numId w:val="34"/>
        </w:numPr>
        <w:jc w:val="both"/>
        <w:rPr>
          <w:rFonts w:asciiTheme="minorHAnsi" w:hAnsiTheme="minorHAnsi" w:cstheme="minorHAnsi"/>
        </w:rPr>
      </w:pPr>
      <w:r w:rsidRPr="00CA37BB">
        <w:rPr>
          <w:rFonts w:asciiTheme="minorHAnsi" w:hAnsiTheme="minorHAnsi" w:cstheme="minorHAnsi"/>
        </w:rPr>
        <w:t>Data Sources:</w:t>
      </w:r>
      <w:r>
        <w:rPr>
          <w:rFonts w:asciiTheme="minorHAnsi" w:hAnsiTheme="minorHAnsi" w:cstheme="minorHAnsi"/>
        </w:rPr>
        <w:t xml:space="preserve"> If the "appConfig.ini" uploaded through "Config file location" from "Execution Parameters" tab is having the correct information about the database configuration then corresponding details will get populated in Data Sources section. </w:t>
      </w:r>
    </w:p>
    <w:p w14:paraId="072091D9"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This section will be having entries for Database Type, Data Provider, Section Key and checkbox for each entry present in the section.</w:t>
      </w:r>
    </w:p>
    <w:p w14:paraId="0787F39F"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lastRenderedPageBreak/>
        <w:t xml:space="preserve"> Select the checkbox for the corresponding combination of Database Type and Data Provider you need to require for Database tests.</w:t>
      </w:r>
    </w:p>
    <w:p w14:paraId="0599E0AC" w14:textId="77777777" w:rsidR="004E52D7" w:rsidRDefault="004E52D7" w:rsidP="004E52D7">
      <w:pPr>
        <w:rPr>
          <w:rFonts w:asciiTheme="minorHAnsi" w:hAnsiTheme="minorHAnsi" w:cstheme="minorHAnsi"/>
          <w:b/>
          <w:bCs/>
        </w:rPr>
      </w:pPr>
      <w:r>
        <w:rPr>
          <w:rFonts w:asciiTheme="minorHAnsi" w:hAnsiTheme="minorHAnsi" w:cstheme="minorHAnsi"/>
        </w:rPr>
        <w:t>               </w:t>
      </w:r>
      <w:r>
        <w:rPr>
          <w:rFonts w:asciiTheme="minorHAnsi" w:hAnsiTheme="minorHAnsi" w:cstheme="minorHAnsi"/>
          <w:b/>
          <w:bCs/>
        </w:rPr>
        <w:t>Common section for Fusion:</w:t>
      </w:r>
    </w:p>
    <w:p w14:paraId="7B4CEC04" w14:textId="77777777" w:rsidR="004E52D7" w:rsidRPr="00CA37BB" w:rsidRDefault="004E52D7" w:rsidP="004E52D7">
      <w:pPr>
        <w:pStyle w:val="ListParagraph"/>
        <w:numPr>
          <w:ilvl w:val="1"/>
          <w:numId w:val="34"/>
        </w:numPr>
        <w:jc w:val="both"/>
        <w:rPr>
          <w:rFonts w:asciiTheme="minorHAnsi" w:hAnsiTheme="minorHAnsi" w:cstheme="minorHAnsi"/>
        </w:rPr>
      </w:pPr>
      <w:r w:rsidRPr="00CA37BB">
        <w:rPr>
          <w:rFonts w:asciiTheme="minorHAnsi" w:hAnsiTheme="minorHAnsi" w:cstheme="minorHAnsi"/>
        </w:rPr>
        <w:t>Select the respective "Test groups to include" from given dropdown which you have targeted for execution.</w:t>
      </w:r>
    </w:p>
    <w:p w14:paraId="510744DF" w14:textId="77777777" w:rsidR="004E52D7" w:rsidRPr="00CA37BB" w:rsidRDefault="004E52D7" w:rsidP="004E52D7">
      <w:pPr>
        <w:pStyle w:val="ListParagraph"/>
        <w:numPr>
          <w:ilvl w:val="1"/>
          <w:numId w:val="34"/>
        </w:numPr>
        <w:jc w:val="both"/>
        <w:rPr>
          <w:rFonts w:asciiTheme="minorHAnsi" w:hAnsiTheme="minorHAnsi" w:cstheme="minorHAnsi"/>
        </w:rPr>
      </w:pPr>
      <w:r w:rsidRPr="00CA37BB">
        <w:rPr>
          <w:rFonts w:asciiTheme="minorHAnsi" w:hAnsiTheme="minorHAnsi" w:cstheme="minorHAnsi"/>
        </w:rPr>
        <w:t>Mention the "Test data location" where you have placed the test data of the automation tests.</w:t>
      </w:r>
    </w:p>
    <w:p w14:paraId="1EE9FCC0"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 xml:space="preserve">If only Web Details (Web Base URL, </w:t>
      </w:r>
      <w:r>
        <w:t>Device type and OS) provided</w:t>
      </w:r>
      <w:r>
        <w:rPr>
          <w:rFonts w:asciiTheme="minorHAnsi" w:hAnsiTheme="minorHAnsi" w:cstheme="minorHAnsi"/>
        </w:rPr>
        <w:t xml:space="preserve"> in web section then "Set parallel run" will be by default set as “No” and parallel threads count will be by default set as “1” and editable. In this case, hub, node, username and password will be enabled and editable. If hub, node, username and password fields are not provided then execution of web tests in Fusion tab will be triggered on local machine. If hub, node, username and password fields are provided then execution of web tests will be triggered on respective machine.</w:t>
      </w:r>
    </w:p>
    <w:p w14:paraId="11920E25"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 xml:space="preserve">If only Mobile Details (Mobile Base URL, </w:t>
      </w:r>
      <w:r>
        <w:t>Device type and OS) provided</w:t>
      </w:r>
      <w:r>
        <w:rPr>
          <w:rFonts w:asciiTheme="minorHAnsi" w:hAnsiTheme="minorHAnsi" w:cstheme="minorHAnsi"/>
        </w:rPr>
        <w:t xml:space="preserve"> in mobile section then "Set parallel run" and parallel threads count will be disabled. In this case, fields parallel threads count, hub, node, username and password will be disabled.</w:t>
      </w:r>
    </w:p>
    <w:p w14:paraId="2B35645B" w14:textId="77777777" w:rsidR="004E52D7" w:rsidRDefault="004E52D7" w:rsidP="004E52D7">
      <w:pPr>
        <w:pStyle w:val="ListParagraph"/>
        <w:numPr>
          <w:ilvl w:val="1"/>
          <w:numId w:val="34"/>
        </w:numPr>
        <w:jc w:val="both"/>
        <w:rPr>
          <w:rFonts w:asciiTheme="minorHAnsi" w:hAnsiTheme="minorHAnsi" w:cstheme="minorHAnsi"/>
        </w:rPr>
      </w:pPr>
      <w:r w:rsidRPr="00305F7E">
        <w:rPr>
          <w:rFonts w:asciiTheme="minorHAnsi" w:hAnsiTheme="minorHAnsi" w:cstheme="minorHAnsi"/>
        </w:rPr>
        <w:t xml:space="preserve">If </w:t>
      </w:r>
      <w:r>
        <w:rPr>
          <w:rFonts w:asciiTheme="minorHAnsi" w:hAnsiTheme="minorHAnsi" w:cstheme="minorHAnsi"/>
        </w:rPr>
        <w:t xml:space="preserve">both Web </w:t>
      </w:r>
      <w:r w:rsidRPr="00305F7E">
        <w:rPr>
          <w:rFonts w:asciiTheme="minorHAnsi" w:hAnsiTheme="minorHAnsi" w:cstheme="minorHAnsi"/>
        </w:rPr>
        <w:t xml:space="preserve">Base URL </w:t>
      </w:r>
      <w:r>
        <w:rPr>
          <w:rFonts w:asciiTheme="minorHAnsi" w:hAnsiTheme="minorHAnsi" w:cstheme="minorHAnsi"/>
        </w:rPr>
        <w:t xml:space="preserve">and </w:t>
      </w:r>
      <w:r w:rsidRPr="00305F7E">
        <w:rPr>
          <w:rFonts w:asciiTheme="minorHAnsi" w:hAnsiTheme="minorHAnsi" w:cstheme="minorHAnsi"/>
        </w:rPr>
        <w:t>Mobile</w:t>
      </w:r>
      <w:r>
        <w:rPr>
          <w:rFonts w:asciiTheme="minorHAnsi" w:hAnsiTheme="minorHAnsi" w:cstheme="minorHAnsi"/>
        </w:rPr>
        <w:t xml:space="preserve"> Base URL are </w:t>
      </w:r>
      <w:r w:rsidRPr="00305F7E">
        <w:rPr>
          <w:rFonts w:asciiTheme="minorHAnsi" w:hAnsiTheme="minorHAnsi" w:cstheme="minorHAnsi"/>
        </w:rPr>
        <w:t xml:space="preserve">provided in mobile </w:t>
      </w:r>
      <w:r>
        <w:rPr>
          <w:rFonts w:asciiTheme="minorHAnsi" w:hAnsiTheme="minorHAnsi" w:cstheme="minorHAnsi"/>
        </w:rPr>
        <w:t xml:space="preserve">and web </w:t>
      </w:r>
      <w:r w:rsidRPr="00305F7E">
        <w:rPr>
          <w:rFonts w:asciiTheme="minorHAnsi" w:hAnsiTheme="minorHAnsi" w:cstheme="minorHAnsi"/>
        </w:rPr>
        <w:t>section</w:t>
      </w:r>
      <w:r>
        <w:rPr>
          <w:rFonts w:asciiTheme="minorHAnsi" w:hAnsiTheme="minorHAnsi" w:cstheme="minorHAnsi"/>
        </w:rPr>
        <w:t>s</w:t>
      </w:r>
      <w:r w:rsidRPr="00305F7E">
        <w:rPr>
          <w:rFonts w:asciiTheme="minorHAnsi" w:hAnsiTheme="minorHAnsi" w:cstheme="minorHAnsi"/>
        </w:rPr>
        <w:t xml:space="preserve"> </w:t>
      </w:r>
      <w:r>
        <w:rPr>
          <w:rFonts w:asciiTheme="minorHAnsi" w:hAnsiTheme="minorHAnsi" w:cstheme="minorHAnsi"/>
        </w:rPr>
        <w:t xml:space="preserve">and irrespective of either “API Environment to run” for API or “Data Sources” for Database or both mentioned </w:t>
      </w:r>
      <w:r w:rsidRPr="00305F7E">
        <w:rPr>
          <w:rFonts w:asciiTheme="minorHAnsi" w:hAnsiTheme="minorHAnsi" w:cstheme="minorHAnsi"/>
        </w:rPr>
        <w:t xml:space="preserve">then "Set parallel run" and parallel threads count </w:t>
      </w:r>
      <w:r>
        <w:rPr>
          <w:rFonts w:asciiTheme="minorHAnsi" w:hAnsiTheme="minorHAnsi" w:cstheme="minorHAnsi"/>
        </w:rPr>
        <w:t xml:space="preserve">fields </w:t>
      </w:r>
      <w:r w:rsidRPr="00305F7E">
        <w:rPr>
          <w:rFonts w:asciiTheme="minorHAnsi" w:hAnsiTheme="minorHAnsi" w:cstheme="minorHAnsi"/>
        </w:rPr>
        <w:t xml:space="preserve">will be disabled. </w:t>
      </w:r>
      <w:r>
        <w:rPr>
          <w:rFonts w:asciiTheme="minorHAnsi" w:hAnsiTheme="minorHAnsi" w:cstheme="minorHAnsi"/>
        </w:rPr>
        <w:t xml:space="preserve">But </w:t>
      </w:r>
      <w:r w:rsidRPr="00305F7E">
        <w:rPr>
          <w:rFonts w:asciiTheme="minorHAnsi" w:hAnsiTheme="minorHAnsi" w:cstheme="minorHAnsi"/>
        </w:rPr>
        <w:t xml:space="preserve">fields hub, node, username and password will be </w:t>
      </w:r>
      <w:r>
        <w:rPr>
          <w:rFonts w:asciiTheme="minorHAnsi" w:hAnsiTheme="minorHAnsi" w:cstheme="minorHAnsi"/>
        </w:rPr>
        <w:t>enabled. If hub, node, username and password fields are not provided then execution of web tests in Fusion tab will be triggered on local machine. If hub, node, username and password fields are provided then execution of web tests will be triggered on respective machine.</w:t>
      </w:r>
    </w:p>
    <w:p w14:paraId="3A57B267" w14:textId="77777777" w:rsidR="004E52D7" w:rsidRDefault="004E52D7" w:rsidP="004E52D7">
      <w:pPr>
        <w:pStyle w:val="ListParagraph"/>
        <w:numPr>
          <w:ilvl w:val="1"/>
          <w:numId w:val="34"/>
        </w:numPr>
        <w:jc w:val="both"/>
        <w:rPr>
          <w:rFonts w:asciiTheme="minorHAnsi" w:hAnsiTheme="minorHAnsi" w:cstheme="minorHAnsi"/>
        </w:rPr>
      </w:pPr>
      <w:r w:rsidRPr="00305F7E">
        <w:rPr>
          <w:rFonts w:asciiTheme="minorHAnsi" w:hAnsiTheme="minorHAnsi" w:cstheme="minorHAnsi"/>
        </w:rPr>
        <w:t xml:space="preserve">If </w:t>
      </w:r>
      <w:r>
        <w:rPr>
          <w:rFonts w:asciiTheme="minorHAnsi" w:hAnsiTheme="minorHAnsi" w:cstheme="minorHAnsi"/>
        </w:rPr>
        <w:t xml:space="preserve">both Web </w:t>
      </w:r>
      <w:r w:rsidRPr="00305F7E">
        <w:rPr>
          <w:rFonts w:asciiTheme="minorHAnsi" w:hAnsiTheme="minorHAnsi" w:cstheme="minorHAnsi"/>
        </w:rPr>
        <w:t xml:space="preserve">Base URL </w:t>
      </w:r>
      <w:r>
        <w:rPr>
          <w:rFonts w:asciiTheme="minorHAnsi" w:hAnsiTheme="minorHAnsi" w:cstheme="minorHAnsi"/>
        </w:rPr>
        <w:t xml:space="preserve">and </w:t>
      </w:r>
      <w:r w:rsidRPr="00305F7E">
        <w:rPr>
          <w:rFonts w:asciiTheme="minorHAnsi" w:hAnsiTheme="minorHAnsi" w:cstheme="minorHAnsi"/>
        </w:rPr>
        <w:t>Mobile</w:t>
      </w:r>
      <w:r>
        <w:rPr>
          <w:rFonts w:asciiTheme="minorHAnsi" w:hAnsiTheme="minorHAnsi" w:cstheme="minorHAnsi"/>
        </w:rPr>
        <w:t xml:space="preserve"> Base URL are not </w:t>
      </w:r>
      <w:r w:rsidRPr="00305F7E">
        <w:rPr>
          <w:rFonts w:asciiTheme="minorHAnsi" w:hAnsiTheme="minorHAnsi" w:cstheme="minorHAnsi"/>
        </w:rPr>
        <w:t xml:space="preserve">provided in mobile </w:t>
      </w:r>
      <w:r>
        <w:rPr>
          <w:rFonts w:asciiTheme="minorHAnsi" w:hAnsiTheme="minorHAnsi" w:cstheme="minorHAnsi"/>
        </w:rPr>
        <w:t xml:space="preserve">and web </w:t>
      </w:r>
      <w:r w:rsidRPr="00305F7E">
        <w:rPr>
          <w:rFonts w:asciiTheme="minorHAnsi" w:hAnsiTheme="minorHAnsi" w:cstheme="minorHAnsi"/>
        </w:rPr>
        <w:t>section</w:t>
      </w:r>
      <w:r>
        <w:rPr>
          <w:rFonts w:asciiTheme="minorHAnsi" w:hAnsiTheme="minorHAnsi" w:cstheme="minorHAnsi"/>
        </w:rPr>
        <w:t>s</w:t>
      </w:r>
      <w:r w:rsidRPr="00305F7E">
        <w:rPr>
          <w:rFonts w:asciiTheme="minorHAnsi" w:hAnsiTheme="minorHAnsi" w:cstheme="minorHAnsi"/>
        </w:rPr>
        <w:t xml:space="preserve"> </w:t>
      </w:r>
      <w:r>
        <w:rPr>
          <w:rFonts w:asciiTheme="minorHAnsi" w:hAnsiTheme="minorHAnsi" w:cstheme="minorHAnsi"/>
        </w:rPr>
        <w:t xml:space="preserve">but either “API Environment to run” for API or “Data Sources” for Database or both mentioned </w:t>
      </w:r>
      <w:r w:rsidRPr="00305F7E">
        <w:rPr>
          <w:rFonts w:asciiTheme="minorHAnsi" w:hAnsiTheme="minorHAnsi" w:cstheme="minorHAnsi"/>
        </w:rPr>
        <w:t xml:space="preserve">then </w:t>
      </w:r>
      <w:r>
        <w:rPr>
          <w:rFonts w:asciiTheme="minorHAnsi" w:hAnsiTheme="minorHAnsi" w:cstheme="minorHAnsi"/>
        </w:rPr>
        <w:t xml:space="preserve">fields </w:t>
      </w:r>
      <w:r w:rsidRPr="00305F7E">
        <w:rPr>
          <w:rFonts w:asciiTheme="minorHAnsi" w:hAnsiTheme="minorHAnsi" w:cstheme="minorHAnsi"/>
        </w:rPr>
        <w:t>"Set parallel run"</w:t>
      </w:r>
      <w:r>
        <w:rPr>
          <w:rFonts w:asciiTheme="minorHAnsi" w:hAnsiTheme="minorHAnsi" w:cstheme="minorHAnsi"/>
        </w:rPr>
        <w:t>,</w:t>
      </w:r>
      <w:r w:rsidRPr="00305F7E">
        <w:rPr>
          <w:rFonts w:asciiTheme="minorHAnsi" w:hAnsiTheme="minorHAnsi" w:cstheme="minorHAnsi"/>
        </w:rPr>
        <w:t xml:space="preserve"> parallel threads count</w:t>
      </w:r>
      <w:r>
        <w:rPr>
          <w:rFonts w:asciiTheme="minorHAnsi" w:hAnsiTheme="minorHAnsi" w:cstheme="minorHAnsi"/>
        </w:rPr>
        <w:t xml:space="preserve">, </w:t>
      </w:r>
      <w:r w:rsidRPr="00305F7E">
        <w:rPr>
          <w:rFonts w:asciiTheme="minorHAnsi" w:hAnsiTheme="minorHAnsi" w:cstheme="minorHAnsi"/>
        </w:rPr>
        <w:t>hub, node, username and password will be disabled.</w:t>
      </w:r>
    </w:p>
    <w:p w14:paraId="5163EDDD" w14:textId="77777777" w:rsidR="004E52D7" w:rsidRDefault="004E52D7" w:rsidP="004E52D7">
      <w:pPr>
        <w:rPr>
          <w:rFonts w:asciiTheme="minorHAnsi" w:hAnsiTheme="minorHAnsi" w:cstheme="minorHAnsi"/>
          <w:b/>
          <w:bCs/>
        </w:rPr>
      </w:pPr>
      <w:r>
        <w:rPr>
          <w:rFonts w:asciiTheme="minorHAnsi" w:hAnsiTheme="minorHAnsi" w:cstheme="minorHAnsi"/>
          <w:b/>
          <w:bCs/>
        </w:rPr>
        <w:t>                Optional Fields:</w:t>
      </w:r>
    </w:p>
    <w:p w14:paraId="01A905F7"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Mention the "Test data location" where you have placed the test data of the automation tests.</w:t>
      </w:r>
    </w:p>
    <w:p w14:paraId="4C567D91" w14:textId="77777777" w:rsidR="004E52D7" w:rsidRDefault="004E52D7" w:rsidP="004E52D7">
      <w:pPr>
        <w:ind w:left="1440"/>
        <w:jc w:val="both"/>
        <w:rPr>
          <w:rFonts w:asciiTheme="minorHAnsi" w:hAnsiTheme="minorHAnsi" w:cstheme="minorHAnsi"/>
        </w:rPr>
      </w:pPr>
      <w:r>
        <w:rPr>
          <w:rFonts w:asciiTheme="minorHAnsi" w:hAnsiTheme="minorHAnsi" w:cstheme="minorHAnsi"/>
          <w:b/>
          <w:bCs/>
        </w:rPr>
        <w:t>Note:</w:t>
      </w:r>
      <w:r>
        <w:rPr>
          <w:rFonts w:asciiTheme="minorHAnsi" w:hAnsiTheme="minorHAnsi" w:cstheme="minorHAnsi"/>
        </w:rPr>
        <w:t xml:space="preserve"> If Parallel is selected as "Yes" but hub, node, username and password is not provided then execution will </w:t>
      </w:r>
      <w:ins w:id="780" w:author="Vrushali Karla" w:date="2018-11-16T15:10:00Z">
        <w:r>
          <w:rPr>
            <w:rFonts w:asciiTheme="minorHAnsi" w:hAnsiTheme="minorHAnsi" w:cstheme="minorHAnsi"/>
          </w:rPr>
          <w:t xml:space="preserve">be </w:t>
        </w:r>
      </w:ins>
      <w:r>
        <w:rPr>
          <w:rFonts w:asciiTheme="minorHAnsi" w:hAnsiTheme="minorHAnsi" w:cstheme="minorHAnsi"/>
        </w:rPr>
        <w:t>on local machine without Hub/Node setup.</w:t>
      </w:r>
    </w:p>
    <w:p w14:paraId="2D1BFD4B"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 xml:space="preserve">Once added all the required fields in "Execution Parameters" and "Fusion Testing" tabs, click "Generate Execution Run Config File" to start execution of test cases for </w:t>
      </w:r>
      <w:r w:rsidRPr="00241B34">
        <w:rPr>
          <w:rFonts w:asciiTheme="minorHAnsi" w:hAnsiTheme="minorHAnsi" w:cstheme="minorHAnsi"/>
        </w:rPr>
        <w:t>Fusion</w:t>
      </w:r>
      <w:r>
        <w:rPr>
          <w:rFonts w:asciiTheme="minorHAnsi" w:hAnsiTheme="minorHAnsi" w:cstheme="minorHAnsi"/>
        </w:rPr>
        <w:t>.</w:t>
      </w:r>
    </w:p>
    <w:p w14:paraId="25D0EE7B" w14:textId="77777777" w:rsidR="004E52D7" w:rsidRDefault="004E52D7" w:rsidP="004E52D7">
      <w:pPr>
        <w:pStyle w:val="ListParagraph"/>
        <w:ind w:left="1440"/>
        <w:jc w:val="both"/>
        <w:rPr>
          <w:rFonts w:asciiTheme="minorHAnsi" w:hAnsiTheme="minorHAnsi" w:cstheme="minorHAnsi"/>
        </w:rPr>
      </w:pPr>
    </w:p>
    <w:p w14:paraId="5B599C0E"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lastRenderedPageBreak/>
        <w:t>Once added all the required fields in "Execution Parameters" and in respective testing tabs, click on "Generate Execution Run Config File" to start test execution. "Success" dialog box will appear with message "ExecutionRunConfig.ini" file has been successfully generated.</w:t>
      </w:r>
    </w:p>
    <w:p w14:paraId="17C4A7D8" w14:textId="77777777" w:rsidR="004E52D7" w:rsidRDefault="004E52D7" w:rsidP="004E52D7">
      <w:pPr>
        <w:pStyle w:val="ListParagraph"/>
        <w:ind w:left="1440"/>
        <w:jc w:val="both"/>
        <w:rPr>
          <w:rFonts w:asciiTheme="minorHAnsi" w:hAnsiTheme="minorHAnsi" w:cstheme="minorHAnsi"/>
        </w:rPr>
      </w:pPr>
    </w:p>
    <w:p w14:paraId="6E67CC61"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Click "OK", "Confirmation" dialog box will appear with message "Do you want to start the test cases execution?". If clicked "OK", spinner will be displayed to indicate execution is started.</w:t>
      </w:r>
    </w:p>
    <w:p w14:paraId="1F1886F2" w14:textId="77777777" w:rsidR="004E52D7" w:rsidRDefault="004E52D7" w:rsidP="004E52D7">
      <w:pPr>
        <w:pStyle w:val="ListParagraph"/>
        <w:ind w:left="1440"/>
        <w:jc w:val="both"/>
        <w:rPr>
          <w:rFonts w:asciiTheme="minorHAnsi" w:hAnsiTheme="minorHAnsi" w:cstheme="minorHAnsi"/>
        </w:rPr>
      </w:pPr>
    </w:p>
    <w:p w14:paraId="0AFDC65D" w14:textId="77777777" w:rsidR="004E52D7" w:rsidRDefault="004E52D7" w:rsidP="004E52D7">
      <w:pPr>
        <w:pStyle w:val="ListParagraph"/>
        <w:numPr>
          <w:ilvl w:val="1"/>
          <w:numId w:val="34"/>
        </w:numPr>
        <w:jc w:val="both"/>
        <w:rPr>
          <w:rFonts w:asciiTheme="minorHAnsi" w:hAnsiTheme="minorHAnsi" w:cstheme="minorHAnsi"/>
        </w:rPr>
      </w:pPr>
      <w:r>
        <w:rPr>
          <w:rFonts w:asciiTheme="minorHAnsi" w:hAnsiTheme="minorHAnsi" w:cstheme="minorHAnsi"/>
        </w:rPr>
        <w:t>If clicked "Cancel", "Confirmation" dialog box will disappear and execution will not trigger.</w:t>
      </w:r>
    </w:p>
    <w:p w14:paraId="44AF8619" w14:textId="77777777" w:rsidR="004E52D7" w:rsidRDefault="004E52D7" w:rsidP="004E52D7">
      <w:pPr>
        <w:spacing w:before="0" w:after="0" w:line="240" w:lineRule="auto"/>
        <w:rPr>
          <w:rFonts w:asciiTheme="minorHAnsi" w:hAnsiTheme="minorHAnsi" w:cstheme="minorHAnsi"/>
        </w:rPr>
      </w:pPr>
      <w:r>
        <w:rPr>
          <w:rFonts w:asciiTheme="minorHAnsi" w:hAnsiTheme="minorHAnsi" w:cstheme="minorHAnsi"/>
        </w:rPr>
        <w:br w:type="page"/>
      </w:r>
    </w:p>
    <w:p w14:paraId="1CB83C49" w14:textId="77777777" w:rsidR="004E52D7" w:rsidRDefault="004E52D7" w:rsidP="004E52D7">
      <w:pPr>
        <w:pStyle w:val="Heading2"/>
        <w:rPr>
          <w:rFonts w:asciiTheme="minorHAnsi" w:hAnsiTheme="minorHAnsi" w:cs="Calibri"/>
          <w:noProof/>
          <w:color w:val="000000"/>
          <w:spacing w:val="-2"/>
        </w:rPr>
      </w:pPr>
      <w:r>
        <w:rPr>
          <w:noProof/>
        </w:rPr>
        <w:lastRenderedPageBreak/>
        <w:t>Execute a  Test from Framework</w:t>
      </w:r>
    </w:p>
    <w:p w14:paraId="62ED6FC5"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49E5BBB2" w14:textId="77777777" w:rsidR="004E52D7" w:rsidRDefault="004E52D7" w:rsidP="004E52D7">
      <w:pPr>
        <w:spacing w:before="0" w:after="0" w:line="240" w:lineRule="auto"/>
        <w:rPr>
          <w:rFonts w:asciiTheme="minorHAnsi" w:hAnsiTheme="minorHAnsi" w:cs="Calibri"/>
          <w:b/>
          <w:noProof/>
          <w:color w:val="000000"/>
          <w:spacing w:val="-2"/>
        </w:rPr>
      </w:pPr>
      <w:r w:rsidRPr="00D6776A">
        <w:rPr>
          <w:rFonts w:asciiTheme="minorHAnsi" w:hAnsiTheme="minorHAnsi" w:cs="Calibri"/>
          <w:b/>
          <w:noProof/>
          <w:color w:val="000000"/>
          <w:spacing w:val="-2"/>
        </w:rPr>
        <w:t xml:space="preserve">Following are the </w:t>
      </w:r>
      <w:r>
        <w:rPr>
          <w:rFonts w:asciiTheme="minorHAnsi" w:hAnsiTheme="minorHAnsi" w:cs="Calibri"/>
          <w:b/>
          <w:noProof/>
          <w:color w:val="000000"/>
          <w:spacing w:val="-2"/>
        </w:rPr>
        <w:t>ways</w:t>
      </w:r>
      <w:r w:rsidRPr="00D6776A">
        <w:rPr>
          <w:rFonts w:asciiTheme="minorHAnsi" w:hAnsiTheme="minorHAnsi" w:cs="Calibri"/>
          <w:b/>
          <w:noProof/>
          <w:color w:val="000000"/>
          <w:spacing w:val="-2"/>
        </w:rPr>
        <w:t xml:space="preserve"> to execute the test from </w:t>
      </w:r>
      <w:r>
        <w:rPr>
          <w:rFonts w:asciiTheme="minorHAnsi" w:hAnsiTheme="minorHAnsi" w:cs="Calibri"/>
          <w:b/>
          <w:noProof/>
          <w:color w:val="000000"/>
          <w:spacing w:val="-2"/>
        </w:rPr>
        <w:t>Framework:</w:t>
      </w:r>
    </w:p>
    <w:p w14:paraId="0D5E816C" w14:textId="77777777" w:rsidR="004E52D7" w:rsidRDefault="004E52D7" w:rsidP="004E52D7">
      <w:pPr>
        <w:pStyle w:val="ListParagraph"/>
        <w:spacing w:before="0" w:after="0" w:line="240" w:lineRule="auto"/>
        <w:rPr>
          <w:rFonts w:asciiTheme="minorHAnsi" w:hAnsiTheme="minorHAnsi" w:cs="Calibri"/>
          <w:noProof/>
          <w:color w:val="000000"/>
          <w:spacing w:val="-2"/>
        </w:rPr>
      </w:pPr>
    </w:p>
    <w:p w14:paraId="7D97B2F8" w14:textId="77777777" w:rsidR="004E52D7" w:rsidRDefault="004E52D7" w:rsidP="004E52D7">
      <w:pPr>
        <w:pStyle w:val="ListParagraph"/>
        <w:numPr>
          <w:ilvl w:val="0"/>
          <w:numId w:val="44"/>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POM</w:t>
      </w:r>
    </w:p>
    <w:p w14:paraId="3FB9D0C6" w14:textId="77777777" w:rsidR="004E52D7" w:rsidRDefault="004E52D7" w:rsidP="004E52D7">
      <w:pPr>
        <w:pStyle w:val="ListParagraph"/>
        <w:numPr>
          <w:ilvl w:val="0"/>
          <w:numId w:val="44"/>
        </w:num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TestNG</w:t>
      </w:r>
    </w:p>
    <w:p w14:paraId="568B1F5C" w14:textId="77777777" w:rsidR="004E52D7" w:rsidRDefault="004E52D7" w:rsidP="004E52D7">
      <w:pPr>
        <w:pStyle w:val="ListParagraph"/>
        <w:numPr>
          <w:ilvl w:val="0"/>
          <w:numId w:val="44"/>
        </w:numPr>
        <w:spacing w:before="0" w:after="0" w:line="240" w:lineRule="auto"/>
        <w:rPr>
          <w:ins w:id="781" w:author="Vrushali Karla" w:date="2018-11-16T11:40:00Z"/>
          <w:rFonts w:asciiTheme="minorHAnsi" w:hAnsiTheme="minorHAnsi" w:cs="Calibri"/>
          <w:noProof/>
          <w:color w:val="000000"/>
          <w:spacing w:val="-2"/>
        </w:rPr>
      </w:pPr>
      <w:r>
        <w:rPr>
          <w:rFonts w:asciiTheme="minorHAnsi" w:hAnsiTheme="minorHAnsi" w:cs="Calibri"/>
          <w:noProof/>
          <w:color w:val="000000"/>
          <w:spacing w:val="-2"/>
        </w:rPr>
        <w:t>KickOff.</w:t>
      </w:r>
      <w:ins w:id="782" w:author="Vrushali Karla" w:date="2018-11-16T11:40:00Z">
        <w:r>
          <w:rPr>
            <w:rFonts w:asciiTheme="minorHAnsi" w:hAnsiTheme="minorHAnsi" w:cs="Calibri"/>
            <w:noProof/>
            <w:color w:val="000000"/>
            <w:spacing w:val="-2"/>
          </w:rPr>
          <w:t>java.</w:t>
        </w:r>
      </w:ins>
    </w:p>
    <w:p w14:paraId="323EE7B0" w14:textId="77777777" w:rsidR="004E52D7" w:rsidRDefault="004E52D7" w:rsidP="004E52D7">
      <w:pPr>
        <w:spacing w:before="0" w:after="0" w:line="240" w:lineRule="auto"/>
        <w:rPr>
          <w:ins w:id="783" w:author="Vrushali Karla" w:date="2018-11-16T11:42:00Z"/>
          <w:rFonts w:asciiTheme="minorHAnsi" w:hAnsiTheme="minorHAnsi" w:cs="Calibri"/>
          <w:noProof/>
          <w:color w:val="000000"/>
          <w:spacing w:val="-2"/>
        </w:rPr>
        <w:pPrChange w:id="784" w:author="Vrushali Karla" w:date="2018-11-16T11:41:00Z">
          <w:pPr>
            <w:pStyle w:val="ListParagraph"/>
            <w:numPr>
              <w:numId w:val="44"/>
            </w:numPr>
            <w:spacing w:before="0" w:after="0" w:line="240" w:lineRule="auto"/>
            <w:ind w:left="1080" w:hanging="360"/>
          </w:pPr>
        </w:pPrChange>
      </w:pPr>
      <w:ins w:id="785" w:author="Vrushali Karla" w:date="2018-11-16T11:41:00Z">
        <w:r>
          <w:rPr>
            <w:rFonts w:asciiTheme="minorHAnsi" w:hAnsiTheme="minorHAnsi" w:cs="Calibri"/>
            <w:noProof/>
            <w:color w:val="000000"/>
            <w:spacing w:val="-2"/>
          </w:rPr>
          <w:t xml:space="preserve">Right click kickoff.java under </w:t>
        </w:r>
      </w:ins>
      <w:ins w:id="786" w:author="Vrushali Karla" w:date="2018-11-16T11:42:00Z">
        <w:r w:rsidRPr="0021758F">
          <w:rPr>
            <w:rFonts w:asciiTheme="minorHAnsi" w:hAnsiTheme="minorHAnsi" w:cs="Calibri"/>
            <w:noProof/>
            <w:color w:val="000000"/>
            <w:spacing w:val="-2"/>
          </w:rPr>
          <w:t>com.invocation</w:t>
        </w:r>
        <w:r>
          <w:rPr>
            <w:rFonts w:asciiTheme="minorHAnsi" w:hAnsiTheme="minorHAnsi" w:cs="Calibri"/>
            <w:noProof/>
            <w:color w:val="000000"/>
            <w:spacing w:val="-2"/>
          </w:rPr>
          <w:t xml:space="preserve"> </w:t>
        </w:r>
      </w:ins>
      <w:ins w:id="787" w:author="Vrushali Karla" w:date="2018-11-16T11:41:00Z">
        <w:r>
          <w:rPr>
            <w:rFonts w:asciiTheme="minorHAnsi" w:hAnsiTheme="minorHAnsi" w:cs="Calibri"/>
            <w:noProof/>
            <w:color w:val="000000"/>
            <w:spacing w:val="-2"/>
          </w:rPr>
          <w:t xml:space="preserve">and run as </w:t>
        </w:r>
      </w:ins>
      <w:ins w:id="788" w:author="Vrushali Karla" w:date="2018-11-16T11:42:00Z">
        <w:r>
          <w:rPr>
            <w:rFonts w:asciiTheme="minorHAnsi" w:hAnsiTheme="minorHAnsi" w:cs="Calibri"/>
            <w:noProof/>
            <w:color w:val="000000"/>
            <w:spacing w:val="-2"/>
          </w:rPr>
          <w:t>java application</w:t>
        </w:r>
      </w:ins>
    </w:p>
    <w:p w14:paraId="324B078E" w14:textId="77777777" w:rsidR="004E52D7" w:rsidRDefault="004E52D7" w:rsidP="004E52D7">
      <w:pPr>
        <w:spacing w:before="0" w:after="0" w:line="240" w:lineRule="auto"/>
        <w:rPr>
          <w:ins w:id="789" w:author="Vrushali Karla" w:date="2018-11-16T11:42:00Z"/>
          <w:rFonts w:asciiTheme="minorHAnsi" w:hAnsiTheme="minorHAnsi" w:cs="Calibri"/>
          <w:noProof/>
          <w:color w:val="000000"/>
          <w:spacing w:val="-2"/>
        </w:rPr>
        <w:pPrChange w:id="790" w:author="Vrushali Karla" w:date="2018-11-16T11:41:00Z">
          <w:pPr>
            <w:pStyle w:val="ListParagraph"/>
            <w:numPr>
              <w:numId w:val="44"/>
            </w:numPr>
            <w:spacing w:before="0" w:after="0" w:line="240" w:lineRule="auto"/>
            <w:ind w:left="1080" w:hanging="360"/>
          </w:pPr>
        </w:pPrChange>
      </w:pPr>
      <w:ins w:id="791" w:author="Vrushali Karla" w:date="2018-11-16T11:42:00Z">
        <w:r>
          <w:rPr>
            <w:rFonts w:asciiTheme="minorHAnsi" w:hAnsiTheme="minorHAnsi" w:cs="Calibri"/>
            <w:noProof/>
            <w:color w:val="000000"/>
            <w:spacing w:val="-2"/>
          </w:rPr>
          <w:t>For debugging right click TestNG files of respective plugins and run as TestNG suite or debug as TestNG suite.</w:t>
        </w:r>
      </w:ins>
    </w:p>
    <w:p w14:paraId="036DAA68" w14:textId="77777777" w:rsidR="004E52D7" w:rsidRPr="0021758F" w:rsidRDefault="004E52D7" w:rsidP="004E52D7">
      <w:pPr>
        <w:spacing w:before="0" w:after="0" w:line="240" w:lineRule="auto"/>
        <w:rPr>
          <w:rFonts w:asciiTheme="minorHAnsi" w:hAnsiTheme="minorHAnsi" w:cs="Calibri"/>
          <w:noProof/>
          <w:color w:val="000000"/>
          <w:spacing w:val="-2"/>
          <w:rPrChange w:id="792" w:author="Vrushali Karla" w:date="2018-11-16T11:41:00Z">
            <w:rPr>
              <w:noProof/>
            </w:rPr>
          </w:rPrChange>
        </w:rPr>
        <w:pPrChange w:id="793" w:author="Vrushali Karla" w:date="2018-11-16T11:41:00Z">
          <w:pPr>
            <w:pStyle w:val="ListParagraph"/>
            <w:numPr>
              <w:numId w:val="44"/>
            </w:numPr>
            <w:spacing w:before="0" w:after="0" w:line="240" w:lineRule="auto"/>
            <w:ind w:left="1080" w:hanging="360"/>
          </w:pPr>
        </w:pPrChange>
      </w:pPr>
      <w:ins w:id="794" w:author="Vrushali Karla" w:date="2018-11-16T11:43:00Z">
        <w:r>
          <w:rPr>
            <w:rFonts w:asciiTheme="minorHAnsi" w:hAnsiTheme="minorHAnsi" w:cs="Calibri"/>
            <w:noProof/>
            <w:color w:val="000000"/>
            <w:spacing w:val="-2"/>
          </w:rPr>
          <w:t>Note: if you are running through TestNG xmls then pre-requisite steps present under kickoff won</w:t>
        </w:r>
      </w:ins>
      <w:ins w:id="795" w:author="Vrushali Karla" w:date="2018-11-16T11:44:00Z">
        <w:r>
          <w:rPr>
            <w:rFonts w:asciiTheme="minorHAnsi" w:hAnsiTheme="minorHAnsi" w:cs="Calibri"/>
            <w:noProof/>
            <w:color w:val="000000"/>
            <w:spacing w:val="-2"/>
          </w:rPr>
          <w:t>’t execute.</w:t>
        </w:r>
      </w:ins>
      <w:del w:id="796" w:author="Vrushali Karla" w:date="2018-11-16T11:40:00Z">
        <w:r w:rsidRPr="0021758F" w:rsidDel="0021758F">
          <w:rPr>
            <w:rFonts w:asciiTheme="minorHAnsi" w:hAnsiTheme="minorHAnsi" w:cs="Calibri"/>
            <w:noProof/>
            <w:color w:val="000000"/>
            <w:spacing w:val="-2"/>
            <w:rPrChange w:id="797" w:author="Vrushali Karla" w:date="2018-11-16T11:41:00Z">
              <w:rPr>
                <w:noProof/>
              </w:rPr>
            </w:rPrChange>
          </w:rPr>
          <w:delText>bat</w:delText>
        </w:r>
      </w:del>
    </w:p>
    <w:p w14:paraId="212F06C3" w14:textId="77777777" w:rsidR="004E52D7" w:rsidDel="00A66D4E" w:rsidRDefault="004E52D7" w:rsidP="004E52D7">
      <w:pPr>
        <w:spacing w:before="0" w:after="0" w:line="240" w:lineRule="auto"/>
        <w:rPr>
          <w:del w:id="798" w:author="Vrushali Karla" w:date="2018-11-16T17:41:00Z"/>
          <w:rFonts w:asciiTheme="minorHAnsi" w:hAnsiTheme="minorHAnsi" w:cs="Calibri"/>
          <w:b/>
          <w:noProof/>
          <w:color w:val="000000"/>
          <w:spacing w:val="-2"/>
        </w:rPr>
      </w:pPr>
    </w:p>
    <w:p w14:paraId="24233C69" w14:textId="77777777" w:rsidR="004E52D7" w:rsidRPr="00C81667" w:rsidDel="0021758F" w:rsidRDefault="004E52D7" w:rsidP="004E52D7">
      <w:pPr>
        <w:spacing w:before="0" w:after="0" w:line="240" w:lineRule="auto"/>
        <w:rPr>
          <w:del w:id="799" w:author="Vrushali Karla" w:date="2018-11-16T11:40:00Z"/>
          <w:rFonts w:asciiTheme="minorHAnsi" w:hAnsiTheme="minorHAnsi" w:cs="Calibri"/>
          <w:b/>
          <w:noProof/>
          <w:color w:val="000000"/>
          <w:spacing w:val="-2"/>
        </w:rPr>
      </w:pPr>
      <w:del w:id="800" w:author="Vrushali Karla" w:date="2018-11-16T11:40:00Z">
        <w:r w:rsidRPr="00C81667" w:rsidDel="0021758F">
          <w:rPr>
            <w:rFonts w:asciiTheme="minorHAnsi" w:hAnsiTheme="minorHAnsi" w:cs="Calibri"/>
            <w:b/>
            <w:noProof/>
            <w:color w:val="000000"/>
            <w:spacing w:val="-2"/>
          </w:rPr>
          <w:delText>If you are executing your tests through Framework by any of the above ways, then below line should commented</w:delText>
        </w:r>
      </w:del>
    </w:p>
    <w:p w14:paraId="76D14C40" w14:textId="77777777" w:rsidR="004E52D7" w:rsidRPr="00C81667" w:rsidDel="0021758F" w:rsidRDefault="004E52D7" w:rsidP="004E52D7">
      <w:pPr>
        <w:spacing w:before="0" w:after="0" w:line="240" w:lineRule="auto"/>
        <w:rPr>
          <w:del w:id="801" w:author="Vrushali Karla" w:date="2018-11-16T11:40:00Z"/>
          <w:rFonts w:asciiTheme="minorHAnsi" w:hAnsiTheme="minorHAnsi" w:cs="Calibri"/>
          <w:noProof/>
          <w:color w:val="000000"/>
          <w:spacing w:val="-2"/>
        </w:rPr>
      </w:pPr>
    </w:p>
    <w:p w14:paraId="566737B9" w14:textId="77777777" w:rsidR="004E52D7" w:rsidDel="0021758F" w:rsidRDefault="004E52D7" w:rsidP="004E52D7">
      <w:pPr>
        <w:autoSpaceDE w:val="0"/>
        <w:autoSpaceDN w:val="0"/>
        <w:adjustRightInd w:val="0"/>
        <w:spacing w:before="0" w:after="0" w:line="240" w:lineRule="auto"/>
        <w:rPr>
          <w:del w:id="802" w:author="Vrushali Karla" w:date="2018-11-16T11:40:00Z"/>
          <w:rFonts w:ascii="Consolas" w:hAnsi="Consolas" w:cs="Consolas"/>
          <w:sz w:val="20"/>
          <w:szCs w:val="20"/>
          <w:lang w:val="en-US" w:bidi="ar-SA"/>
        </w:rPr>
      </w:pPr>
      <w:del w:id="803" w:author="Vrushali Karla" w:date="2018-11-16T11:40:00Z">
        <w:r w:rsidDel="0021758F">
          <w:rPr>
            <w:rFonts w:ascii="Consolas" w:hAnsi="Consolas" w:cs="Consolas"/>
            <w:color w:val="3F7F5F"/>
            <w:sz w:val="20"/>
            <w:szCs w:val="20"/>
            <w:lang w:val="en-US" w:bidi="ar-SA"/>
          </w:rPr>
          <w:delText>/*</w:delText>
        </w:r>
        <w:r w:rsidDel="0021758F">
          <w:rPr>
            <w:rFonts w:ascii="Consolas" w:hAnsi="Consolas" w:cs="Consolas"/>
            <w:color w:val="3F7F5F"/>
            <w:sz w:val="20"/>
            <w:szCs w:val="20"/>
            <w:lang w:val="en-US" w:bidi="ar-SA"/>
          </w:rPr>
          <w:tab/>
          <w:delText xml:space="preserve">String executionUIConfigFilePath = </w:delText>
        </w:r>
        <w:r w:rsidDel="0021758F">
          <w:rPr>
            <w:rFonts w:ascii="Consolas" w:hAnsi="Consolas" w:cs="Consolas"/>
            <w:color w:val="3F7F5F"/>
            <w:sz w:val="20"/>
            <w:szCs w:val="20"/>
            <w:u w:val="single"/>
            <w:lang w:val="en-US" w:bidi="ar-SA"/>
          </w:rPr>
          <w:delText>args</w:delText>
        </w:r>
        <w:r w:rsidDel="0021758F">
          <w:rPr>
            <w:rFonts w:ascii="Consolas" w:hAnsi="Consolas" w:cs="Consolas"/>
            <w:color w:val="3F7F5F"/>
            <w:sz w:val="20"/>
            <w:szCs w:val="20"/>
            <w:lang w:val="en-US" w:bidi="ar-SA"/>
          </w:rPr>
          <w:delText>[0];*/</w:delText>
        </w:r>
      </w:del>
    </w:p>
    <w:p w14:paraId="50D19371" w14:textId="77777777" w:rsidR="004E52D7" w:rsidDel="0021758F" w:rsidRDefault="004E52D7" w:rsidP="004E52D7">
      <w:pPr>
        <w:autoSpaceDE w:val="0"/>
        <w:autoSpaceDN w:val="0"/>
        <w:adjustRightInd w:val="0"/>
        <w:spacing w:before="0" w:after="0" w:line="240" w:lineRule="auto"/>
        <w:rPr>
          <w:del w:id="804" w:author="Vrushali Karla" w:date="2018-11-16T11:40:00Z"/>
          <w:rFonts w:ascii="Consolas" w:hAnsi="Consolas" w:cs="Consolas"/>
          <w:sz w:val="20"/>
          <w:szCs w:val="20"/>
          <w:lang w:val="en-US" w:bidi="ar-SA"/>
        </w:rPr>
      </w:pPr>
      <w:del w:id="805" w:author="Vrushali Karla" w:date="2018-11-16T11:40:00Z">
        <w:r w:rsidDel="0021758F">
          <w:rPr>
            <w:rFonts w:ascii="Consolas" w:hAnsi="Consolas" w:cs="Consolas"/>
            <w:color w:val="000000"/>
            <w:sz w:val="20"/>
            <w:szCs w:val="20"/>
            <w:lang w:val="en-US" w:bidi="ar-SA"/>
          </w:rPr>
          <w:delText xml:space="preserve">String </w:delText>
        </w:r>
        <w:r w:rsidDel="0021758F">
          <w:rPr>
            <w:rFonts w:ascii="Consolas" w:hAnsi="Consolas" w:cs="Consolas"/>
            <w:color w:val="6A3E3E"/>
            <w:sz w:val="20"/>
            <w:szCs w:val="20"/>
            <w:lang w:val="en-US" w:bidi="ar-SA"/>
          </w:rPr>
          <w:delText>executionUIConfigFilePath</w:delText>
        </w:r>
        <w:r w:rsidDel="0021758F">
          <w:rPr>
            <w:rFonts w:ascii="Consolas" w:hAnsi="Consolas" w:cs="Consolas"/>
            <w:color w:val="000000"/>
            <w:sz w:val="20"/>
            <w:szCs w:val="20"/>
            <w:lang w:val="en-US" w:bidi="ar-SA"/>
          </w:rPr>
          <w:delText xml:space="preserve"> = System.</w:delText>
        </w:r>
        <w:r w:rsidDel="0021758F">
          <w:rPr>
            <w:rFonts w:ascii="Consolas" w:hAnsi="Consolas" w:cs="Consolas"/>
            <w:i/>
            <w:iCs/>
            <w:color w:val="000000"/>
            <w:sz w:val="20"/>
            <w:szCs w:val="20"/>
            <w:lang w:val="en-US" w:bidi="ar-SA"/>
          </w:rPr>
          <w:delText>getProperty</w:delText>
        </w:r>
        <w:r w:rsidDel="0021758F">
          <w:rPr>
            <w:rFonts w:ascii="Consolas" w:hAnsi="Consolas" w:cs="Consolas"/>
            <w:color w:val="000000"/>
            <w:sz w:val="20"/>
            <w:szCs w:val="20"/>
            <w:lang w:val="en-US" w:bidi="ar-SA"/>
          </w:rPr>
          <w:delText>(</w:delText>
        </w:r>
        <w:r w:rsidDel="0021758F">
          <w:rPr>
            <w:rFonts w:ascii="Consolas" w:hAnsi="Consolas" w:cs="Consolas"/>
            <w:color w:val="2A00FF"/>
            <w:sz w:val="20"/>
            <w:szCs w:val="20"/>
            <w:lang w:val="en-US" w:bidi="ar-SA"/>
          </w:rPr>
          <w:delText>"user.dir"</w:delText>
        </w:r>
        <w:r w:rsidDel="0021758F">
          <w:rPr>
            <w:rFonts w:ascii="Consolas" w:hAnsi="Consolas" w:cs="Consolas"/>
            <w:color w:val="000000"/>
            <w:sz w:val="20"/>
            <w:szCs w:val="20"/>
            <w:lang w:val="en-US" w:bidi="ar-SA"/>
          </w:rPr>
          <w:delText>)</w:delText>
        </w:r>
      </w:del>
    </w:p>
    <w:p w14:paraId="13122AB9" w14:textId="77777777" w:rsidR="004E52D7" w:rsidDel="0021758F" w:rsidRDefault="004E52D7" w:rsidP="004E52D7">
      <w:pPr>
        <w:autoSpaceDE w:val="0"/>
        <w:autoSpaceDN w:val="0"/>
        <w:adjustRightInd w:val="0"/>
        <w:spacing w:before="0" w:after="0" w:line="240" w:lineRule="auto"/>
        <w:rPr>
          <w:del w:id="806" w:author="Vrushali Karla" w:date="2018-11-16T11:40:00Z"/>
          <w:rFonts w:ascii="Consolas" w:hAnsi="Consolas" w:cs="Consolas"/>
          <w:sz w:val="20"/>
          <w:szCs w:val="20"/>
          <w:lang w:val="en-US" w:bidi="ar-SA"/>
        </w:rPr>
      </w:pPr>
      <w:del w:id="807" w:author="Vrushali Karla" w:date="2018-11-16T11:40:00Z">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delText>+ File.</w:delText>
        </w:r>
        <w:r w:rsidDel="0021758F">
          <w:rPr>
            <w:rFonts w:ascii="Consolas" w:hAnsi="Consolas" w:cs="Consolas"/>
            <w:b/>
            <w:bCs/>
            <w:i/>
            <w:iCs/>
            <w:color w:val="0000C0"/>
            <w:sz w:val="20"/>
            <w:szCs w:val="20"/>
            <w:lang w:val="en-US" w:bidi="ar-SA"/>
          </w:rPr>
          <w:delText>separator</w:delText>
        </w:r>
      </w:del>
    </w:p>
    <w:p w14:paraId="3AFDB86D" w14:textId="77777777" w:rsidR="004E52D7" w:rsidDel="0021758F" w:rsidRDefault="004E52D7" w:rsidP="004E52D7">
      <w:pPr>
        <w:spacing w:before="0" w:after="0" w:line="240" w:lineRule="auto"/>
        <w:rPr>
          <w:del w:id="808" w:author="Vrushali Karla" w:date="2018-11-16T11:40:00Z"/>
          <w:rFonts w:ascii="Consolas" w:hAnsi="Consolas" w:cs="Consolas"/>
          <w:color w:val="000000"/>
          <w:sz w:val="20"/>
          <w:szCs w:val="20"/>
          <w:lang w:val="en-US" w:bidi="ar-SA"/>
        </w:rPr>
      </w:pPr>
      <w:del w:id="809" w:author="Vrushali Karla" w:date="2018-11-16T11:40:00Z">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delText xml:space="preserve">+ </w:delText>
        </w:r>
        <w:r w:rsidDel="0021758F">
          <w:rPr>
            <w:rFonts w:ascii="Consolas" w:hAnsi="Consolas" w:cs="Consolas"/>
            <w:color w:val="2A00FF"/>
            <w:sz w:val="20"/>
            <w:szCs w:val="20"/>
            <w:lang w:val="en-US" w:bidi="ar-SA"/>
          </w:rPr>
          <w:delText>"CommonFrameworkTest_Regression_Run_16022017120828\\Configuration\\executionRunConfig.ini"</w:delText>
        </w:r>
        <w:r w:rsidDel="0021758F">
          <w:rPr>
            <w:rFonts w:ascii="Consolas" w:hAnsi="Consolas" w:cs="Consolas"/>
            <w:color w:val="000000"/>
            <w:sz w:val="20"/>
            <w:szCs w:val="20"/>
            <w:lang w:val="en-US" w:bidi="ar-SA"/>
          </w:rPr>
          <w:delText>;</w:delText>
        </w:r>
      </w:del>
    </w:p>
    <w:p w14:paraId="3298F06F" w14:textId="77777777" w:rsidR="004E52D7" w:rsidRPr="00C81667" w:rsidDel="0021758F" w:rsidRDefault="004E52D7" w:rsidP="004E52D7">
      <w:pPr>
        <w:spacing w:before="0" w:after="0" w:line="240" w:lineRule="auto"/>
        <w:rPr>
          <w:del w:id="810" w:author="Vrushali Karla" w:date="2018-11-16T11:40:00Z"/>
          <w:rFonts w:asciiTheme="minorHAnsi" w:hAnsiTheme="minorHAnsi" w:cs="Calibri"/>
          <w:noProof/>
          <w:color w:val="000000"/>
          <w:spacing w:val="-2"/>
        </w:rPr>
      </w:pPr>
    </w:p>
    <w:p w14:paraId="304CAD10" w14:textId="77777777" w:rsidR="004E52D7" w:rsidDel="0021758F" w:rsidRDefault="004E52D7" w:rsidP="004E52D7">
      <w:pPr>
        <w:spacing w:before="0" w:after="0" w:line="240" w:lineRule="auto"/>
        <w:rPr>
          <w:del w:id="811" w:author="Vrushali Karla" w:date="2018-11-16T11:40:00Z"/>
          <w:rFonts w:asciiTheme="minorHAnsi" w:hAnsiTheme="minorHAnsi" w:cs="Calibri"/>
          <w:b/>
          <w:noProof/>
          <w:color w:val="000000"/>
          <w:spacing w:val="-2"/>
        </w:rPr>
      </w:pPr>
      <w:del w:id="812" w:author="Vrushali Karla" w:date="2018-11-16T11:40:00Z">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r w:rsidDel="0021758F">
          <w:rPr>
            <w:rFonts w:ascii="Consolas" w:hAnsi="Consolas" w:cs="Consolas"/>
            <w:color w:val="000000"/>
            <w:sz w:val="20"/>
            <w:szCs w:val="20"/>
            <w:lang w:val="en-US" w:bidi="ar-SA"/>
          </w:rPr>
          <w:tab/>
        </w:r>
      </w:del>
    </w:p>
    <w:p w14:paraId="08981762" w14:textId="77777777" w:rsidR="004E52D7" w:rsidRPr="00C81667" w:rsidDel="0021758F" w:rsidRDefault="004E52D7" w:rsidP="004E52D7">
      <w:pPr>
        <w:spacing w:before="0" w:after="0" w:line="240" w:lineRule="auto"/>
        <w:rPr>
          <w:del w:id="813" w:author="Vrushali Karla" w:date="2018-11-16T11:40:00Z"/>
          <w:rFonts w:asciiTheme="minorHAnsi" w:hAnsiTheme="minorHAnsi" w:cs="Calibri"/>
          <w:b/>
          <w:noProof/>
          <w:color w:val="000000"/>
          <w:spacing w:val="-2"/>
        </w:rPr>
      </w:pPr>
      <w:del w:id="814" w:author="Vrushali Karla" w:date="2018-11-16T11:40:00Z">
        <w:r w:rsidRPr="00C81667" w:rsidDel="0021758F">
          <w:rPr>
            <w:rFonts w:asciiTheme="minorHAnsi" w:hAnsiTheme="minorHAnsi" w:cs="Calibri"/>
            <w:b/>
            <w:noProof/>
            <w:color w:val="000000"/>
            <w:spacing w:val="-2"/>
          </w:rPr>
          <w:delText>If you are executing your tests through Fusion Test Runner, then below line should commented</w:delText>
        </w:r>
      </w:del>
    </w:p>
    <w:p w14:paraId="4DC5B28A" w14:textId="77777777" w:rsidR="004E52D7" w:rsidDel="0021758F" w:rsidRDefault="004E52D7" w:rsidP="004E52D7">
      <w:pPr>
        <w:spacing w:before="0" w:after="0" w:line="240" w:lineRule="auto"/>
        <w:rPr>
          <w:del w:id="815" w:author="Vrushali Karla" w:date="2018-11-16T11:40:00Z"/>
          <w:rFonts w:ascii="Consolas" w:hAnsi="Consolas" w:cs="Consolas"/>
          <w:color w:val="000000"/>
          <w:sz w:val="20"/>
          <w:szCs w:val="20"/>
          <w:lang w:val="en-US" w:bidi="ar-SA"/>
        </w:rPr>
      </w:pPr>
    </w:p>
    <w:p w14:paraId="345F2ADB" w14:textId="77777777" w:rsidR="004E52D7" w:rsidDel="0021758F" w:rsidRDefault="004E52D7" w:rsidP="004E52D7">
      <w:pPr>
        <w:spacing w:before="0" w:after="0" w:line="240" w:lineRule="auto"/>
        <w:rPr>
          <w:del w:id="816" w:author="Vrushali Karla" w:date="2018-11-16T11:40:00Z"/>
          <w:rFonts w:ascii="Consolas" w:hAnsi="Consolas" w:cs="Consolas"/>
          <w:color w:val="000000"/>
          <w:sz w:val="20"/>
          <w:szCs w:val="20"/>
          <w:lang w:val="en-US" w:bidi="ar-SA"/>
        </w:rPr>
      </w:pPr>
    </w:p>
    <w:p w14:paraId="41FBDB6A" w14:textId="77777777" w:rsidR="004E52D7" w:rsidDel="0021758F" w:rsidRDefault="004E52D7" w:rsidP="004E52D7">
      <w:pPr>
        <w:autoSpaceDE w:val="0"/>
        <w:autoSpaceDN w:val="0"/>
        <w:adjustRightInd w:val="0"/>
        <w:spacing w:before="0" w:after="0" w:line="240" w:lineRule="auto"/>
        <w:rPr>
          <w:del w:id="817" w:author="Vrushali Karla" w:date="2018-11-16T11:40:00Z"/>
          <w:rFonts w:ascii="Consolas" w:hAnsi="Consolas" w:cs="Consolas"/>
          <w:sz w:val="20"/>
          <w:szCs w:val="20"/>
          <w:lang w:val="en-US" w:bidi="ar-SA"/>
        </w:rPr>
      </w:pPr>
      <w:del w:id="818" w:author="Vrushali Karla" w:date="2018-11-16T11:40:00Z">
        <w:r w:rsidDel="0021758F">
          <w:rPr>
            <w:rFonts w:ascii="Consolas" w:hAnsi="Consolas" w:cs="Consolas"/>
            <w:color w:val="000000"/>
            <w:sz w:val="20"/>
            <w:szCs w:val="20"/>
            <w:lang w:val="en-US" w:bidi="ar-SA"/>
          </w:rPr>
          <w:delText xml:space="preserve">String </w:delText>
        </w:r>
        <w:r w:rsidDel="0021758F">
          <w:rPr>
            <w:rFonts w:ascii="Consolas" w:hAnsi="Consolas" w:cs="Consolas"/>
            <w:color w:val="6A3E3E"/>
            <w:sz w:val="20"/>
            <w:szCs w:val="20"/>
            <w:lang w:val="en-US" w:bidi="ar-SA"/>
          </w:rPr>
          <w:delText>executionUIConfigFilePath</w:delText>
        </w:r>
        <w:r w:rsidDel="0021758F">
          <w:rPr>
            <w:rFonts w:ascii="Consolas" w:hAnsi="Consolas" w:cs="Consolas"/>
            <w:color w:val="000000"/>
            <w:sz w:val="20"/>
            <w:szCs w:val="20"/>
            <w:lang w:val="en-US" w:bidi="ar-SA"/>
          </w:rPr>
          <w:delText xml:space="preserve"> = </w:delText>
        </w:r>
        <w:r w:rsidDel="0021758F">
          <w:rPr>
            <w:rFonts w:ascii="Consolas" w:hAnsi="Consolas" w:cs="Consolas"/>
            <w:color w:val="6A3E3E"/>
            <w:sz w:val="20"/>
            <w:szCs w:val="20"/>
            <w:lang w:val="en-US" w:bidi="ar-SA"/>
          </w:rPr>
          <w:delText>args</w:delText>
        </w:r>
        <w:r w:rsidDel="0021758F">
          <w:rPr>
            <w:rFonts w:ascii="Consolas" w:hAnsi="Consolas" w:cs="Consolas"/>
            <w:color w:val="000000"/>
            <w:sz w:val="20"/>
            <w:szCs w:val="20"/>
            <w:lang w:val="en-US" w:bidi="ar-SA"/>
          </w:rPr>
          <w:delText>[0];</w:delText>
        </w:r>
      </w:del>
    </w:p>
    <w:p w14:paraId="761D52C3" w14:textId="77777777" w:rsidR="004E52D7" w:rsidDel="0021758F" w:rsidRDefault="004E52D7" w:rsidP="004E52D7">
      <w:pPr>
        <w:autoSpaceDE w:val="0"/>
        <w:autoSpaceDN w:val="0"/>
        <w:adjustRightInd w:val="0"/>
        <w:spacing w:before="0" w:after="0" w:line="240" w:lineRule="auto"/>
        <w:rPr>
          <w:del w:id="819" w:author="Vrushali Karla" w:date="2018-11-16T11:40:00Z"/>
          <w:rFonts w:ascii="Consolas" w:hAnsi="Consolas" w:cs="Consolas"/>
          <w:sz w:val="20"/>
          <w:szCs w:val="20"/>
          <w:lang w:val="en-US" w:bidi="ar-SA"/>
        </w:rPr>
      </w:pPr>
      <w:del w:id="820" w:author="Vrushali Karla" w:date="2018-11-16T11:40:00Z">
        <w:r w:rsidDel="0021758F">
          <w:rPr>
            <w:rFonts w:ascii="Consolas" w:hAnsi="Consolas" w:cs="Consolas"/>
            <w:color w:val="3F7F5F"/>
            <w:sz w:val="20"/>
            <w:szCs w:val="20"/>
            <w:lang w:val="en-US" w:bidi="ar-SA"/>
          </w:rPr>
          <w:delText>/*</w:delText>
        </w:r>
        <w:r w:rsidDel="0021758F">
          <w:rPr>
            <w:rFonts w:ascii="Consolas" w:hAnsi="Consolas" w:cs="Consolas"/>
            <w:color w:val="3F7F5F"/>
            <w:sz w:val="20"/>
            <w:szCs w:val="20"/>
            <w:lang w:val="en-US" w:bidi="ar-SA"/>
          </w:rPr>
          <w:tab/>
          <w:delText>String executionUIConfigFilePath = System.getProperty("user.dir")</w:delText>
        </w:r>
      </w:del>
    </w:p>
    <w:p w14:paraId="5DFCFA33" w14:textId="77777777" w:rsidR="004E52D7" w:rsidDel="0021758F" w:rsidRDefault="004E52D7" w:rsidP="004E52D7">
      <w:pPr>
        <w:autoSpaceDE w:val="0"/>
        <w:autoSpaceDN w:val="0"/>
        <w:adjustRightInd w:val="0"/>
        <w:spacing w:before="0" w:after="0" w:line="240" w:lineRule="auto"/>
        <w:rPr>
          <w:del w:id="821" w:author="Vrushali Karla" w:date="2018-11-16T11:40:00Z"/>
          <w:rFonts w:ascii="Consolas" w:hAnsi="Consolas" w:cs="Consolas"/>
          <w:sz w:val="20"/>
          <w:szCs w:val="20"/>
          <w:lang w:val="en-US" w:bidi="ar-SA"/>
        </w:rPr>
      </w:pPr>
      <w:del w:id="822" w:author="Vrushali Karla" w:date="2018-11-16T11:40:00Z">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delText>+ File.separator</w:delText>
        </w:r>
      </w:del>
    </w:p>
    <w:p w14:paraId="4D175E01" w14:textId="77777777" w:rsidR="004E52D7" w:rsidDel="00A66D4E" w:rsidRDefault="004E52D7" w:rsidP="004E52D7">
      <w:pPr>
        <w:autoSpaceDE w:val="0"/>
        <w:autoSpaceDN w:val="0"/>
        <w:adjustRightInd w:val="0"/>
        <w:spacing w:before="0" w:after="0" w:line="240" w:lineRule="auto"/>
        <w:rPr>
          <w:del w:id="823" w:author="Vrushali Karla" w:date="2018-11-16T17:41:00Z"/>
          <w:rFonts w:ascii="Consolas" w:hAnsi="Consolas" w:cs="Consolas"/>
          <w:sz w:val="20"/>
          <w:szCs w:val="20"/>
          <w:lang w:val="en-US" w:bidi="ar-SA"/>
        </w:rPr>
      </w:pPr>
      <w:del w:id="824" w:author="Vrushali Karla" w:date="2018-11-16T11:40:00Z">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r>
        <w:r w:rsidDel="0021758F">
          <w:rPr>
            <w:rFonts w:ascii="Consolas" w:hAnsi="Consolas" w:cs="Consolas"/>
            <w:color w:val="3F7F5F"/>
            <w:sz w:val="20"/>
            <w:szCs w:val="20"/>
            <w:lang w:val="en-US" w:bidi="ar-SA"/>
          </w:rPr>
          <w:tab/>
          <w:delText>+ "CommonFrameworkTest_Regression_Run_16022017120828\\Configuration\\executionRunConfig.ini";*/</w:delText>
        </w:r>
      </w:del>
    </w:p>
    <w:p w14:paraId="147E2049" w14:textId="77777777" w:rsidR="004E52D7" w:rsidDel="00A66D4E" w:rsidRDefault="004E52D7" w:rsidP="004E52D7">
      <w:pPr>
        <w:autoSpaceDE w:val="0"/>
        <w:autoSpaceDN w:val="0"/>
        <w:adjustRightInd w:val="0"/>
        <w:spacing w:before="0" w:after="0" w:line="240" w:lineRule="auto"/>
        <w:rPr>
          <w:del w:id="825" w:author="Vrushali Karla" w:date="2018-11-16T17:41:00Z"/>
          <w:rFonts w:asciiTheme="minorHAnsi" w:hAnsiTheme="minorHAnsi" w:cs="Calibri"/>
          <w:noProof/>
          <w:color w:val="000000"/>
          <w:spacing w:val="-2"/>
        </w:rPr>
        <w:pPrChange w:id="826" w:author="Vrushali Karla" w:date="2018-11-16T17:41:00Z">
          <w:pPr>
            <w:spacing w:before="0" w:after="0" w:line="240" w:lineRule="auto"/>
          </w:pPr>
        </w:pPrChange>
      </w:pPr>
    </w:p>
    <w:p w14:paraId="45A954C7" w14:textId="77777777" w:rsidR="004E52D7"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br w:type="page"/>
      </w:r>
    </w:p>
    <w:p w14:paraId="0C264258" w14:textId="77777777" w:rsidR="004E52D7" w:rsidRDefault="004E52D7" w:rsidP="004E52D7">
      <w:pPr>
        <w:pStyle w:val="Heading2"/>
        <w:rPr>
          <w:rFonts w:asciiTheme="minorHAnsi" w:hAnsiTheme="minorHAnsi" w:cs="Calibri"/>
          <w:noProof/>
          <w:color w:val="000000"/>
          <w:spacing w:val="-2"/>
        </w:rPr>
      </w:pPr>
      <w:bookmarkStart w:id="827" w:name="_Ref491333915"/>
      <w:r>
        <w:rPr>
          <w:noProof/>
        </w:rPr>
        <w:lastRenderedPageBreak/>
        <w:t>Execute a  Test from Jenkins</w:t>
      </w:r>
      <w:bookmarkEnd w:id="827"/>
    </w:p>
    <w:p w14:paraId="32CBDA99" w14:textId="77777777" w:rsidR="004E52D7" w:rsidRDefault="004E52D7" w:rsidP="004E52D7">
      <w:pPr>
        <w:spacing w:before="0" w:after="0" w:line="240" w:lineRule="auto"/>
        <w:rPr>
          <w:rFonts w:asciiTheme="minorHAnsi" w:hAnsiTheme="minorHAnsi" w:cs="Calibri"/>
          <w:b/>
          <w:noProof/>
          <w:color w:val="000000"/>
          <w:spacing w:val="-2"/>
        </w:rPr>
      </w:pPr>
    </w:p>
    <w:p w14:paraId="518DF500" w14:textId="77777777" w:rsidR="004E52D7" w:rsidRDefault="004E52D7" w:rsidP="004E52D7">
      <w:pPr>
        <w:spacing w:before="0" w:after="0" w:line="240" w:lineRule="auto"/>
        <w:rPr>
          <w:rFonts w:asciiTheme="minorHAnsi" w:hAnsiTheme="minorHAnsi" w:cs="Calibri"/>
          <w:b/>
          <w:noProof/>
          <w:color w:val="000000"/>
          <w:spacing w:val="-2"/>
        </w:rPr>
      </w:pPr>
      <w:r w:rsidRPr="00D6776A">
        <w:rPr>
          <w:rFonts w:asciiTheme="minorHAnsi" w:hAnsiTheme="minorHAnsi" w:cs="Calibri"/>
          <w:b/>
          <w:noProof/>
          <w:color w:val="000000"/>
          <w:spacing w:val="-2"/>
        </w:rPr>
        <w:t>Following are the steps to execute the test from Jenkins</w:t>
      </w:r>
      <w:r>
        <w:rPr>
          <w:rFonts w:asciiTheme="minorHAnsi" w:hAnsiTheme="minorHAnsi" w:cs="Calibri"/>
          <w:b/>
          <w:noProof/>
          <w:color w:val="000000"/>
          <w:spacing w:val="-2"/>
        </w:rPr>
        <w:t>:</w:t>
      </w:r>
    </w:p>
    <w:p w14:paraId="4DFCDD89" w14:textId="77777777" w:rsidR="004E52D7" w:rsidRDefault="004E52D7" w:rsidP="004E52D7">
      <w:pPr>
        <w:spacing w:before="0" w:after="0" w:line="240" w:lineRule="auto"/>
        <w:rPr>
          <w:rFonts w:asciiTheme="minorHAnsi" w:hAnsiTheme="minorHAnsi" w:cs="Calibri"/>
          <w:b/>
          <w:noProof/>
          <w:color w:val="000000"/>
          <w:spacing w:val="-2"/>
        </w:rPr>
      </w:pPr>
    </w:p>
    <w:p w14:paraId="78CBB71E"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Refer to the Jenkins section to setup the Jenkins project and job.</w:t>
      </w:r>
    </w:p>
    <w:p w14:paraId="3A3CFEBF"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Once the Jenkins project is created, click on the go to the project and click on Build Now – here it will create a workspace in Jenkins.</w:t>
      </w:r>
    </w:p>
    <w:p w14:paraId="5105C12C"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 xml:space="preserve">Go to Fusion Test Runner </w:t>
      </w:r>
      <w:r w:rsidRPr="00F04448">
        <w:rPr>
          <w:rFonts w:asciiTheme="minorHAnsi" w:hAnsiTheme="minorHAnsi" w:cs="Calibri"/>
          <w:noProof/>
          <w:color w:val="000000"/>
          <w:spacing w:val="-2"/>
        </w:rPr>
        <w:sym w:font="Wingdings" w:char="F0E0"/>
      </w:r>
      <w:r w:rsidRPr="00F04448">
        <w:rPr>
          <w:rFonts w:asciiTheme="minorHAnsi" w:hAnsiTheme="minorHAnsi" w:cs="Calibri"/>
          <w:noProof/>
          <w:color w:val="000000"/>
          <w:spacing w:val="-2"/>
        </w:rPr>
        <w:t xml:space="preserve"> ExecutionUIConfig.ini</w:t>
      </w:r>
    </w:p>
    <w:p w14:paraId="64D0A261"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Make sure below entries are filled:</w:t>
      </w:r>
    </w:p>
    <w:p w14:paraId="32F24492" w14:textId="77777777" w:rsidR="004E52D7" w:rsidRPr="00DC3B27" w:rsidRDefault="004E52D7" w:rsidP="004E52D7">
      <w:pPr>
        <w:pStyle w:val="ListParagraph"/>
        <w:spacing w:before="0" w:after="0"/>
        <w:rPr>
          <w:ins w:id="828" w:author="Vrushali Karla" w:date="2018-11-16T11:45:00Z"/>
          <w:rFonts w:asciiTheme="minorHAnsi" w:hAnsiTheme="minorHAnsi"/>
          <w:i/>
          <w:sz w:val="22"/>
          <w:szCs w:val="22"/>
        </w:rPr>
        <w:pPrChange w:id="829" w:author="Vrushali Karla" w:date="2018-11-16T11:45:00Z">
          <w:pPr>
            <w:pStyle w:val="ListParagraph"/>
            <w:numPr>
              <w:numId w:val="43"/>
            </w:numPr>
            <w:spacing w:before="0" w:after="0"/>
            <w:ind w:hanging="360"/>
          </w:pPr>
        </w:pPrChange>
      </w:pPr>
      <w:ins w:id="830" w:author="Vrushali Karla" w:date="2018-11-16T11:45:00Z">
        <w:r w:rsidRPr="00990DA1">
          <w:rPr>
            <w:rFonts w:asciiTheme="minorHAnsi" w:hAnsiTheme="minorHAnsi"/>
            <w:b/>
            <w:sz w:val="22"/>
            <w:szCs w:val="22"/>
            <w:rPrChange w:id="831" w:author="Vrushali Karla" w:date="2018-11-16T11:46:00Z">
              <w:rPr>
                <w:rFonts w:asciiTheme="minorHAnsi" w:hAnsiTheme="minorHAnsi"/>
                <w:sz w:val="22"/>
                <w:szCs w:val="22"/>
              </w:rPr>
            </w:rPrChange>
          </w:rPr>
          <w:t>SourceRepositoryLocalMappingPath</w:t>
        </w:r>
        <w:r w:rsidRPr="00DC3B27">
          <w:rPr>
            <w:rFonts w:asciiTheme="minorHAnsi" w:hAnsiTheme="minorHAnsi"/>
            <w:sz w:val="22"/>
            <w:szCs w:val="22"/>
          </w:rPr>
          <w:t>=\\&lt;&lt;machineIP&gt;&gt;\TFSSourceCode\NKSampleCodeLocal</w:t>
        </w:r>
        <w:r w:rsidRPr="00DC3B27">
          <w:rPr>
            <w:rFonts w:asciiTheme="minorHAnsi" w:hAnsiTheme="minorHAnsi"/>
            <w:i/>
            <w:sz w:val="22"/>
            <w:szCs w:val="22"/>
          </w:rPr>
          <w:t xml:space="preserve">.(Note:Shared Path where </w:t>
        </w:r>
      </w:ins>
      <w:ins w:id="832" w:author="Vrushali Karla" w:date="2018-11-20T13:44:00Z">
        <w:r w:rsidRPr="00DC3B27">
          <w:rPr>
            <w:rFonts w:asciiTheme="minorHAnsi" w:hAnsiTheme="minorHAnsi"/>
            <w:i/>
            <w:sz w:val="22"/>
            <w:szCs w:val="22"/>
          </w:rPr>
          <w:t>you’re</w:t>
        </w:r>
      </w:ins>
      <w:ins w:id="833" w:author="Vrushali Karla" w:date="2018-11-16T11:45:00Z">
        <w:r w:rsidRPr="00DC3B27">
          <w:rPr>
            <w:rFonts w:asciiTheme="minorHAnsi" w:hAnsiTheme="minorHAnsi"/>
            <w:i/>
            <w:sz w:val="22"/>
            <w:szCs w:val="22"/>
          </w:rPr>
          <w:t xml:space="preserve"> actual AutomationTestProject is present on local machine if you are using Test runner from windows machine. If you are using Fusion TestRunner on Linux machine then path will be for e.g. /home/cybage/Fusion_Restructure_3.1/AutomationTestProject) (Note :In order to access the project you need to share the root folder of your project with users who are going to access it on Windows machine)</w:t>
        </w:r>
      </w:ins>
    </w:p>
    <w:p w14:paraId="133D6D02" w14:textId="77777777" w:rsidR="004E52D7" w:rsidRPr="00DC3B27" w:rsidRDefault="004E52D7" w:rsidP="004E52D7">
      <w:pPr>
        <w:pStyle w:val="ListParagraph"/>
        <w:spacing w:before="0" w:after="0"/>
        <w:rPr>
          <w:ins w:id="834" w:author="Vrushali Karla" w:date="2018-11-16T11:45:00Z"/>
          <w:rFonts w:asciiTheme="minorHAnsi" w:hAnsiTheme="minorHAnsi"/>
          <w:i/>
          <w:sz w:val="22"/>
          <w:szCs w:val="22"/>
        </w:rPr>
        <w:pPrChange w:id="835" w:author="Vrushali Karla" w:date="2018-11-16T11:45:00Z">
          <w:pPr>
            <w:pStyle w:val="ListParagraph"/>
            <w:numPr>
              <w:numId w:val="43"/>
            </w:numPr>
            <w:spacing w:before="0" w:after="0"/>
            <w:ind w:hanging="360"/>
          </w:pPr>
        </w:pPrChange>
      </w:pPr>
    </w:p>
    <w:p w14:paraId="368BA2A5" w14:textId="77777777" w:rsidR="004E52D7" w:rsidRPr="00DC3B27" w:rsidRDefault="004E52D7" w:rsidP="004E52D7">
      <w:pPr>
        <w:pStyle w:val="ListParagraph"/>
        <w:spacing w:before="0" w:after="0"/>
        <w:rPr>
          <w:ins w:id="836" w:author="Vrushali Karla" w:date="2018-11-16T11:45:00Z"/>
          <w:rFonts w:asciiTheme="minorHAnsi" w:hAnsiTheme="minorHAnsi"/>
          <w:i/>
          <w:sz w:val="22"/>
          <w:szCs w:val="22"/>
        </w:rPr>
        <w:pPrChange w:id="837" w:author="Vrushali Karla" w:date="2018-11-16T11:45:00Z">
          <w:pPr>
            <w:pStyle w:val="ListParagraph"/>
            <w:numPr>
              <w:numId w:val="43"/>
            </w:numPr>
            <w:spacing w:before="0" w:after="0"/>
            <w:ind w:hanging="360"/>
          </w:pPr>
        </w:pPrChange>
      </w:pPr>
      <w:ins w:id="838" w:author="Vrushali Karla" w:date="2018-11-16T11:45:00Z">
        <w:r w:rsidRPr="00990DA1">
          <w:rPr>
            <w:rFonts w:asciiTheme="minorHAnsi" w:hAnsiTheme="minorHAnsi"/>
            <w:b/>
            <w:sz w:val="22"/>
            <w:szCs w:val="22"/>
            <w:rPrChange w:id="839" w:author="Vrushali Karla" w:date="2018-11-16T11:46:00Z">
              <w:rPr>
                <w:rFonts w:asciiTheme="minorHAnsi" w:hAnsiTheme="minorHAnsi"/>
                <w:sz w:val="22"/>
                <w:szCs w:val="22"/>
              </w:rPr>
            </w:rPrChange>
          </w:rPr>
          <w:t>SourceRepositoryPhysicalPath</w:t>
        </w:r>
        <w:r w:rsidRPr="00DC3B27">
          <w:rPr>
            <w:rFonts w:asciiTheme="minorHAnsi" w:hAnsiTheme="minorHAnsi"/>
            <w:sz w:val="22"/>
            <w:szCs w:val="22"/>
          </w:rPr>
          <w:t xml:space="preserve">=D:\Fusion_Restructure_v3.1\AutomationTestProject. </w:t>
        </w:r>
        <w:r w:rsidRPr="00DC3B27">
          <w:rPr>
            <w:rFonts w:asciiTheme="minorHAnsi" w:hAnsiTheme="minorHAnsi"/>
            <w:i/>
            <w:sz w:val="22"/>
            <w:szCs w:val="22"/>
          </w:rPr>
          <w:t>(</w:t>
        </w:r>
      </w:ins>
      <w:ins w:id="840" w:author="Vrushali Karla" w:date="2018-11-20T13:44:00Z">
        <w:r w:rsidRPr="00DC3B27">
          <w:rPr>
            <w:rFonts w:asciiTheme="minorHAnsi" w:hAnsiTheme="minorHAnsi"/>
            <w:i/>
            <w:sz w:val="22"/>
            <w:szCs w:val="22"/>
          </w:rPr>
          <w:t>Note: Actual</w:t>
        </w:r>
      </w:ins>
      <w:ins w:id="841" w:author="Vrushali Karla" w:date="2018-11-16T11:45:00Z">
        <w:r w:rsidRPr="00DC3B27">
          <w:rPr>
            <w:rFonts w:asciiTheme="minorHAnsi" w:hAnsiTheme="minorHAnsi"/>
            <w:i/>
            <w:sz w:val="22"/>
            <w:szCs w:val="22"/>
          </w:rPr>
          <w:t xml:space="preserve"> Path where your AutomationTestProject is present on local Windows machine. </w:t>
        </w:r>
      </w:ins>
      <w:ins w:id="842" w:author="Vrushali Karla" w:date="2018-11-20T13:44:00Z">
        <w:r w:rsidRPr="00DC3B27">
          <w:rPr>
            <w:rFonts w:asciiTheme="minorHAnsi" w:hAnsiTheme="minorHAnsi"/>
            <w:i/>
            <w:sz w:val="22"/>
            <w:szCs w:val="22"/>
          </w:rPr>
          <w:t>Alternatively,</w:t>
        </w:r>
      </w:ins>
      <w:ins w:id="843" w:author="Vrushali Karla" w:date="2018-11-16T11:45:00Z">
        <w:r w:rsidRPr="00DC3B27">
          <w:rPr>
            <w:rFonts w:asciiTheme="minorHAnsi" w:hAnsiTheme="minorHAnsi"/>
            <w:i/>
            <w:sz w:val="22"/>
            <w:szCs w:val="22"/>
          </w:rPr>
          <w:t xml:space="preserve"> if you </w:t>
        </w:r>
      </w:ins>
      <w:ins w:id="844" w:author="Vrushali Karla" w:date="2018-11-20T13:45:00Z">
        <w:r w:rsidRPr="00DC3B27">
          <w:rPr>
            <w:rFonts w:asciiTheme="minorHAnsi" w:hAnsiTheme="minorHAnsi"/>
            <w:i/>
            <w:sz w:val="22"/>
            <w:szCs w:val="22"/>
          </w:rPr>
          <w:t>were</w:t>
        </w:r>
      </w:ins>
      <w:ins w:id="845" w:author="Vrushali Karla" w:date="2018-11-16T11:45:00Z">
        <w:r w:rsidRPr="00DC3B27">
          <w:rPr>
            <w:rFonts w:asciiTheme="minorHAnsi" w:hAnsiTheme="minorHAnsi"/>
            <w:i/>
            <w:sz w:val="22"/>
            <w:szCs w:val="22"/>
          </w:rPr>
          <w:t xml:space="preserve"> on </w:t>
        </w:r>
      </w:ins>
      <w:ins w:id="846" w:author="Vrushali Karla" w:date="2018-11-20T13:44:00Z">
        <w:r w:rsidRPr="00DC3B27">
          <w:rPr>
            <w:rFonts w:asciiTheme="minorHAnsi" w:hAnsiTheme="minorHAnsi"/>
            <w:i/>
            <w:sz w:val="22"/>
            <w:szCs w:val="22"/>
          </w:rPr>
          <w:t>Linux</w:t>
        </w:r>
      </w:ins>
      <w:ins w:id="847" w:author="Vrushali Karla" w:date="2018-11-16T11:45:00Z">
        <w:r w:rsidRPr="00DC3B27">
          <w:rPr>
            <w:rFonts w:asciiTheme="minorHAnsi" w:hAnsiTheme="minorHAnsi"/>
            <w:i/>
            <w:sz w:val="22"/>
            <w:szCs w:val="22"/>
          </w:rPr>
          <w:t xml:space="preserve"> machine then this path would be for </w:t>
        </w:r>
      </w:ins>
      <w:ins w:id="848" w:author="Vrushali Karla" w:date="2018-11-20T13:44:00Z">
        <w:r w:rsidRPr="00DC3B27">
          <w:rPr>
            <w:rFonts w:asciiTheme="minorHAnsi" w:hAnsiTheme="minorHAnsi"/>
            <w:i/>
            <w:sz w:val="22"/>
            <w:szCs w:val="22"/>
          </w:rPr>
          <w:t>e.g.</w:t>
        </w:r>
      </w:ins>
      <w:ins w:id="849" w:author="Vrushali Karla" w:date="2018-11-16T11:45:00Z">
        <w:r w:rsidRPr="00DC3B27">
          <w:rPr>
            <w:rFonts w:asciiTheme="minorHAnsi" w:hAnsiTheme="minorHAnsi"/>
            <w:i/>
            <w:sz w:val="22"/>
            <w:szCs w:val="22"/>
          </w:rPr>
          <w:t xml:space="preserve"> /home/cybage/Fusion_Restructure_3.1/AutomationTestProject)</w:t>
        </w:r>
      </w:ins>
    </w:p>
    <w:p w14:paraId="25EB6145" w14:textId="77777777" w:rsidR="004E52D7" w:rsidRDefault="004E52D7" w:rsidP="004E52D7">
      <w:pPr>
        <w:pStyle w:val="ListParagraph"/>
        <w:spacing w:before="0" w:after="0"/>
        <w:rPr>
          <w:ins w:id="850" w:author="Vrushali Karla" w:date="2018-11-16T11:45:00Z"/>
          <w:rFonts w:asciiTheme="minorHAnsi" w:hAnsiTheme="minorHAnsi"/>
          <w:sz w:val="22"/>
          <w:szCs w:val="22"/>
        </w:rPr>
        <w:pPrChange w:id="851" w:author="Vrushali Karla" w:date="2018-11-16T11:45:00Z">
          <w:pPr>
            <w:pStyle w:val="ListParagraph"/>
            <w:numPr>
              <w:numId w:val="43"/>
            </w:numPr>
            <w:spacing w:before="0" w:after="0"/>
            <w:ind w:hanging="360"/>
          </w:pPr>
        </w:pPrChange>
      </w:pPr>
      <w:ins w:id="852" w:author="Vrushali Karla" w:date="2018-11-16T11:45:00Z">
        <w:r w:rsidRPr="00990DA1">
          <w:rPr>
            <w:rFonts w:asciiTheme="minorHAnsi" w:hAnsiTheme="minorHAnsi"/>
            <w:b/>
            <w:sz w:val="22"/>
            <w:szCs w:val="22"/>
            <w:rPrChange w:id="853" w:author="Vrushali Karla" w:date="2018-11-16T11:46:00Z">
              <w:rPr>
                <w:rFonts w:asciiTheme="minorHAnsi" w:hAnsiTheme="minorHAnsi"/>
                <w:sz w:val="22"/>
                <w:szCs w:val="22"/>
              </w:rPr>
            </w:rPrChange>
          </w:rPr>
          <w:t>TestServerIP</w:t>
        </w:r>
        <w:r w:rsidRPr="00DC3B27">
          <w:rPr>
            <w:rFonts w:asciiTheme="minorHAnsi" w:hAnsiTheme="minorHAnsi"/>
            <w:sz w:val="22"/>
            <w:szCs w:val="22"/>
          </w:rPr>
          <w:t>=172.27.56.xxx</w:t>
        </w:r>
      </w:ins>
    </w:p>
    <w:p w14:paraId="51FF58ED" w14:textId="77777777" w:rsidR="004E52D7" w:rsidRPr="008D4F45" w:rsidRDefault="004E52D7" w:rsidP="004E52D7">
      <w:pPr>
        <w:pStyle w:val="ListParagraph"/>
        <w:spacing w:before="0" w:after="0"/>
        <w:rPr>
          <w:ins w:id="854" w:author="Vrushali Karla" w:date="2018-11-16T11:45:00Z"/>
          <w:rFonts w:asciiTheme="minorHAnsi" w:hAnsiTheme="minorHAnsi"/>
          <w:sz w:val="22"/>
          <w:szCs w:val="22"/>
        </w:rPr>
        <w:pPrChange w:id="855" w:author="Vrushali Karla" w:date="2018-11-16T11:45:00Z">
          <w:pPr>
            <w:pStyle w:val="ListParagraph"/>
            <w:numPr>
              <w:numId w:val="43"/>
            </w:numPr>
            <w:spacing w:before="0" w:after="0"/>
            <w:ind w:hanging="360"/>
          </w:pPr>
        </w:pPrChange>
      </w:pPr>
      <w:ins w:id="856" w:author="Vrushali Karla" w:date="2018-11-16T11:45:00Z">
        <w:r w:rsidRPr="00990DA1">
          <w:rPr>
            <w:rFonts w:asciiTheme="minorHAnsi" w:hAnsiTheme="minorHAnsi"/>
            <w:b/>
            <w:sz w:val="22"/>
            <w:szCs w:val="22"/>
            <w:rPrChange w:id="857" w:author="Vrushali Karla" w:date="2018-11-16T11:46:00Z">
              <w:rPr>
                <w:rFonts w:asciiTheme="minorHAnsi" w:hAnsiTheme="minorHAnsi"/>
                <w:sz w:val="22"/>
                <w:szCs w:val="22"/>
              </w:rPr>
            </w:rPrChange>
          </w:rPr>
          <w:t>TestServerUsername</w:t>
        </w:r>
        <w:r w:rsidRPr="008D4F45">
          <w:rPr>
            <w:rFonts w:asciiTheme="minorHAnsi" w:hAnsiTheme="minorHAnsi"/>
            <w:sz w:val="22"/>
            <w:szCs w:val="22"/>
          </w:rPr>
          <w:t xml:space="preserve">=cybage\username(For </w:t>
        </w:r>
      </w:ins>
      <w:ins w:id="858" w:author="Vrushali Karla" w:date="2018-11-20T13:45:00Z">
        <w:r w:rsidRPr="008D4F45">
          <w:rPr>
            <w:rFonts w:asciiTheme="minorHAnsi" w:hAnsiTheme="minorHAnsi"/>
            <w:sz w:val="22"/>
            <w:szCs w:val="22"/>
          </w:rPr>
          <w:t>Linux</w:t>
        </w:r>
      </w:ins>
      <w:ins w:id="859" w:author="Vrushali Karla" w:date="2018-11-16T11:45:00Z">
        <w:r w:rsidRPr="008D4F45">
          <w:rPr>
            <w:rFonts w:asciiTheme="minorHAnsi" w:hAnsiTheme="minorHAnsi"/>
            <w:sz w:val="22"/>
            <w:szCs w:val="22"/>
          </w:rPr>
          <w:t xml:space="preserve"> machine ,do not specify the domain)</w:t>
        </w:r>
      </w:ins>
    </w:p>
    <w:p w14:paraId="4C03532A" w14:textId="77777777" w:rsidR="004E52D7" w:rsidRPr="00DC3B27" w:rsidRDefault="004E52D7" w:rsidP="004E52D7">
      <w:pPr>
        <w:pStyle w:val="ListParagraph"/>
        <w:spacing w:before="0" w:after="0"/>
        <w:rPr>
          <w:ins w:id="860" w:author="Vrushali Karla" w:date="2018-11-16T11:45:00Z"/>
          <w:rFonts w:asciiTheme="minorHAnsi" w:hAnsiTheme="minorHAnsi"/>
          <w:sz w:val="22"/>
          <w:szCs w:val="22"/>
        </w:rPr>
        <w:pPrChange w:id="861" w:author="Vrushali Karla" w:date="2018-11-16T11:45:00Z">
          <w:pPr>
            <w:pStyle w:val="ListParagraph"/>
            <w:numPr>
              <w:numId w:val="43"/>
            </w:numPr>
            <w:spacing w:before="0" w:after="0"/>
            <w:ind w:hanging="360"/>
          </w:pPr>
        </w:pPrChange>
      </w:pPr>
      <w:ins w:id="862" w:author="Vrushali Karla" w:date="2018-11-16T11:45:00Z">
        <w:r w:rsidRPr="00990DA1">
          <w:rPr>
            <w:rFonts w:asciiTheme="minorHAnsi" w:hAnsiTheme="minorHAnsi"/>
            <w:b/>
            <w:sz w:val="22"/>
            <w:szCs w:val="22"/>
            <w:rPrChange w:id="863" w:author="Vrushali Karla" w:date="2018-11-16T11:46:00Z">
              <w:rPr>
                <w:rFonts w:asciiTheme="minorHAnsi" w:hAnsiTheme="minorHAnsi"/>
                <w:sz w:val="22"/>
                <w:szCs w:val="22"/>
              </w:rPr>
            </w:rPrChange>
          </w:rPr>
          <w:t>TestServerPassword</w:t>
        </w:r>
        <w:r w:rsidRPr="00DC3B27">
          <w:rPr>
            <w:rFonts w:asciiTheme="minorHAnsi" w:hAnsiTheme="minorHAnsi"/>
            <w:sz w:val="22"/>
            <w:szCs w:val="22"/>
          </w:rPr>
          <w:t>=*******</w:t>
        </w:r>
      </w:ins>
    </w:p>
    <w:p w14:paraId="369A4EA5" w14:textId="77777777" w:rsidR="004E52D7" w:rsidRDefault="004E52D7" w:rsidP="004E52D7">
      <w:pPr>
        <w:pStyle w:val="ListParagraph"/>
        <w:spacing w:before="0" w:after="0"/>
        <w:rPr>
          <w:ins w:id="864" w:author="Vrushali Karla" w:date="2018-11-16T11:45:00Z"/>
          <w:rFonts w:asciiTheme="minorHAnsi" w:hAnsiTheme="minorHAnsi"/>
          <w:sz w:val="22"/>
          <w:szCs w:val="22"/>
        </w:rPr>
        <w:pPrChange w:id="865" w:author="Vrushali Karla" w:date="2018-11-16T11:45:00Z">
          <w:pPr>
            <w:pStyle w:val="ListParagraph"/>
            <w:numPr>
              <w:numId w:val="43"/>
            </w:numPr>
            <w:spacing w:before="0" w:after="0"/>
            <w:ind w:hanging="360"/>
          </w:pPr>
        </w:pPrChange>
      </w:pPr>
      <w:ins w:id="866" w:author="Vrushali Karla" w:date="2018-11-16T11:45:00Z">
        <w:r w:rsidRPr="00990DA1">
          <w:rPr>
            <w:rFonts w:asciiTheme="minorHAnsi" w:hAnsiTheme="minorHAnsi"/>
            <w:b/>
            <w:sz w:val="22"/>
            <w:szCs w:val="22"/>
            <w:rPrChange w:id="867" w:author="Vrushali Karla" w:date="2018-11-16T11:46:00Z">
              <w:rPr>
                <w:rFonts w:asciiTheme="minorHAnsi" w:hAnsiTheme="minorHAnsi"/>
                <w:sz w:val="22"/>
                <w:szCs w:val="22"/>
              </w:rPr>
            </w:rPrChange>
          </w:rPr>
          <w:t>JenkinsServerIP</w:t>
        </w:r>
        <w:r w:rsidRPr="00DC3B27">
          <w:rPr>
            <w:rFonts w:asciiTheme="minorHAnsi" w:hAnsiTheme="minorHAnsi"/>
            <w:sz w:val="22"/>
            <w:szCs w:val="22"/>
          </w:rPr>
          <w:t>=172.27.56.xxx</w:t>
        </w:r>
      </w:ins>
    </w:p>
    <w:p w14:paraId="58C7E85B" w14:textId="77777777" w:rsidR="004E52D7" w:rsidRPr="008D4F45" w:rsidRDefault="004E52D7" w:rsidP="004E52D7">
      <w:pPr>
        <w:pStyle w:val="ListParagraph"/>
        <w:spacing w:before="0" w:after="0"/>
        <w:rPr>
          <w:ins w:id="868" w:author="Vrushali Karla" w:date="2018-11-16T11:45:00Z"/>
          <w:rFonts w:asciiTheme="minorHAnsi" w:hAnsiTheme="minorHAnsi"/>
          <w:sz w:val="22"/>
          <w:szCs w:val="22"/>
        </w:rPr>
        <w:pPrChange w:id="869" w:author="Vrushali Karla" w:date="2018-11-16T11:45:00Z">
          <w:pPr>
            <w:pStyle w:val="ListParagraph"/>
            <w:numPr>
              <w:numId w:val="43"/>
            </w:numPr>
            <w:spacing w:before="0" w:after="0"/>
            <w:ind w:hanging="360"/>
          </w:pPr>
        </w:pPrChange>
      </w:pPr>
      <w:ins w:id="870" w:author="Vrushali Karla" w:date="2018-11-16T11:45:00Z">
        <w:r w:rsidRPr="00990DA1">
          <w:rPr>
            <w:rFonts w:asciiTheme="minorHAnsi" w:hAnsiTheme="minorHAnsi"/>
            <w:b/>
            <w:sz w:val="22"/>
            <w:szCs w:val="22"/>
            <w:rPrChange w:id="871" w:author="Vrushali Karla" w:date="2018-11-16T11:46:00Z">
              <w:rPr>
                <w:rFonts w:asciiTheme="minorHAnsi" w:hAnsiTheme="minorHAnsi"/>
                <w:sz w:val="22"/>
                <w:szCs w:val="22"/>
              </w:rPr>
            </w:rPrChange>
          </w:rPr>
          <w:t>JenkinsServerUsername</w:t>
        </w:r>
        <w:r w:rsidRPr="008D4F45">
          <w:rPr>
            <w:rFonts w:asciiTheme="minorHAnsi" w:hAnsiTheme="minorHAnsi"/>
            <w:sz w:val="22"/>
            <w:szCs w:val="22"/>
          </w:rPr>
          <w:t xml:space="preserve">=cybage\username(For </w:t>
        </w:r>
      </w:ins>
      <w:ins w:id="872" w:author="Vrushali Karla" w:date="2018-11-20T13:45:00Z">
        <w:r w:rsidRPr="008D4F45">
          <w:rPr>
            <w:rFonts w:asciiTheme="minorHAnsi" w:hAnsiTheme="minorHAnsi"/>
            <w:sz w:val="22"/>
            <w:szCs w:val="22"/>
          </w:rPr>
          <w:t>Linux</w:t>
        </w:r>
      </w:ins>
      <w:ins w:id="873" w:author="Vrushali Karla" w:date="2018-11-16T11:45:00Z">
        <w:r w:rsidRPr="008D4F45">
          <w:rPr>
            <w:rFonts w:asciiTheme="minorHAnsi" w:hAnsiTheme="minorHAnsi"/>
            <w:sz w:val="22"/>
            <w:szCs w:val="22"/>
          </w:rPr>
          <w:t xml:space="preserve"> machine ,do not specify the domain)</w:t>
        </w:r>
      </w:ins>
    </w:p>
    <w:p w14:paraId="0829D1CA" w14:textId="77777777" w:rsidR="004E52D7" w:rsidRPr="00DC3B27" w:rsidRDefault="004E52D7" w:rsidP="004E52D7">
      <w:pPr>
        <w:pStyle w:val="ListParagraph"/>
        <w:spacing w:before="0" w:after="0"/>
        <w:rPr>
          <w:ins w:id="874" w:author="Vrushali Karla" w:date="2018-11-16T11:45:00Z"/>
          <w:rFonts w:asciiTheme="minorHAnsi" w:hAnsiTheme="minorHAnsi"/>
          <w:sz w:val="22"/>
          <w:szCs w:val="22"/>
        </w:rPr>
        <w:pPrChange w:id="875" w:author="Vrushali Karla" w:date="2018-11-16T11:45:00Z">
          <w:pPr>
            <w:pStyle w:val="ListParagraph"/>
            <w:numPr>
              <w:numId w:val="43"/>
            </w:numPr>
            <w:spacing w:before="0" w:after="0"/>
            <w:ind w:hanging="360"/>
          </w:pPr>
        </w:pPrChange>
      </w:pPr>
      <w:ins w:id="876" w:author="Vrushali Karla" w:date="2018-11-16T11:45:00Z">
        <w:r w:rsidRPr="00990DA1">
          <w:rPr>
            <w:rFonts w:asciiTheme="minorHAnsi" w:hAnsiTheme="minorHAnsi"/>
            <w:b/>
            <w:sz w:val="22"/>
            <w:szCs w:val="22"/>
            <w:rPrChange w:id="877" w:author="Vrushali Karla" w:date="2018-11-16T11:46:00Z">
              <w:rPr>
                <w:rFonts w:asciiTheme="minorHAnsi" w:hAnsiTheme="minorHAnsi"/>
                <w:sz w:val="22"/>
                <w:szCs w:val="22"/>
              </w:rPr>
            </w:rPrChange>
          </w:rPr>
          <w:t>JenkinsServerPassword</w:t>
        </w:r>
        <w:r w:rsidRPr="00DC3B27">
          <w:rPr>
            <w:rFonts w:asciiTheme="minorHAnsi" w:hAnsiTheme="minorHAnsi"/>
            <w:sz w:val="22"/>
            <w:szCs w:val="22"/>
          </w:rPr>
          <w:t>=*******</w:t>
        </w:r>
      </w:ins>
    </w:p>
    <w:p w14:paraId="4761E6FB" w14:textId="77777777" w:rsidR="004E52D7" w:rsidRPr="00990DA1" w:rsidRDefault="004E52D7" w:rsidP="004E52D7">
      <w:pPr>
        <w:pStyle w:val="ListParagraph"/>
        <w:rPr>
          <w:ins w:id="878" w:author="Vrushali Karla" w:date="2018-11-16T11:45:00Z"/>
          <w:rFonts w:asciiTheme="minorHAnsi" w:hAnsiTheme="minorHAnsi"/>
          <w:sz w:val="22"/>
          <w:szCs w:val="22"/>
        </w:rPr>
        <w:pPrChange w:id="879" w:author="Vrushali Karla" w:date="2018-11-16T11:45:00Z">
          <w:pPr>
            <w:pStyle w:val="ListParagraph"/>
            <w:numPr>
              <w:numId w:val="43"/>
            </w:numPr>
            <w:ind w:hanging="360"/>
          </w:pPr>
        </w:pPrChange>
      </w:pPr>
      <w:ins w:id="880" w:author="Vrushali Karla" w:date="2018-11-16T11:45:00Z">
        <w:r w:rsidRPr="00990DA1">
          <w:rPr>
            <w:rFonts w:asciiTheme="minorHAnsi" w:hAnsiTheme="minorHAnsi"/>
            <w:b/>
            <w:sz w:val="22"/>
            <w:szCs w:val="22"/>
            <w:rPrChange w:id="881" w:author="Vrushali Karla" w:date="2018-11-16T11:46:00Z">
              <w:rPr>
                <w:rFonts w:asciiTheme="minorHAnsi" w:hAnsiTheme="minorHAnsi"/>
                <w:sz w:val="22"/>
                <w:szCs w:val="22"/>
              </w:rPr>
            </w:rPrChange>
          </w:rPr>
          <w:t>JenkinsWorkspacePath</w:t>
        </w:r>
        <w:r w:rsidRPr="00990DA1">
          <w:rPr>
            <w:rFonts w:asciiTheme="minorHAnsi" w:hAnsiTheme="minorHAnsi"/>
            <w:sz w:val="22"/>
            <w:szCs w:val="22"/>
          </w:rPr>
          <w:t>=\\&lt;&lt;machineIP&gt;&gt;\\Jenkins\workspace\Jenkinsproject. (Shared Path of  your Jenkins workspace to copy AutomationTestProject)</w:t>
        </w:r>
        <w:r w:rsidRPr="00990DA1">
          <w:rPr>
            <w:rFonts w:asciiTheme="minorHAnsi" w:hAnsiTheme="minorHAnsi"/>
            <w:i/>
            <w:sz w:val="22"/>
            <w:szCs w:val="22"/>
          </w:rPr>
          <w:t xml:space="preserve"> (Note :In order to copy  the project you need to share the root folder of your Jenkins workspace with the users who are going to access it) (If you are using Fusion TestRunner on Linux machine then path will be for e.g. /var/lib/Jenkins/workspace)</w:t>
        </w:r>
      </w:ins>
    </w:p>
    <w:p w14:paraId="11E718A8" w14:textId="77777777" w:rsidR="004E52D7" w:rsidRPr="00DC3B27" w:rsidRDefault="004E52D7" w:rsidP="004E52D7">
      <w:pPr>
        <w:pStyle w:val="ListParagraph"/>
        <w:spacing w:before="0" w:after="0"/>
        <w:rPr>
          <w:ins w:id="882" w:author="Vrushali Karla" w:date="2018-11-16T11:45:00Z"/>
          <w:rFonts w:asciiTheme="minorHAnsi" w:hAnsiTheme="minorHAnsi"/>
          <w:sz w:val="22"/>
          <w:szCs w:val="22"/>
        </w:rPr>
        <w:pPrChange w:id="883" w:author="Vrushali Karla" w:date="2018-11-16T11:46:00Z">
          <w:pPr>
            <w:pStyle w:val="ListParagraph"/>
            <w:numPr>
              <w:numId w:val="43"/>
            </w:numPr>
            <w:spacing w:before="0" w:after="0"/>
            <w:ind w:hanging="360"/>
          </w:pPr>
        </w:pPrChange>
      </w:pPr>
      <w:ins w:id="884" w:author="Vrushali Karla" w:date="2018-11-16T11:45:00Z">
        <w:r w:rsidRPr="00990DA1">
          <w:rPr>
            <w:rFonts w:asciiTheme="minorHAnsi" w:hAnsiTheme="minorHAnsi"/>
            <w:b/>
            <w:sz w:val="22"/>
            <w:szCs w:val="22"/>
            <w:rPrChange w:id="885" w:author="Vrushali Karla" w:date="2018-11-16T11:47:00Z">
              <w:rPr>
                <w:rFonts w:asciiTheme="minorHAnsi" w:hAnsiTheme="minorHAnsi"/>
                <w:sz w:val="22"/>
                <w:szCs w:val="22"/>
              </w:rPr>
            </w:rPrChange>
          </w:rPr>
          <w:t>JenkinsWorkspacePhysicalPath</w:t>
        </w:r>
        <w:r w:rsidRPr="00DC3B27">
          <w:rPr>
            <w:rFonts w:asciiTheme="minorHAnsi" w:hAnsiTheme="minorHAnsi"/>
            <w:sz w:val="22"/>
            <w:szCs w:val="22"/>
          </w:rPr>
          <w:t>=C:\Program Files (x86)\Jenkins\workspace\Jenkinsproject.(Actual Path of your Jenkins workspace to copy AutomationTestProject)</w:t>
        </w:r>
      </w:ins>
    </w:p>
    <w:p w14:paraId="69A9A6F7" w14:textId="77777777" w:rsidR="004E52D7" w:rsidRPr="00F04448" w:rsidDel="00990DA1" w:rsidRDefault="004E52D7" w:rsidP="004E52D7">
      <w:pPr>
        <w:pStyle w:val="ListParagraph"/>
        <w:spacing w:before="120" w:after="0" w:line="240" w:lineRule="auto"/>
        <w:jc w:val="both"/>
        <w:rPr>
          <w:del w:id="886" w:author="Vrushali Karla" w:date="2018-11-16T11:45:00Z"/>
          <w:rFonts w:asciiTheme="minorHAnsi" w:hAnsiTheme="minorHAnsi" w:cs="Calibri"/>
          <w:noProof/>
          <w:color w:val="000000"/>
          <w:spacing w:val="-2"/>
        </w:rPr>
      </w:pPr>
      <w:del w:id="887" w:author="Vrushali Karla" w:date="2018-11-16T11:45:00Z">
        <w:r w:rsidRPr="00F04448" w:rsidDel="00990DA1">
          <w:rPr>
            <w:rFonts w:asciiTheme="minorHAnsi" w:hAnsiTheme="minorHAnsi" w:cs="Calibri"/>
            <w:noProof/>
            <w:color w:val="000000"/>
            <w:spacing w:val="-2"/>
          </w:rPr>
          <w:delText>TFSSourceRepositoryServerMappingPath= $/TCOE/Other/Fusion Test Runner/NKSampleCode</w:delText>
        </w:r>
      </w:del>
    </w:p>
    <w:p w14:paraId="2C774BF1" w14:textId="77777777" w:rsidR="004E52D7" w:rsidRPr="00F04448" w:rsidDel="00990DA1" w:rsidRDefault="004E52D7" w:rsidP="004E52D7">
      <w:pPr>
        <w:pStyle w:val="ListParagraph"/>
        <w:spacing w:before="120" w:after="0" w:line="240" w:lineRule="auto"/>
        <w:jc w:val="both"/>
        <w:rPr>
          <w:del w:id="888" w:author="Vrushali Karla" w:date="2018-11-16T11:45:00Z"/>
          <w:rFonts w:asciiTheme="minorHAnsi" w:hAnsiTheme="minorHAnsi" w:cs="Calibri"/>
          <w:noProof/>
          <w:color w:val="000000"/>
          <w:spacing w:val="-2"/>
        </w:rPr>
      </w:pPr>
      <w:del w:id="889" w:author="Vrushali Karla" w:date="2018-11-16T11:45:00Z">
        <w:r w:rsidRPr="00F04448" w:rsidDel="00990DA1">
          <w:rPr>
            <w:rFonts w:asciiTheme="minorHAnsi" w:hAnsiTheme="minorHAnsi" w:cs="Calibri"/>
            <w:noProof/>
            <w:color w:val="000000"/>
            <w:spacing w:val="-2"/>
          </w:rPr>
          <w:delText>TFSSourceRepositoryLocalMappingPath=\\172.27.56.xxx\c$\TFSSourceCode\NKSampleCodeLocal</w:delText>
        </w:r>
      </w:del>
    </w:p>
    <w:p w14:paraId="77A919D7" w14:textId="77777777" w:rsidR="004E52D7" w:rsidRPr="00F04448" w:rsidDel="00990DA1" w:rsidRDefault="004E52D7" w:rsidP="004E52D7">
      <w:pPr>
        <w:pStyle w:val="ListParagraph"/>
        <w:spacing w:before="120" w:after="0" w:line="240" w:lineRule="auto"/>
        <w:jc w:val="both"/>
        <w:rPr>
          <w:del w:id="890" w:author="Vrushali Karla" w:date="2018-11-16T11:45:00Z"/>
          <w:rFonts w:asciiTheme="minorHAnsi" w:hAnsiTheme="minorHAnsi" w:cs="Calibri"/>
          <w:noProof/>
          <w:color w:val="000000"/>
          <w:spacing w:val="-2"/>
        </w:rPr>
      </w:pPr>
      <w:del w:id="891" w:author="Vrushali Karla" w:date="2018-11-16T11:45:00Z">
        <w:r w:rsidRPr="00F04448" w:rsidDel="00990DA1">
          <w:rPr>
            <w:rFonts w:asciiTheme="minorHAnsi" w:hAnsiTheme="minorHAnsi" w:cs="Calibri"/>
            <w:noProof/>
            <w:color w:val="000000"/>
            <w:spacing w:val="-2"/>
          </w:rPr>
          <w:delText>TestServerUsername=cybage\username</w:delText>
        </w:r>
      </w:del>
    </w:p>
    <w:p w14:paraId="2D513D46" w14:textId="77777777" w:rsidR="004E52D7" w:rsidRPr="00F04448" w:rsidDel="00990DA1" w:rsidRDefault="004E52D7" w:rsidP="004E52D7">
      <w:pPr>
        <w:pStyle w:val="ListParagraph"/>
        <w:spacing w:before="120" w:after="0" w:line="240" w:lineRule="auto"/>
        <w:jc w:val="both"/>
        <w:rPr>
          <w:del w:id="892" w:author="Vrushali Karla" w:date="2018-11-16T11:45:00Z"/>
          <w:rFonts w:asciiTheme="minorHAnsi" w:hAnsiTheme="minorHAnsi" w:cs="Calibri"/>
          <w:noProof/>
          <w:color w:val="000000"/>
          <w:spacing w:val="-2"/>
        </w:rPr>
      </w:pPr>
      <w:del w:id="893" w:author="Vrushali Karla" w:date="2018-11-16T11:45:00Z">
        <w:r w:rsidRPr="00F04448" w:rsidDel="00990DA1">
          <w:rPr>
            <w:rFonts w:asciiTheme="minorHAnsi" w:hAnsiTheme="minorHAnsi" w:cs="Calibri"/>
            <w:noProof/>
            <w:color w:val="000000"/>
            <w:spacing w:val="-2"/>
          </w:rPr>
          <w:delText>TestServerPassword=*******</w:delText>
        </w:r>
      </w:del>
    </w:p>
    <w:p w14:paraId="20A87D20" w14:textId="77777777" w:rsidR="004E52D7" w:rsidRPr="00F04448" w:rsidDel="00990DA1" w:rsidRDefault="004E52D7" w:rsidP="004E52D7">
      <w:pPr>
        <w:pStyle w:val="ListParagraph"/>
        <w:spacing w:before="120" w:after="0" w:line="240" w:lineRule="auto"/>
        <w:jc w:val="both"/>
        <w:rPr>
          <w:del w:id="894" w:author="Vrushali Karla" w:date="2018-11-16T11:45:00Z"/>
          <w:rFonts w:asciiTheme="minorHAnsi" w:hAnsiTheme="minorHAnsi" w:cs="Calibri"/>
          <w:noProof/>
          <w:color w:val="000000"/>
          <w:spacing w:val="-2"/>
        </w:rPr>
      </w:pPr>
      <w:del w:id="895" w:author="Vrushali Karla" w:date="2018-11-16T11:45:00Z">
        <w:r w:rsidRPr="00F04448" w:rsidDel="00990DA1">
          <w:rPr>
            <w:rFonts w:asciiTheme="minorHAnsi" w:hAnsiTheme="minorHAnsi" w:cs="Calibri"/>
            <w:noProof/>
            <w:color w:val="000000"/>
            <w:spacing w:val="-2"/>
          </w:rPr>
          <w:delText>TestServerIP=172.27.xx.xxx</w:delText>
        </w:r>
      </w:del>
    </w:p>
    <w:p w14:paraId="7AD4EE2B" w14:textId="77777777" w:rsidR="004E52D7" w:rsidRPr="00F04448" w:rsidDel="00990DA1" w:rsidRDefault="004E52D7" w:rsidP="004E52D7">
      <w:pPr>
        <w:pStyle w:val="ListParagraph"/>
        <w:spacing w:before="120" w:after="0" w:line="240" w:lineRule="auto"/>
        <w:jc w:val="both"/>
        <w:rPr>
          <w:del w:id="896" w:author="Vrushali Karla" w:date="2018-11-16T11:45:00Z"/>
          <w:rFonts w:asciiTheme="minorHAnsi" w:hAnsiTheme="minorHAnsi" w:cs="Calibri"/>
          <w:noProof/>
          <w:color w:val="000000"/>
          <w:spacing w:val="-2"/>
        </w:rPr>
      </w:pPr>
      <w:del w:id="897" w:author="Vrushali Karla" w:date="2018-11-16T11:45:00Z">
        <w:r w:rsidRPr="00F04448" w:rsidDel="00990DA1">
          <w:rPr>
            <w:rFonts w:asciiTheme="minorHAnsi" w:hAnsiTheme="minorHAnsi" w:cs="Calibri"/>
            <w:noProof/>
            <w:color w:val="000000"/>
            <w:spacing w:val="-2"/>
          </w:rPr>
          <w:delText xml:space="preserve">JenkinsWorkspacePath=\\172.27.56.xxx\C$\Program Files   </w:delText>
        </w:r>
      </w:del>
    </w:p>
    <w:p w14:paraId="55C1D4A4" w14:textId="77777777" w:rsidR="004E52D7" w:rsidRPr="00F04448" w:rsidDel="00990DA1" w:rsidRDefault="004E52D7" w:rsidP="004E52D7">
      <w:pPr>
        <w:pStyle w:val="ListParagraph"/>
        <w:spacing w:before="120" w:after="0" w:line="240" w:lineRule="auto"/>
        <w:jc w:val="both"/>
        <w:rPr>
          <w:del w:id="898" w:author="Vrushali Karla" w:date="2018-11-16T11:45:00Z"/>
          <w:rFonts w:asciiTheme="minorHAnsi" w:hAnsiTheme="minorHAnsi" w:cs="Calibri"/>
          <w:noProof/>
          <w:color w:val="000000"/>
          <w:spacing w:val="-2"/>
        </w:rPr>
      </w:pPr>
      <w:del w:id="899" w:author="Vrushali Karla" w:date="2018-11-16T11:45:00Z">
        <w:r w:rsidRPr="00F04448" w:rsidDel="00990DA1">
          <w:rPr>
            <w:rFonts w:asciiTheme="minorHAnsi" w:hAnsiTheme="minorHAnsi" w:cs="Calibri"/>
            <w:noProof/>
            <w:color w:val="000000"/>
            <w:spacing w:val="-2"/>
          </w:rPr>
          <w:delText>x86)\Jenkins\workspace\SeleniumMavenProject</w:delText>
        </w:r>
      </w:del>
    </w:p>
    <w:p w14:paraId="08077C83"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Enter all the Execution parameters and the configuration required test type to be run.</w:t>
      </w:r>
    </w:p>
    <w:p w14:paraId="22405468"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Open the Fusion Test Runner</w:t>
      </w:r>
    </w:p>
    <w:p w14:paraId="18F2D0B5"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b/>
          <w:noProof/>
          <w:color w:val="000000"/>
          <w:spacing w:val="-2"/>
        </w:rPr>
      </w:pPr>
      <w:r w:rsidRPr="00F04448">
        <w:rPr>
          <w:rFonts w:asciiTheme="minorHAnsi" w:hAnsiTheme="minorHAnsi" w:cs="Calibri"/>
          <w:noProof/>
          <w:color w:val="000000"/>
          <w:spacing w:val="-2"/>
        </w:rPr>
        <w:t>On the Execution parameters tab</w:t>
      </w:r>
      <w:r w:rsidRPr="00F04448">
        <w:rPr>
          <w:rFonts w:asciiTheme="minorHAnsi" w:hAnsiTheme="minorHAnsi" w:cs="Calibri"/>
          <w:b/>
          <w:noProof/>
          <w:color w:val="000000"/>
          <w:spacing w:val="-2"/>
        </w:rPr>
        <w:t>, click on Jenkins Integration checkbox.</w:t>
      </w:r>
    </w:p>
    <w:p w14:paraId="363D68B3"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Enter the Execution Run Name e.g. “</w:t>
      </w:r>
      <w:r>
        <w:rPr>
          <w:rFonts w:asciiTheme="minorHAnsi" w:hAnsiTheme="minorHAnsi" w:cs="Calibri"/>
          <w:noProof/>
          <w:color w:val="000000"/>
          <w:spacing w:val="-2"/>
        </w:rPr>
        <w:t>TE_Smoke</w:t>
      </w:r>
      <w:r w:rsidRPr="00F04448">
        <w:rPr>
          <w:rFonts w:asciiTheme="minorHAnsi" w:hAnsiTheme="minorHAnsi" w:cs="Calibri"/>
          <w:noProof/>
          <w:color w:val="000000"/>
          <w:spacing w:val="-2"/>
        </w:rPr>
        <w:t>”</w:t>
      </w:r>
    </w:p>
    <w:p w14:paraId="6CE676AA"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Click on ‘Generate Execution Run config file’</w:t>
      </w:r>
    </w:p>
    <w:p w14:paraId="60633737"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This will do following:</w:t>
      </w:r>
    </w:p>
    <w:p w14:paraId="594A22B4" w14:textId="77777777" w:rsidR="004E52D7" w:rsidRPr="00F04448" w:rsidDel="00B649A6" w:rsidRDefault="004E52D7" w:rsidP="004E52D7">
      <w:pPr>
        <w:pStyle w:val="ListParagraph"/>
        <w:numPr>
          <w:ilvl w:val="0"/>
          <w:numId w:val="25"/>
        </w:numPr>
        <w:spacing w:before="120" w:after="0" w:line="240" w:lineRule="auto"/>
        <w:jc w:val="both"/>
        <w:rPr>
          <w:del w:id="900" w:author="Vrushali Karla" w:date="2018-11-16T11:50:00Z"/>
          <w:rFonts w:asciiTheme="minorHAnsi" w:hAnsiTheme="minorHAnsi" w:cs="Calibri"/>
          <w:noProof/>
          <w:color w:val="000000"/>
          <w:spacing w:val="-2"/>
        </w:rPr>
      </w:pPr>
      <w:del w:id="901" w:author="Vrushali Karla" w:date="2018-11-16T11:50:00Z">
        <w:r w:rsidRPr="00F04448" w:rsidDel="00B649A6">
          <w:rPr>
            <w:rFonts w:asciiTheme="minorHAnsi" w:hAnsiTheme="minorHAnsi" w:cs="Calibri"/>
            <w:noProof/>
            <w:color w:val="000000"/>
            <w:spacing w:val="-2"/>
          </w:rPr>
          <w:delText>It will get the latest source code from the TFS and copy it in your LocalMappingPath mentioned above.</w:delText>
        </w:r>
      </w:del>
    </w:p>
    <w:p w14:paraId="0C22388C" w14:textId="77777777" w:rsidR="004E52D7" w:rsidRPr="00F04448" w:rsidRDefault="004E52D7" w:rsidP="004E52D7">
      <w:pPr>
        <w:pStyle w:val="ListParagraph"/>
        <w:numPr>
          <w:ilvl w:val="0"/>
          <w:numId w:val="25"/>
        </w:numPr>
        <w:spacing w:before="120" w:after="0" w:line="240" w:lineRule="auto"/>
        <w:jc w:val="both"/>
        <w:rPr>
          <w:rFonts w:asciiTheme="minorHAnsi" w:hAnsiTheme="minorHAnsi" w:cs="Calibri"/>
          <w:noProof/>
          <w:color w:val="000000"/>
          <w:spacing w:val="-2"/>
        </w:rPr>
      </w:pPr>
      <w:del w:id="902" w:author="Vrushali Karla" w:date="2018-11-16T11:50:00Z">
        <w:r w:rsidRPr="00F04448" w:rsidDel="00B649A6">
          <w:rPr>
            <w:rFonts w:asciiTheme="minorHAnsi" w:hAnsiTheme="minorHAnsi" w:cs="Calibri"/>
            <w:noProof/>
            <w:color w:val="000000"/>
            <w:spacing w:val="-2"/>
          </w:rPr>
          <w:delText>Then i</w:delText>
        </w:r>
      </w:del>
      <w:ins w:id="903" w:author="Vrushali Karla" w:date="2018-11-16T11:50:00Z">
        <w:r>
          <w:rPr>
            <w:rFonts w:asciiTheme="minorHAnsi" w:hAnsiTheme="minorHAnsi" w:cs="Calibri"/>
            <w:noProof/>
            <w:color w:val="000000"/>
            <w:spacing w:val="-2"/>
          </w:rPr>
          <w:t>I</w:t>
        </w:r>
      </w:ins>
      <w:r w:rsidRPr="00F04448">
        <w:rPr>
          <w:rFonts w:asciiTheme="minorHAnsi" w:hAnsiTheme="minorHAnsi" w:cs="Calibri"/>
          <w:noProof/>
          <w:color w:val="000000"/>
          <w:spacing w:val="-2"/>
        </w:rPr>
        <w:t>t will copy source code from LocalMappingPath to Jenkins workspace</w:t>
      </w:r>
    </w:p>
    <w:p w14:paraId="17E00E94" w14:textId="77777777" w:rsidR="004E52D7" w:rsidRPr="00F04448" w:rsidRDefault="004E52D7" w:rsidP="004E52D7">
      <w:pPr>
        <w:pStyle w:val="ListParagraph"/>
        <w:numPr>
          <w:ilvl w:val="0"/>
          <w:numId w:val="25"/>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Also it will create a folder with “</w:t>
      </w:r>
      <w:r>
        <w:rPr>
          <w:rFonts w:asciiTheme="minorHAnsi" w:hAnsiTheme="minorHAnsi" w:cs="Calibri"/>
          <w:noProof/>
          <w:color w:val="000000"/>
          <w:spacing w:val="-2"/>
        </w:rPr>
        <w:t>TE_Smoke</w:t>
      </w:r>
      <w:r w:rsidRPr="00F04448">
        <w:rPr>
          <w:rFonts w:asciiTheme="minorHAnsi" w:hAnsiTheme="minorHAnsi" w:cs="Calibri"/>
          <w:noProof/>
          <w:color w:val="000000"/>
          <w:spacing w:val="-2"/>
        </w:rPr>
        <w:t>” and add the configuration  files in that folder.</w:t>
      </w:r>
    </w:p>
    <w:p w14:paraId="099C14B1" w14:textId="77777777" w:rsidR="004E52D7" w:rsidRPr="00F04448" w:rsidRDefault="004E52D7" w:rsidP="004E52D7">
      <w:pPr>
        <w:pStyle w:val="ListParagraph"/>
        <w:spacing w:before="120" w:after="0" w:line="240" w:lineRule="auto"/>
        <w:ind w:left="1440"/>
        <w:jc w:val="both"/>
        <w:rPr>
          <w:rFonts w:asciiTheme="minorHAnsi" w:hAnsiTheme="minorHAnsi" w:cs="Calibri"/>
          <w:noProof/>
          <w:color w:val="000000"/>
          <w:spacing w:val="-2"/>
        </w:rPr>
      </w:pPr>
      <w:r w:rsidRPr="00F04448">
        <w:rPr>
          <w:rFonts w:asciiTheme="minorHAnsi" w:hAnsiTheme="minorHAnsi" w:cs="Calibri"/>
          <w:noProof/>
          <w:color w:val="000000"/>
          <w:spacing w:val="-2"/>
        </w:rPr>
        <w:t>(executionRunConfig.ini and appConfig.ini)</w:t>
      </w:r>
    </w:p>
    <w:p w14:paraId="43D2845F" w14:textId="77777777" w:rsidR="004E52D7" w:rsidRPr="00F04448" w:rsidRDefault="004E52D7" w:rsidP="004E52D7">
      <w:pPr>
        <w:pStyle w:val="ListParagraph"/>
        <w:numPr>
          <w:ilvl w:val="0"/>
          <w:numId w:val="43"/>
        </w:numPr>
        <w:spacing w:before="120" w:after="0" w:line="240" w:lineRule="auto"/>
        <w:jc w:val="both"/>
        <w:rPr>
          <w:rFonts w:asciiTheme="minorHAnsi" w:hAnsiTheme="minorHAnsi" w:cs="Calibri"/>
          <w:noProof/>
          <w:color w:val="000000"/>
          <w:spacing w:val="-2"/>
        </w:rPr>
      </w:pPr>
      <w:r w:rsidRPr="00F04448">
        <w:rPr>
          <w:rFonts w:asciiTheme="minorHAnsi" w:hAnsiTheme="minorHAnsi" w:cs="Calibri"/>
          <w:noProof/>
          <w:color w:val="000000"/>
          <w:spacing w:val="-2"/>
        </w:rPr>
        <w:t xml:space="preserve">Now go to Jenkins </w:t>
      </w:r>
      <w:r w:rsidRPr="00F04448">
        <w:rPr>
          <w:rFonts w:asciiTheme="minorHAnsi" w:hAnsiTheme="minorHAnsi" w:cs="Calibri"/>
          <w:noProof/>
          <w:color w:val="000000"/>
          <w:spacing w:val="-2"/>
        </w:rPr>
        <w:sym w:font="Wingdings" w:char="F0E0"/>
      </w:r>
      <w:r w:rsidRPr="00F04448">
        <w:rPr>
          <w:rFonts w:asciiTheme="minorHAnsi" w:hAnsiTheme="minorHAnsi" w:cs="Calibri"/>
          <w:noProof/>
          <w:color w:val="000000"/>
          <w:spacing w:val="-2"/>
        </w:rPr>
        <w:t xml:space="preserve"> Select the Jenkins project and click on Build Now </w:t>
      </w:r>
    </w:p>
    <w:p w14:paraId="7E2D0195" w14:textId="77777777" w:rsidR="004E52D7" w:rsidRPr="00F04448" w:rsidDel="00007569" w:rsidRDefault="004E52D7" w:rsidP="004E52D7">
      <w:pPr>
        <w:pStyle w:val="ListParagraph"/>
        <w:numPr>
          <w:ilvl w:val="0"/>
          <w:numId w:val="43"/>
        </w:numPr>
        <w:spacing w:before="120" w:after="0" w:line="240" w:lineRule="auto"/>
        <w:jc w:val="both"/>
        <w:rPr>
          <w:del w:id="904" w:author="Vrushali Karla" w:date="2018-11-16T11:51:00Z"/>
          <w:rFonts w:asciiTheme="minorHAnsi" w:hAnsiTheme="minorHAnsi" w:cs="Calibri"/>
          <w:noProof/>
          <w:color w:val="000000"/>
          <w:spacing w:val="-2"/>
        </w:rPr>
      </w:pPr>
      <w:del w:id="905" w:author="Vrushali Karla" w:date="2018-11-16T11:51:00Z">
        <w:r w:rsidRPr="00F04448" w:rsidDel="00007569">
          <w:rPr>
            <w:rFonts w:asciiTheme="minorHAnsi" w:hAnsiTheme="minorHAnsi" w:cs="Calibri"/>
            <w:noProof/>
            <w:color w:val="000000"/>
            <w:spacing w:val="-2"/>
          </w:rPr>
          <w:delText>This will only copy Project artifacts from “TFSSourceRepositoryLocalMappingPath” to JenkinsWorkspacePath</w:delText>
        </w:r>
      </w:del>
    </w:p>
    <w:p w14:paraId="1FA29F80" w14:textId="77777777" w:rsidR="004E52D7" w:rsidRDefault="004E52D7" w:rsidP="004E52D7">
      <w:pPr>
        <w:spacing w:before="0" w:after="0" w:line="240" w:lineRule="auto"/>
        <w:rPr>
          <w:rFonts w:asciiTheme="minorHAnsi" w:hAnsiTheme="minorHAnsi" w:cs="Calibri"/>
          <w:noProof/>
          <w:color w:val="000000"/>
          <w:spacing w:val="-2"/>
        </w:rPr>
      </w:pPr>
    </w:p>
    <w:p w14:paraId="3CCDBA68" w14:textId="77777777" w:rsidR="004E52D7" w:rsidRPr="00776E91" w:rsidRDefault="004E52D7" w:rsidP="004E52D7">
      <w:pPr>
        <w:spacing w:before="0" w:after="0" w:line="240" w:lineRule="auto"/>
        <w:rPr>
          <w:rFonts w:asciiTheme="minorHAnsi" w:hAnsiTheme="minorHAnsi" w:cs="Calibri"/>
          <w:noProof/>
          <w:color w:val="000000"/>
          <w:spacing w:val="-2"/>
        </w:rPr>
      </w:pPr>
      <w:r w:rsidRPr="00776E91">
        <w:rPr>
          <w:rFonts w:asciiTheme="minorHAnsi" w:hAnsiTheme="minorHAnsi" w:cs="Calibri"/>
          <w:b/>
          <w:noProof/>
          <w:color w:val="000000"/>
          <w:spacing w:val="-2"/>
        </w:rPr>
        <w:lastRenderedPageBreak/>
        <w:t xml:space="preserve">Note: </w:t>
      </w:r>
      <w:r>
        <w:rPr>
          <w:rFonts w:asciiTheme="minorHAnsi" w:hAnsiTheme="minorHAnsi" w:cs="Calibri"/>
          <w:noProof/>
          <w:color w:val="000000"/>
          <w:spacing w:val="-2"/>
        </w:rPr>
        <w:t>To achieve execution through Jenkins ,you need to schedule build trigger from Jenkins as per your requirement.</w:t>
      </w:r>
    </w:p>
    <w:p w14:paraId="3B74F781" w14:textId="77777777" w:rsidR="004E52D7" w:rsidRPr="003F1F7D" w:rsidRDefault="004E52D7" w:rsidP="004E52D7">
      <w:pPr>
        <w:spacing w:before="0" w:after="0" w:line="240" w:lineRule="auto"/>
        <w:rPr>
          <w:rFonts w:asciiTheme="minorHAnsi" w:hAnsiTheme="minorHAnsi" w:cs="Calibri"/>
          <w:noProof/>
          <w:color w:val="000000"/>
          <w:spacing w:val="-2"/>
        </w:rPr>
      </w:pPr>
      <w:r w:rsidRPr="003F1F7D">
        <w:rPr>
          <w:rFonts w:asciiTheme="minorHAnsi" w:hAnsiTheme="minorHAnsi" w:cs="Calibri"/>
          <w:noProof/>
          <w:color w:val="000000"/>
          <w:spacing w:val="-2"/>
        </w:rPr>
        <w:br w:type="page"/>
      </w:r>
    </w:p>
    <w:p w14:paraId="1147F3E5" w14:textId="77777777" w:rsidR="004E52D7" w:rsidRPr="003F1F7D" w:rsidRDefault="004E52D7" w:rsidP="004E52D7">
      <w:pPr>
        <w:pStyle w:val="Heading1"/>
        <w:rPr>
          <w:rFonts w:asciiTheme="minorHAnsi" w:hAnsiTheme="minorHAnsi"/>
          <w:sz w:val="24"/>
          <w:szCs w:val="24"/>
        </w:rPr>
      </w:pPr>
      <w:bookmarkStart w:id="906" w:name="_Toc531338521"/>
      <w:r>
        <w:rPr>
          <w:rFonts w:asciiTheme="minorHAnsi" w:hAnsiTheme="minorHAnsi"/>
          <w:sz w:val="24"/>
          <w:szCs w:val="24"/>
        </w:rPr>
        <w:lastRenderedPageBreak/>
        <w:t>Plugin Library</w:t>
      </w:r>
      <w:bookmarkEnd w:id="906"/>
    </w:p>
    <w:p w14:paraId="10645E7A" w14:textId="77777777" w:rsidR="004E52D7" w:rsidRPr="005842B2" w:rsidRDefault="004E52D7" w:rsidP="004E52D7">
      <w:pPr>
        <w:pStyle w:val="Heading2"/>
        <w:rPr>
          <w:noProof/>
        </w:rPr>
      </w:pPr>
      <w:r>
        <w:rPr>
          <w:noProof/>
        </w:rPr>
        <w:t>API –plugin</w:t>
      </w:r>
    </w:p>
    <w:p w14:paraId="75893054"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Existing Plugin features and support</w:t>
      </w:r>
    </w:p>
    <w:p w14:paraId="2B1007B2" w14:textId="77777777" w:rsidR="004E52D7" w:rsidRDefault="004E52D7" w:rsidP="004E52D7">
      <w:pPr>
        <w:pStyle w:val="ListParagraph"/>
        <w:numPr>
          <w:ilvl w:val="1"/>
          <w:numId w:val="36"/>
        </w:numPr>
        <w:ind w:left="900" w:hanging="540"/>
        <w:jc w:val="both"/>
        <w:rPr>
          <w:rFonts w:asciiTheme="minorHAnsi" w:hAnsiTheme="minorHAnsi"/>
        </w:rPr>
      </w:pPr>
      <w:r>
        <w:rPr>
          <w:rFonts w:asciiTheme="minorHAnsi" w:hAnsiTheme="minorHAnsi"/>
        </w:rPr>
        <w:t>API  adapter plugin is designed to adapt and support all features provided by REST Assured library.</w:t>
      </w:r>
    </w:p>
    <w:p w14:paraId="2103F0D6" w14:textId="77777777" w:rsidR="004E52D7" w:rsidRDefault="004E52D7" w:rsidP="004E52D7">
      <w:pPr>
        <w:pStyle w:val="ListParagraph"/>
        <w:numPr>
          <w:ilvl w:val="1"/>
          <w:numId w:val="36"/>
        </w:numPr>
        <w:ind w:left="900" w:hanging="540"/>
        <w:jc w:val="both"/>
        <w:rPr>
          <w:rFonts w:asciiTheme="minorHAnsi" w:hAnsiTheme="minorHAnsi"/>
        </w:rPr>
      </w:pPr>
      <w:r>
        <w:rPr>
          <w:rFonts w:asciiTheme="minorHAnsi" w:hAnsiTheme="minorHAnsi"/>
        </w:rPr>
        <w:t>All features supported by REST Assured can be implemented within current adapter plugin to support. However some basic  features are already implemented in it and are available .</w:t>
      </w:r>
    </w:p>
    <w:p w14:paraId="2F3B0BEC" w14:textId="77777777" w:rsidR="004E52D7" w:rsidRDefault="004E52D7" w:rsidP="004E52D7">
      <w:pPr>
        <w:pStyle w:val="ListParagraph"/>
        <w:numPr>
          <w:ilvl w:val="1"/>
          <w:numId w:val="36"/>
        </w:numPr>
        <w:ind w:left="900" w:hanging="540"/>
        <w:jc w:val="both"/>
        <w:rPr>
          <w:rFonts w:asciiTheme="minorHAnsi" w:hAnsiTheme="minorHAnsi"/>
        </w:rPr>
      </w:pPr>
      <w:r>
        <w:rPr>
          <w:rFonts w:asciiTheme="minorHAnsi" w:hAnsiTheme="minorHAnsi"/>
        </w:rPr>
        <w:t>Users can add more features and support to plugin as per need of their individual project and test requirements using extensibility rules .</w:t>
      </w:r>
      <w:del w:id="907" w:author="Vrushali Karla" w:date="2018-11-20T12:05:00Z">
        <w:r w:rsidDel="007A5DDD">
          <w:rPr>
            <w:rFonts w:asciiTheme="minorHAnsi" w:hAnsiTheme="minorHAnsi" w:cstheme="minorHAnsi"/>
            <w:noProof/>
            <w:color w:val="F79646" w:themeColor="accent6"/>
            <w:spacing w:val="-2"/>
          </w:rPr>
          <w:delText>Refer API Extension</w:delText>
        </w:r>
      </w:del>
      <w:ins w:id="908" w:author="Vrushali Karla" w:date="2018-11-20T12:05:00Z">
        <w:r>
          <w:rPr>
            <w:rFonts w:asciiTheme="minorHAnsi" w:hAnsiTheme="minorHAnsi" w:cstheme="minorHAnsi"/>
            <w:noProof/>
            <w:spacing w:val="-2"/>
          </w:rPr>
          <w:t xml:space="preserve">Refer </w:t>
        </w:r>
      </w:ins>
      <w:ins w:id="909" w:author="Vrushali Karla" w:date="2018-11-20T12:06:00Z">
        <w:r>
          <w:rPr>
            <w:rFonts w:asciiTheme="minorHAnsi" w:hAnsiTheme="minorHAnsi" w:cstheme="minorHAnsi"/>
            <w:noProof/>
            <w:spacing w:val="-2"/>
          </w:rPr>
          <w:fldChar w:fldCharType="begin"/>
        </w:r>
        <w:r>
          <w:rPr>
            <w:rFonts w:asciiTheme="minorHAnsi" w:hAnsiTheme="minorHAnsi" w:cstheme="minorHAnsi"/>
            <w:noProof/>
            <w:spacing w:val="-2"/>
          </w:rPr>
          <w:instrText xml:space="preserve"> REF _Ref528855691 \r \h </w:instrText>
        </w:r>
      </w:ins>
      <w:r>
        <w:rPr>
          <w:rFonts w:asciiTheme="minorHAnsi" w:hAnsiTheme="minorHAnsi" w:cstheme="minorHAnsi"/>
          <w:noProof/>
          <w:spacing w:val="-2"/>
        </w:rPr>
      </w:r>
      <w:r>
        <w:rPr>
          <w:rFonts w:asciiTheme="minorHAnsi" w:hAnsiTheme="minorHAnsi" w:cstheme="minorHAnsi"/>
          <w:noProof/>
          <w:spacing w:val="-2"/>
        </w:rPr>
        <w:fldChar w:fldCharType="separate"/>
      </w:r>
      <w:ins w:id="910" w:author="Vrushali Karla" w:date="2018-11-20T12:06:00Z">
        <w:r>
          <w:rPr>
            <w:rFonts w:asciiTheme="minorHAnsi" w:hAnsiTheme="minorHAnsi" w:cstheme="minorHAnsi"/>
            <w:noProof/>
            <w:spacing w:val="-2"/>
          </w:rPr>
          <w:t>8.1.4</w:t>
        </w:r>
        <w:r>
          <w:rPr>
            <w:rFonts w:asciiTheme="minorHAnsi" w:hAnsiTheme="minorHAnsi" w:cstheme="minorHAnsi"/>
            <w:noProof/>
            <w:spacing w:val="-2"/>
          </w:rPr>
          <w:fldChar w:fldCharType="end"/>
        </w:r>
        <w:r>
          <w:rPr>
            <w:rFonts w:asciiTheme="minorHAnsi" w:hAnsiTheme="minorHAnsi" w:cstheme="minorHAnsi"/>
            <w:noProof/>
            <w:spacing w:val="-2"/>
          </w:rPr>
          <w:fldChar w:fldCharType="begin"/>
        </w:r>
        <w:r>
          <w:rPr>
            <w:rFonts w:asciiTheme="minorHAnsi" w:hAnsiTheme="minorHAnsi" w:cstheme="minorHAnsi"/>
            <w:noProof/>
            <w:spacing w:val="-2"/>
          </w:rPr>
          <w:instrText xml:space="preserve"> REF _Ref528855691 \h </w:instrText>
        </w:r>
      </w:ins>
      <w:r>
        <w:rPr>
          <w:rFonts w:asciiTheme="minorHAnsi" w:hAnsiTheme="minorHAnsi" w:cstheme="minorHAnsi"/>
          <w:noProof/>
          <w:spacing w:val="-2"/>
        </w:rPr>
      </w:r>
      <w:r>
        <w:rPr>
          <w:rFonts w:asciiTheme="minorHAnsi" w:hAnsiTheme="minorHAnsi" w:cstheme="minorHAnsi"/>
          <w:noProof/>
          <w:spacing w:val="-2"/>
        </w:rPr>
        <w:fldChar w:fldCharType="separate"/>
      </w:r>
      <w:ins w:id="911" w:author="Vrushali Karla" w:date="2018-11-20T12:06:00Z">
        <w:r>
          <w:rPr>
            <w:rFonts w:asciiTheme="minorHAnsi" w:hAnsiTheme="minorHAnsi" w:cstheme="minorHAnsi"/>
            <w:noProof/>
          </w:rPr>
          <w:t>API plugin extension</w:t>
        </w:r>
        <w:r>
          <w:rPr>
            <w:rFonts w:asciiTheme="minorHAnsi" w:hAnsiTheme="minorHAnsi" w:cstheme="minorHAnsi"/>
            <w:noProof/>
            <w:spacing w:val="-2"/>
          </w:rPr>
          <w:fldChar w:fldCharType="end"/>
        </w:r>
      </w:ins>
    </w:p>
    <w:p w14:paraId="07452FD5" w14:textId="77777777" w:rsidR="004E52D7" w:rsidRDefault="004E52D7" w:rsidP="004E52D7">
      <w:pPr>
        <w:pStyle w:val="ListParagraph"/>
        <w:numPr>
          <w:ilvl w:val="1"/>
          <w:numId w:val="36"/>
        </w:numPr>
        <w:ind w:left="900" w:hanging="540"/>
        <w:jc w:val="both"/>
        <w:rPr>
          <w:rFonts w:asciiTheme="minorHAnsi" w:hAnsiTheme="minorHAnsi"/>
        </w:rPr>
      </w:pPr>
      <w:r w:rsidRPr="00B162F2">
        <w:rPr>
          <w:rFonts w:asciiTheme="minorHAnsi" w:hAnsiTheme="minorHAnsi"/>
        </w:rPr>
        <w:t>In addition to REST Assured features , current plugin and framework is designed to support parallel test execution at different levels like Method/Test/Suites/Environment</w:t>
      </w:r>
      <w:r>
        <w:rPr>
          <w:rFonts w:asciiTheme="minorHAnsi" w:hAnsiTheme="minorHAnsi"/>
        </w:rPr>
        <w:t>.</w:t>
      </w:r>
    </w:p>
    <w:p w14:paraId="0448C2B8" w14:textId="77777777" w:rsidR="004E52D7" w:rsidRDefault="004E52D7" w:rsidP="004E52D7">
      <w:pPr>
        <w:pStyle w:val="ListParagraph"/>
        <w:numPr>
          <w:ilvl w:val="1"/>
          <w:numId w:val="36"/>
        </w:numPr>
        <w:ind w:left="900" w:hanging="540"/>
        <w:jc w:val="both"/>
        <w:rPr>
          <w:rFonts w:asciiTheme="minorHAnsi" w:hAnsiTheme="minorHAnsi"/>
        </w:rPr>
      </w:pPr>
      <w:r>
        <w:rPr>
          <w:rFonts w:asciiTheme="minorHAnsi" w:hAnsiTheme="minorHAnsi"/>
        </w:rPr>
        <w:t xml:space="preserve">Other than REST web services , current plugin can also be used to test SOAP </w:t>
      </w:r>
      <w:ins w:id="912" w:author="CYBAGE\arunkumarj" w:date="2018-11-22T12:05:00Z">
        <w:r>
          <w:rPr>
            <w:rFonts w:asciiTheme="minorHAnsi" w:hAnsiTheme="minorHAnsi"/>
          </w:rPr>
          <w:t xml:space="preserve">and GraphQL </w:t>
        </w:r>
      </w:ins>
      <w:r>
        <w:rPr>
          <w:rFonts w:asciiTheme="minorHAnsi" w:hAnsiTheme="minorHAnsi"/>
        </w:rPr>
        <w:t>over HTTP/HTTPs.</w:t>
      </w:r>
    </w:p>
    <w:p w14:paraId="7662B321" w14:textId="77777777" w:rsidR="004E52D7" w:rsidRDefault="004E52D7" w:rsidP="004E52D7">
      <w:pPr>
        <w:pStyle w:val="ListParagraph"/>
        <w:ind w:left="900"/>
        <w:rPr>
          <w:rFonts w:asciiTheme="minorHAnsi" w:hAnsiTheme="minorHAnsi"/>
        </w:rPr>
      </w:pPr>
    </w:p>
    <w:p w14:paraId="437EF239" w14:textId="77777777" w:rsidR="004E52D7" w:rsidRDefault="004E52D7" w:rsidP="004E52D7">
      <w:pPr>
        <w:pStyle w:val="ListParagraph"/>
        <w:ind w:left="900"/>
        <w:rPr>
          <w:rFonts w:asciiTheme="minorHAnsi" w:hAnsiTheme="minorHAnsi"/>
        </w:rPr>
      </w:pPr>
      <w:r>
        <w:rPr>
          <w:rFonts w:asciiTheme="minorHAnsi" w:hAnsiTheme="minorHAnsi"/>
        </w:rPr>
        <w:t>Some of the existing library methods available for use are as follows . For more details and complete method list refer java-doc.</w:t>
      </w:r>
    </w:p>
    <w:p w14:paraId="781F4AA6" w14:textId="77777777" w:rsidR="004E52D7"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Basic API library methods</w:t>
      </w:r>
    </w:p>
    <w:p w14:paraId="637FA941" w14:textId="77777777" w:rsidR="004E52D7" w:rsidRPr="00367D2A" w:rsidRDefault="004E52D7" w:rsidP="004E52D7"/>
    <w:tbl>
      <w:tblPr>
        <w:tblStyle w:val="TableGrid"/>
        <w:tblW w:w="9787" w:type="dxa"/>
        <w:tblInd w:w="468" w:type="dxa"/>
        <w:tblLayout w:type="fixed"/>
        <w:tblLook w:val="04A0" w:firstRow="1" w:lastRow="0" w:firstColumn="1" w:lastColumn="0" w:noHBand="0" w:noVBand="1"/>
      </w:tblPr>
      <w:tblGrid>
        <w:gridCol w:w="4680"/>
        <w:gridCol w:w="5107"/>
      </w:tblGrid>
      <w:tr w:rsidR="004E52D7" w14:paraId="05DED798" w14:textId="77777777" w:rsidTr="00B645C2">
        <w:trPr>
          <w:trHeight w:val="890"/>
        </w:trPr>
        <w:tc>
          <w:tcPr>
            <w:tcW w:w="4680" w:type="dxa"/>
            <w:shd w:val="clear" w:color="auto" w:fill="D9D9D9" w:themeFill="background1" w:themeFillShade="D9"/>
          </w:tcPr>
          <w:p w14:paraId="338D12A2" w14:textId="77777777" w:rsidR="004E52D7" w:rsidRDefault="004E52D7" w:rsidP="00B645C2">
            <w:pPr>
              <w:jc w:val="center"/>
              <w:rPr>
                <w:rFonts w:asciiTheme="minorHAnsi" w:hAnsiTheme="minorHAnsi"/>
              </w:rPr>
            </w:pPr>
            <w:r w:rsidRPr="00505DE2">
              <w:rPr>
                <w:rFonts w:asciiTheme="minorHAnsi" w:hAnsiTheme="minorHAnsi"/>
              </w:rPr>
              <w:t>com.cybage.apiframework.REST</w:t>
            </w:r>
            <w:r>
              <w:rPr>
                <w:rFonts w:asciiTheme="minorHAnsi" w:hAnsiTheme="minorHAnsi"/>
              </w:rPr>
              <w:t>Base</w:t>
            </w:r>
            <w:r w:rsidRPr="00505DE2">
              <w:rPr>
                <w:rFonts w:asciiTheme="minorHAnsi" w:hAnsiTheme="minorHAnsi"/>
              </w:rPr>
              <w:t>Driver Methods</w:t>
            </w:r>
          </w:p>
        </w:tc>
        <w:tc>
          <w:tcPr>
            <w:tcW w:w="5107" w:type="dxa"/>
            <w:shd w:val="clear" w:color="auto" w:fill="D9D9D9" w:themeFill="background1" w:themeFillShade="D9"/>
          </w:tcPr>
          <w:p w14:paraId="46109988" w14:textId="77777777" w:rsidR="004E52D7" w:rsidRDefault="004E52D7" w:rsidP="00B645C2">
            <w:pPr>
              <w:pStyle w:val="ListParagraph"/>
              <w:ind w:left="0"/>
              <w:jc w:val="center"/>
              <w:rPr>
                <w:rFonts w:asciiTheme="minorHAnsi" w:hAnsiTheme="minorHAnsi"/>
              </w:rPr>
            </w:pPr>
            <w:r>
              <w:rPr>
                <w:rFonts w:asciiTheme="minorHAnsi" w:hAnsiTheme="minorHAnsi"/>
              </w:rPr>
              <w:t>Comments</w:t>
            </w:r>
          </w:p>
        </w:tc>
      </w:tr>
      <w:tr w:rsidR="004E52D7" w14:paraId="4A751D89" w14:textId="77777777" w:rsidTr="00B645C2">
        <w:trPr>
          <w:trHeight w:val="2285"/>
        </w:trPr>
        <w:tc>
          <w:tcPr>
            <w:tcW w:w="4680" w:type="dxa"/>
          </w:tcPr>
          <w:p w14:paraId="510185E2"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t>RESTD</w:t>
            </w:r>
            <w:r>
              <w:rPr>
                <w:rFonts w:asciiTheme="minorHAnsi" w:hAnsiTheme="minorHAnsi"/>
                <w:color w:val="0070C0"/>
              </w:rPr>
              <w:t>river</w:t>
            </w:r>
          </w:p>
        </w:tc>
        <w:tc>
          <w:tcPr>
            <w:tcW w:w="5107" w:type="dxa"/>
          </w:tcPr>
          <w:p w14:paraId="427A1AA0" w14:textId="77777777" w:rsidR="004E52D7" w:rsidRDefault="004E52D7" w:rsidP="00B645C2">
            <w:pPr>
              <w:rPr>
                <w:rFonts w:asciiTheme="minorHAnsi" w:hAnsiTheme="minorHAnsi"/>
              </w:rPr>
            </w:pPr>
            <w:r>
              <w:rPr>
                <w:rFonts w:asciiTheme="minorHAnsi" w:hAnsiTheme="minorHAnsi"/>
              </w:rPr>
              <w:t>Constructor helps in setting up following features configured by user through appConfig.ini</w:t>
            </w:r>
          </w:p>
          <w:p w14:paraId="615C38B3" w14:textId="77777777" w:rsidR="004E52D7" w:rsidRDefault="004E52D7" w:rsidP="00B645C2">
            <w:pPr>
              <w:pStyle w:val="ListParagraph"/>
              <w:numPr>
                <w:ilvl w:val="1"/>
                <w:numId w:val="36"/>
              </w:numPr>
              <w:ind w:left="900" w:hanging="540"/>
              <w:rPr>
                <w:rFonts w:asciiTheme="minorHAnsi" w:hAnsiTheme="minorHAnsi"/>
              </w:rPr>
            </w:pPr>
            <w:r>
              <w:rPr>
                <w:rFonts w:asciiTheme="minorHAnsi" w:hAnsiTheme="minorHAnsi"/>
              </w:rPr>
              <w:t>Internal HTTP Status code assertion</w:t>
            </w:r>
          </w:p>
          <w:p w14:paraId="29F81D4B" w14:textId="77777777" w:rsidR="004E52D7" w:rsidRDefault="004E52D7" w:rsidP="00B645C2">
            <w:pPr>
              <w:pStyle w:val="ListParagraph"/>
              <w:numPr>
                <w:ilvl w:val="1"/>
                <w:numId w:val="36"/>
              </w:numPr>
              <w:ind w:left="900" w:hanging="540"/>
              <w:rPr>
                <w:rFonts w:asciiTheme="minorHAnsi" w:hAnsiTheme="minorHAnsi"/>
              </w:rPr>
            </w:pPr>
            <w:r w:rsidRPr="00505DE2">
              <w:rPr>
                <w:rFonts w:asciiTheme="minorHAnsi" w:hAnsiTheme="minorHAnsi"/>
              </w:rPr>
              <w:t>API request/response logging for failures</w:t>
            </w:r>
          </w:p>
          <w:p w14:paraId="2E88A029" w14:textId="77777777" w:rsidR="004E52D7" w:rsidRPr="00B162F2" w:rsidRDefault="004E52D7" w:rsidP="00B645C2">
            <w:pPr>
              <w:pStyle w:val="ListParagraph"/>
              <w:numPr>
                <w:ilvl w:val="1"/>
                <w:numId w:val="36"/>
              </w:numPr>
              <w:ind w:left="900" w:hanging="540"/>
              <w:rPr>
                <w:rFonts w:asciiTheme="minorHAnsi" w:hAnsiTheme="minorHAnsi"/>
              </w:rPr>
            </w:pPr>
            <w:r>
              <w:rPr>
                <w:rFonts w:asciiTheme="minorHAnsi" w:hAnsiTheme="minorHAnsi"/>
              </w:rPr>
              <w:t>Handling UrlEncoding for APIs</w:t>
            </w:r>
          </w:p>
        </w:tc>
      </w:tr>
      <w:tr w:rsidR="004E52D7" w14:paraId="3AA8B207" w14:textId="77777777" w:rsidTr="00B645C2">
        <w:tc>
          <w:tcPr>
            <w:tcW w:w="4680" w:type="dxa"/>
          </w:tcPr>
          <w:p w14:paraId="09FAE60B"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t>setHostUrl</w:t>
            </w:r>
          </w:p>
        </w:tc>
        <w:tc>
          <w:tcPr>
            <w:tcW w:w="5107" w:type="dxa"/>
          </w:tcPr>
          <w:p w14:paraId="7957DC3B" w14:textId="77777777" w:rsidR="004E52D7" w:rsidRDefault="004E52D7" w:rsidP="00B645C2">
            <w:pPr>
              <w:pStyle w:val="ListParagraph"/>
              <w:ind w:left="0"/>
              <w:rPr>
                <w:rFonts w:asciiTheme="minorHAnsi" w:hAnsiTheme="minorHAnsi"/>
              </w:rPr>
            </w:pPr>
            <w:r w:rsidRPr="00505DE2">
              <w:rPr>
                <w:rFonts w:asciiTheme="minorHAnsi" w:hAnsiTheme="minorHAnsi"/>
              </w:rPr>
              <w:t>Set the Host URL/URI for API to hit</w:t>
            </w:r>
          </w:p>
        </w:tc>
      </w:tr>
      <w:tr w:rsidR="004E52D7" w14:paraId="309BC649" w14:textId="77777777" w:rsidTr="00B645C2">
        <w:tc>
          <w:tcPr>
            <w:tcW w:w="4680" w:type="dxa"/>
          </w:tcPr>
          <w:p w14:paraId="74C29446"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t>buildAPI</w:t>
            </w:r>
          </w:p>
        </w:tc>
        <w:tc>
          <w:tcPr>
            <w:tcW w:w="5107" w:type="dxa"/>
          </w:tcPr>
          <w:p w14:paraId="67BF4A8C" w14:textId="77777777" w:rsidR="004E52D7" w:rsidRDefault="004E52D7" w:rsidP="00B645C2">
            <w:pPr>
              <w:pStyle w:val="ListParagraph"/>
              <w:ind w:left="0"/>
              <w:rPr>
                <w:rFonts w:asciiTheme="minorHAnsi" w:hAnsiTheme="minorHAnsi"/>
              </w:rPr>
            </w:pPr>
            <w:r>
              <w:rPr>
                <w:rFonts w:asciiTheme="minorHAnsi" w:hAnsiTheme="minorHAnsi"/>
              </w:rPr>
              <w:t>Various overloaded buildAPI methods to build headers, query/path/form/query parameters and body into API request.</w:t>
            </w:r>
          </w:p>
        </w:tc>
      </w:tr>
      <w:tr w:rsidR="004E52D7" w14:paraId="177DCF46" w14:textId="77777777" w:rsidTr="00B645C2">
        <w:tc>
          <w:tcPr>
            <w:tcW w:w="4680" w:type="dxa"/>
          </w:tcPr>
          <w:p w14:paraId="6312A7CC"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lastRenderedPageBreak/>
              <w:t>getAPI/postAPI/putAPI/ deleteAPI/ optionsAPI /headAPI/patchAPI</w:t>
            </w:r>
          </w:p>
        </w:tc>
        <w:tc>
          <w:tcPr>
            <w:tcW w:w="5107" w:type="dxa"/>
          </w:tcPr>
          <w:p w14:paraId="5DBC2FAC" w14:textId="77777777" w:rsidR="004E52D7" w:rsidRDefault="004E52D7" w:rsidP="00B645C2">
            <w:pPr>
              <w:pStyle w:val="ListParagraph"/>
              <w:ind w:left="0"/>
              <w:rPr>
                <w:rFonts w:asciiTheme="minorHAnsi" w:hAnsiTheme="minorHAnsi"/>
              </w:rPr>
            </w:pPr>
            <w:r>
              <w:rPr>
                <w:rFonts w:asciiTheme="minorHAnsi" w:hAnsiTheme="minorHAnsi"/>
              </w:rPr>
              <w:t>Various HTTP method based functions to hit the built API with corresponding resource parameter.</w:t>
            </w:r>
          </w:p>
        </w:tc>
      </w:tr>
      <w:tr w:rsidR="004E52D7" w14:paraId="7F546FD9" w14:textId="77777777" w:rsidTr="00B645C2">
        <w:tc>
          <w:tcPr>
            <w:tcW w:w="4680" w:type="dxa"/>
          </w:tcPr>
          <w:p w14:paraId="50857896" w14:textId="77777777" w:rsidR="004E52D7" w:rsidRPr="004C574E" w:rsidRDefault="004E52D7" w:rsidP="00B645C2">
            <w:pPr>
              <w:pStyle w:val="ListParagraph"/>
              <w:ind w:left="0"/>
              <w:rPr>
                <w:rFonts w:asciiTheme="minorHAnsi" w:hAnsiTheme="minorHAnsi"/>
                <w:color w:val="0070C0"/>
              </w:rPr>
            </w:pPr>
            <w:r w:rsidRPr="00E50983">
              <w:rPr>
                <w:rFonts w:asciiTheme="minorHAnsi" w:hAnsiTheme="minorHAnsi"/>
                <w:color w:val="0070C0"/>
              </w:rPr>
              <w:t>XmlUtils.buildSoapBody(bodyTemplate, bodyParams)</w:t>
            </w:r>
          </w:p>
        </w:tc>
        <w:tc>
          <w:tcPr>
            <w:tcW w:w="5107" w:type="dxa"/>
          </w:tcPr>
          <w:p w14:paraId="2B6FE943" w14:textId="77777777" w:rsidR="004E52D7" w:rsidRDefault="004E52D7" w:rsidP="00B645C2">
            <w:pPr>
              <w:pStyle w:val="ListParagraph"/>
              <w:ind w:left="0"/>
              <w:rPr>
                <w:rFonts w:asciiTheme="minorHAnsi" w:hAnsiTheme="minorHAnsi"/>
              </w:rPr>
            </w:pPr>
            <w:r>
              <w:rPr>
                <w:rFonts w:asciiTheme="minorHAnsi" w:hAnsiTheme="minorHAnsi"/>
              </w:rPr>
              <w:t>Method to build soap request body from a template</w:t>
            </w:r>
          </w:p>
        </w:tc>
      </w:tr>
      <w:tr w:rsidR="004E52D7" w14:paraId="3C27F4F7" w14:textId="77777777" w:rsidTr="00B645C2">
        <w:tc>
          <w:tcPr>
            <w:tcW w:w="4680" w:type="dxa"/>
          </w:tcPr>
          <w:p w14:paraId="6553E718" w14:textId="77777777" w:rsidR="004E52D7" w:rsidRPr="00E50983" w:rsidRDefault="004E52D7" w:rsidP="00B645C2">
            <w:pPr>
              <w:pStyle w:val="ListParagraph"/>
              <w:ind w:left="0"/>
              <w:rPr>
                <w:rFonts w:asciiTheme="minorHAnsi" w:hAnsiTheme="minorHAnsi"/>
                <w:color w:val="0070C0"/>
              </w:rPr>
            </w:pPr>
            <w:r w:rsidRPr="00F21E78">
              <w:rPr>
                <w:rFonts w:asciiTheme="minorHAnsi" w:hAnsiTheme="minorHAnsi"/>
                <w:color w:val="0070C0"/>
              </w:rPr>
              <w:t>GraphqlUtils.createGraphqlQuery(query)</w:t>
            </w:r>
          </w:p>
        </w:tc>
        <w:tc>
          <w:tcPr>
            <w:tcW w:w="5107" w:type="dxa"/>
          </w:tcPr>
          <w:p w14:paraId="5ED568F2" w14:textId="77777777" w:rsidR="004E52D7" w:rsidRDefault="004E52D7" w:rsidP="00B645C2">
            <w:pPr>
              <w:pStyle w:val="ListParagraph"/>
              <w:ind w:left="0"/>
              <w:rPr>
                <w:rFonts w:asciiTheme="minorHAnsi" w:hAnsiTheme="minorHAnsi"/>
              </w:rPr>
            </w:pPr>
            <w:r>
              <w:rPr>
                <w:rFonts w:asciiTheme="minorHAnsi" w:hAnsiTheme="minorHAnsi"/>
              </w:rPr>
              <w:t>Method to create graphqlQuery from a query template</w:t>
            </w:r>
          </w:p>
        </w:tc>
      </w:tr>
      <w:tr w:rsidR="004E52D7" w14:paraId="360A1988" w14:textId="77777777" w:rsidTr="00B645C2">
        <w:tc>
          <w:tcPr>
            <w:tcW w:w="4680" w:type="dxa"/>
          </w:tcPr>
          <w:p w14:paraId="63ED7488" w14:textId="77777777" w:rsidR="004E52D7" w:rsidRPr="00B86D91" w:rsidRDefault="004E52D7" w:rsidP="00B645C2">
            <w:pPr>
              <w:pStyle w:val="ListParagraph"/>
              <w:ind w:left="0"/>
              <w:rPr>
                <w:rFonts w:asciiTheme="minorHAnsi" w:hAnsiTheme="minorHAnsi"/>
                <w:color w:val="0070C0"/>
              </w:rPr>
            </w:pPr>
            <w:r w:rsidRPr="00F21E78">
              <w:rPr>
                <w:rFonts w:asciiTheme="minorHAnsi" w:hAnsiTheme="minorHAnsi"/>
                <w:color w:val="0070C0"/>
              </w:rPr>
              <w:t>GraphqlUtils.</w:t>
            </w:r>
            <w:r w:rsidRPr="00D65E2B">
              <w:rPr>
                <w:rFonts w:asciiTheme="minorHAnsi" w:hAnsiTheme="minorHAnsi"/>
                <w:color w:val="0070C0"/>
              </w:rPr>
              <w:t>createGraphqlQuery(String query, String variables)</w:t>
            </w:r>
          </w:p>
        </w:tc>
        <w:tc>
          <w:tcPr>
            <w:tcW w:w="5107" w:type="dxa"/>
          </w:tcPr>
          <w:p w14:paraId="279C6637" w14:textId="77777777" w:rsidR="004E52D7" w:rsidRDefault="004E52D7" w:rsidP="00B645C2">
            <w:pPr>
              <w:pStyle w:val="ListParagraph"/>
              <w:ind w:left="0"/>
              <w:rPr>
                <w:rFonts w:asciiTheme="minorHAnsi" w:hAnsiTheme="minorHAnsi"/>
              </w:rPr>
            </w:pPr>
            <w:r>
              <w:rPr>
                <w:rFonts w:asciiTheme="minorHAnsi" w:hAnsiTheme="minorHAnsi"/>
              </w:rPr>
              <w:t>Method to create graphql Query and the variables values separately as per the parameterization</w:t>
            </w:r>
          </w:p>
        </w:tc>
      </w:tr>
      <w:tr w:rsidR="004E52D7" w14:paraId="391EA773" w14:textId="77777777" w:rsidTr="00B645C2">
        <w:tc>
          <w:tcPr>
            <w:tcW w:w="4680" w:type="dxa"/>
          </w:tcPr>
          <w:p w14:paraId="3C82502C" w14:textId="77777777" w:rsidR="004E52D7" w:rsidRPr="00B86D91" w:rsidRDefault="004E52D7" w:rsidP="00B645C2">
            <w:pPr>
              <w:pStyle w:val="ListParagraph"/>
              <w:ind w:left="0"/>
              <w:rPr>
                <w:rFonts w:asciiTheme="minorHAnsi" w:hAnsiTheme="minorHAnsi"/>
                <w:color w:val="0070C0"/>
              </w:rPr>
            </w:pPr>
            <w:r w:rsidRPr="00F21E78">
              <w:rPr>
                <w:rFonts w:asciiTheme="minorHAnsi" w:hAnsiTheme="minorHAnsi"/>
                <w:color w:val="0070C0"/>
              </w:rPr>
              <w:t>GraphqlUtils.</w:t>
            </w:r>
            <w:r w:rsidRPr="00D2489D">
              <w:rPr>
                <w:rFonts w:asciiTheme="minorHAnsi" w:hAnsiTheme="minorHAnsi"/>
                <w:color w:val="0070C0"/>
              </w:rPr>
              <w:t xml:space="preserve"> createCRUDGraphqlQuery(String query, String respid)</w:t>
            </w:r>
          </w:p>
        </w:tc>
        <w:tc>
          <w:tcPr>
            <w:tcW w:w="5107" w:type="dxa"/>
          </w:tcPr>
          <w:p w14:paraId="6E4A72AF" w14:textId="77777777" w:rsidR="004E52D7" w:rsidRDefault="004E52D7" w:rsidP="00B645C2">
            <w:pPr>
              <w:pStyle w:val="ListParagraph"/>
              <w:ind w:left="0"/>
              <w:rPr>
                <w:rFonts w:asciiTheme="minorHAnsi" w:hAnsiTheme="minorHAnsi"/>
              </w:rPr>
            </w:pPr>
            <w:r>
              <w:rPr>
                <w:rFonts w:asciiTheme="minorHAnsi" w:hAnsiTheme="minorHAnsi"/>
              </w:rPr>
              <w:t>Method to create CRUD operation for graphql Query with the id as per the correlation</w:t>
            </w:r>
          </w:p>
        </w:tc>
      </w:tr>
      <w:tr w:rsidR="004E52D7" w14:paraId="5F664E51" w14:textId="77777777" w:rsidTr="00B645C2">
        <w:tc>
          <w:tcPr>
            <w:tcW w:w="4680" w:type="dxa"/>
          </w:tcPr>
          <w:p w14:paraId="680AB4A0" w14:textId="77777777" w:rsidR="004E52D7" w:rsidRPr="00F21E78" w:rsidRDefault="004E52D7" w:rsidP="00B645C2">
            <w:pPr>
              <w:pStyle w:val="ListParagraph"/>
              <w:ind w:left="0"/>
              <w:rPr>
                <w:rFonts w:asciiTheme="minorHAnsi" w:hAnsiTheme="minorHAnsi"/>
                <w:color w:val="0070C0"/>
              </w:rPr>
            </w:pPr>
            <w:r w:rsidRPr="00B86D91">
              <w:rPr>
                <w:rFonts w:asciiTheme="minorHAnsi" w:hAnsiTheme="minorHAnsi"/>
                <w:color w:val="0070C0"/>
              </w:rPr>
              <w:t>buildBody(String bodyTemplate, Map&lt;String,String&gt; bodyParams</w:t>
            </w:r>
          </w:p>
        </w:tc>
        <w:tc>
          <w:tcPr>
            <w:tcW w:w="5107" w:type="dxa"/>
          </w:tcPr>
          <w:p w14:paraId="7DC053C2" w14:textId="77777777" w:rsidR="004E52D7" w:rsidRDefault="004E52D7" w:rsidP="00B645C2">
            <w:pPr>
              <w:pStyle w:val="ListParagraph"/>
              <w:ind w:left="0"/>
              <w:rPr>
                <w:rFonts w:asciiTheme="minorHAnsi" w:hAnsiTheme="minorHAnsi"/>
              </w:rPr>
            </w:pPr>
          </w:p>
          <w:p w14:paraId="565A406C" w14:textId="77777777" w:rsidR="004E52D7" w:rsidRDefault="004E52D7" w:rsidP="00B645C2">
            <w:pPr>
              <w:pStyle w:val="ListParagraph"/>
              <w:ind w:left="0"/>
              <w:rPr>
                <w:rFonts w:asciiTheme="minorHAnsi" w:hAnsiTheme="minorHAnsi"/>
              </w:rPr>
            </w:pPr>
            <w:r>
              <w:rPr>
                <w:rFonts w:asciiTheme="minorHAnsi" w:hAnsiTheme="minorHAnsi"/>
              </w:rPr>
              <w:t>Method to build rest json request body from a template</w:t>
            </w:r>
          </w:p>
        </w:tc>
      </w:tr>
      <w:tr w:rsidR="004E52D7" w14:paraId="21CA6F3E" w14:textId="77777777" w:rsidTr="00B645C2">
        <w:tc>
          <w:tcPr>
            <w:tcW w:w="4680" w:type="dxa"/>
          </w:tcPr>
          <w:p w14:paraId="72D76685"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t>getResponseNodeValue(String path)</w:t>
            </w:r>
          </w:p>
        </w:tc>
        <w:tc>
          <w:tcPr>
            <w:tcW w:w="5107" w:type="dxa"/>
          </w:tcPr>
          <w:p w14:paraId="4C84E823" w14:textId="77777777" w:rsidR="004E52D7" w:rsidRDefault="004E52D7" w:rsidP="00B645C2">
            <w:pPr>
              <w:pStyle w:val="ListParagraph"/>
              <w:ind w:left="0"/>
              <w:rPr>
                <w:rFonts w:asciiTheme="minorHAnsi" w:hAnsiTheme="minorHAnsi"/>
              </w:rPr>
            </w:pPr>
            <w:r>
              <w:rPr>
                <w:rFonts w:asciiTheme="minorHAnsi" w:hAnsiTheme="minorHAnsi"/>
              </w:rPr>
              <w:t>Returns string value of xml/json node as per given path.</w:t>
            </w:r>
          </w:p>
        </w:tc>
      </w:tr>
      <w:tr w:rsidR="004E52D7" w14:paraId="5E077630" w14:textId="77777777" w:rsidTr="00B645C2">
        <w:tc>
          <w:tcPr>
            <w:tcW w:w="4680" w:type="dxa"/>
          </w:tcPr>
          <w:p w14:paraId="6E1A5FE8" w14:textId="77777777" w:rsidR="004E52D7" w:rsidRPr="004C574E" w:rsidRDefault="004E52D7" w:rsidP="00B645C2">
            <w:pPr>
              <w:pStyle w:val="ListParagraph"/>
              <w:ind w:left="0"/>
              <w:rPr>
                <w:rFonts w:asciiTheme="minorHAnsi" w:hAnsiTheme="minorHAnsi"/>
                <w:color w:val="0070C0"/>
              </w:rPr>
            </w:pPr>
            <w:r w:rsidRPr="004C574E">
              <w:rPr>
                <w:rFonts w:asciiTheme="minorHAnsi" w:hAnsiTheme="minorHAnsi"/>
                <w:color w:val="0070C0"/>
              </w:rPr>
              <w:t>getResponseStatusCode/ getResponseHeaders/ getResponseCookies / getResponseBody</w:t>
            </w:r>
          </w:p>
        </w:tc>
        <w:tc>
          <w:tcPr>
            <w:tcW w:w="5107" w:type="dxa"/>
          </w:tcPr>
          <w:p w14:paraId="04DE44F1" w14:textId="77777777" w:rsidR="004E52D7" w:rsidRDefault="004E52D7" w:rsidP="00B645C2">
            <w:pPr>
              <w:pStyle w:val="ListParagraph"/>
              <w:ind w:left="0"/>
              <w:rPr>
                <w:rFonts w:asciiTheme="minorHAnsi" w:hAnsiTheme="minorHAnsi"/>
              </w:rPr>
            </w:pPr>
            <w:r w:rsidRPr="00505DE2">
              <w:rPr>
                <w:rFonts w:asciiTheme="minorHAnsi" w:hAnsiTheme="minorHAnsi"/>
              </w:rPr>
              <w:t>Methods to return the response status  code, headers, cookies and body or even values for a specific key</w:t>
            </w:r>
          </w:p>
        </w:tc>
      </w:tr>
    </w:tbl>
    <w:p w14:paraId="5F4E08D2" w14:textId="77777777" w:rsidR="004E52D7" w:rsidRDefault="004E52D7" w:rsidP="004E52D7">
      <w:pPr>
        <w:ind w:left="720" w:firstLine="720"/>
        <w:rPr>
          <w:rFonts w:asciiTheme="minorHAnsi" w:hAnsiTheme="minorHAnsi"/>
        </w:rPr>
      </w:pPr>
      <w:r>
        <w:rPr>
          <w:rFonts w:asciiTheme="minorHAnsi" w:hAnsiTheme="minorHAnsi"/>
        </w:rPr>
        <w:t>(</w:t>
      </w:r>
      <w:r w:rsidRPr="001105B3">
        <w:rPr>
          <w:rFonts w:asciiTheme="minorHAnsi" w:hAnsiTheme="minorHAnsi"/>
        </w:rPr>
        <w:t>For more details and complete method list refer java-doc</w:t>
      </w:r>
      <w:r>
        <w:rPr>
          <w:rFonts w:asciiTheme="minorHAnsi" w:hAnsiTheme="minorHAnsi"/>
        </w:rPr>
        <w:t>)</w:t>
      </w:r>
    </w:p>
    <w:p w14:paraId="4FB54405" w14:textId="77777777" w:rsidR="004E52D7" w:rsidRPr="00EA4CD2" w:rsidRDefault="004E52D7" w:rsidP="004E52D7">
      <w:pPr>
        <w:pStyle w:val="Heading5"/>
        <w:numPr>
          <w:ilvl w:val="2"/>
          <w:numId w:val="1"/>
        </w:numPr>
        <w:ind w:left="720"/>
        <w:rPr>
          <w:rFonts w:asciiTheme="minorHAnsi" w:hAnsiTheme="minorHAnsi" w:cstheme="minorHAnsi"/>
          <w:noProof/>
        </w:rPr>
      </w:pPr>
      <w:bookmarkStart w:id="913" w:name="_Ref504662142"/>
      <w:r>
        <w:rPr>
          <w:rFonts w:asciiTheme="minorHAnsi" w:hAnsiTheme="minorHAnsi" w:cstheme="minorHAnsi"/>
          <w:noProof/>
        </w:rPr>
        <w:t>API plugin configuration features</w:t>
      </w:r>
      <w:bookmarkEnd w:id="913"/>
    </w:p>
    <w:p w14:paraId="77FF4496" w14:textId="77777777" w:rsidR="004E52D7" w:rsidRDefault="004E52D7" w:rsidP="004E52D7">
      <w:pPr>
        <w:pStyle w:val="ListParagraph"/>
        <w:numPr>
          <w:ilvl w:val="1"/>
          <w:numId w:val="36"/>
        </w:numPr>
        <w:ind w:left="900" w:hanging="540"/>
        <w:rPr>
          <w:rFonts w:asciiTheme="minorHAnsi" w:hAnsiTheme="minorHAnsi"/>
        </w:rPr>
      </w:pPr>
      <w:r w:rsidRPr="00505DE2">
        <w:rPr>
          <w:rFonts w:asciiTheme="minorHAnsi" w:hAnsiTheme="minorHAnsi"/>
          <w:u w:val="single"/>
        </w:rPr>
        <w:t>Internal HTTP Status code assertion/ API r</w:t>
      </w:r>
      <w:r>
        <w:rPr>
          <w:rFonts w:asciiTheme="minorHAnsi" w:hAnsiTheme="minorHAnsi"/>
          <w:u w:val="single"/>
        </w:rPr>
        <w:t>equest-</w:t>
      </w:r>
      <w:r w:rsidRPr="00505DE2">
        <w:rPr>
          <w:rFonts w:asciiTheme="minorHAnsi" w:hAnsiTheme="minorHAnsi"/>
          <w:u w:val="single"/>
        </w:rPr>
        <w:t>response logging:</w:t>
      </w:r>
    </w:p>
    <w:p w14:paraId="16F7275B" w14:textId="77777777" w:rsidR="004E52D7" w:rsidRDefault="004E52D7" w:rsidP="004E52D7">
      <w:pPr>
        <w:pStyle w:val="ListParagraph"/>
        <w:numPr>
          <w:ilvl w:val="1"/>
          <w:numId w:val="54"/>
        </w:numPr>
        <w:jc w:val="both"/>
        <w:rPr>
          <w:rFonts w:asciiTheme="minorHAnsi" w:hAnsiTheme="minorHAnsi"/>
        </w:rPr>
      </w:pPr>
      <w:r w:rsidRPr="008B4F36">
        <w:rPr>
          <w:rFonts w:asciiTheme="minorHAnsi" w:hAnsiTheme="minorHAnsi"/>
        </w:rPr>
        <w:t>This feature is implemented based on RESTAssured’s internal feature. This provides one point access to configure HTTP status code hard assertion for all API requests send through @Test. If the given status code doesn’t match with response then corresponding @Test gets failed and all corresponding request/response data gets logged into API_Data.log .</w:t>
      </w:r>
    </w:p>
    <w:p w14:paraId="22AD8116" w14:textId="77777777" w:rsidR="004E52D7" w:rsidRPr="008B4F36" w:rsidRDefault="004E52D7" w:rsidP="004E52D7">
      <w:pPr>
        <w:pStyle w:val="ListParagraph"/>
        <w:numPr>
          <w:ilvl w:val="1"/>
          <w:numId w:val="54"/>
        </w:numPr>
        <w:jc w:val="both"/>
        <w:rPr>
          <w:rFonts w:asciiTheme="minorHAnsi" w:hAnsiTheme="minorHAnsi"/>
        </w:rPr>
      </w:pPr>
      <w:r w:rsidRPr="008B4F36">
        <w:rPr>
          <w:rFonts w:asciiTheme="minorHAnsi" w:hAnsiTheme="minorHAnsi"/>
        </w:rPr>
        <w:t>To enable  this feature add following lines in appConfig.ini under ‘APITesting’ section.</w:t>
      </w:r>
    </w:p>
    <w:p w14:paraId="753DF737" w14:textId="77777777" w:rsidR="004E52D7" w:rsidRDefault="004E52D7" w:rsidP="004E52D7">
      <w:pPr>
        <w:pStyle w:val="ListParagraph"/>
        <w:ind w:left="1440"/>
        <w:jc w:val="both"/>
        <w:rPr>
          <w:rFonts w:asciiTheme="minorHAnsi" w:hAnsiTheme="minorHAnsi"/>
          <w:sz w:val="22"/>
          <w:szCs w:val="22"/>
        </w:rPr>
      </w:pPr>
      <w:r w:rsidRPr="00505DE2">
        <w:rPr>
          <w:rFonts w:asciiTheme="minorHAnsi" w:hAnsiTheme="minorHAnsi"/>
          <w:sz w:val="22"/>
          <w:szCs w:val="22"/>
          <w:highlight w:val="lightGray"/>
        </w:rPr>
        <w:t>ValidHTTPCodes=200,201,202</w:t>
      </w:r>
    </w:p>
    <w:p w14:paraId="6541EB18" w14:textId="77777777" w:rsidR="004E52D7" w:rsidRPr="00A03CED" w:rsidRDefault="004E52D7" w:rsidP="004E52D7">
      <w:pPr>
        <w:pStyle w:val="ListParagraph"/>
        <w:numPr>
          <w:ilvl w:val="1"/>
          <w:numId w:val="54"/>
        </w:numPr>
        <w:jc w:val="both"/>
        <w:rPr>
          <w:ins w:id="914" w:author="Vrushali Karla" w:date="2018-11-19T10:49:00Z"/>
          <w:rFonts w:asciiTheme="minorHAnsi" w:hAnsiTheme="minorHAnsi"/>
          <w:rPrChange w:id="915" w:author="Vrushali Karla" w:date="2018-11-19T10:49:00Z">
            <w:rPr>
              <w:ins w:id="916" w:author="Vrushali Karla" w:date="2018-11-19T10:49:00Z"/>
              <w:rFonts w:asciiTheme="minorHAnsi" w:hAnsiTheme="minorHAnsi"/>
              <w:sz w:val="22"/>
              <w:szCs w:val="22"/>
            </w:rPr>
          </w:rPrChange>
        </w:rPr>
      </w:pPr>
      <w:r w:rsidRPr="008B4F36">
        <w:rPr>
          <w:rFonts w:asciiTheme="minorHAnsi" w:hAnsiTheme="minorHAnsi"/>
        </w:rPr>
        <w:t xml:space="preserve">[Optional] This feature can also be used to analyse API request-response content during exploration and test script building by adding non HTTP  status codes like </w:t>
      </w:r>
      <w:r w:rsidRPr="008B4F36">
        <w:rPr>
          <w:rFonts w:asciiTheme="minorHAnsi" w:hAnsiTheme="minorHAnsi"/>
          <w:sz w:val="22"/>
          <w:szCs w:val="22"/>
          <w:highlight w:val="lightGray"/>
        </w:rPr>
        <w:lastRenderedPageBreak/>
        <w:t>ValidHTTPCodes=1</w:t>
      </w:r>
      <w:r>
        <w:rPr>
          <w:rFonts w:asciiTheme="minorHAnsi" w:hAnsiTheme="minorHAnsi"/>
          <w:sz w:val="22"/>
          <w:szCs w:val="22"/>
        </w:rPr>
        <w:t xml:space="preserve"> which will log corresponding API details due to internal assertion failure. But this will mark the test method  (@Test) as Fail. </w:t>
      </w:r>
    </w:p>
    <w:p w14:paraId="2CE4EA23" w14:textId="77777777" w:rsidR="004E52D7" w:rsidRPr="00A03CED" w:rsidRDefault="004E52D7" w:rsidP="004E52D7">
      <w:pPr>
        <w:pStyle w:val="ListParagraph"/>
        <w:numPr>
          <w:ilvl w:val="1"/>
          <w:numId w:val="54"/>
        </w:numPr>
        <w:jc w:val="both"/>
        <w:rPr>
          <w:ins w:id="917" w:author="Vrushali Karla" w:date="2018-11-19T10:52:00Z"/>
          <w:rFonts w:asciiTheme="minorHAnsi" w:hAnsiTheme="minorHAnsi"/>
          <w:rPrChange w:id="918" w:author="Vrushali Karla" w:date="2018-11-19T10:52:00Z">
            <w:rPr>
              <w:ins w:id="919" w:author="Vrushali Karla" w:date="2018-11-19T10:52:00Z"/>
              <w:rFonts w:asciiTheme="minorHAnsi" w:hAnsiTheme="minorHAnsi"/>
              <w:sz w:val="22"/>
              <w:szCs w:val="22"/>
            </w:rPr>
          </w:rPrChange>
        </w:rPr>
      </w:pPr>
      <w:ins w:id="920" w:author="Vrushali Karla" w:date="2018-11-19T10:49:00Z">
        <w:r>
          <w:rPr>
            <w:rFonts w:asciiTheme="minorHAnsi" w:hAnsiTheme="minorHAnsi"/>
            <w:sz w:val="22"/>
            <w:szCs w:val="22"/>
          </w:rPr>
          <w:t>[Optional]</w:t>
        </w:r>
      </w:ins>
      <w:ins w:id="921" w:author="Vrushali Karla" w:date="2018-11-19T10:50:00Z">
        <w:r>
          <w:rPr>
            <w:rFonts w:asciiTheme="minorHAnsi" w:hAnsiTheme="minorHAnsi"/>
            <w:sz w:val="22"/>
            <w:szCs w:val="22"/>
          </w:rPr>
          <w:t xml:space="preserve">- This feature is used to display response contents on Report, in order to insert assertions or analysis. So </w:t>
        </w:r>
      </w:ins>
      <w:ins w:id="922" w:author="Vrushali Karla" w:date="2018-11-19T10:51:00Z">
        <w:r>
          <w:rPr>
            <w:rFonts w:asciiTheme="minorHAnsi" w:hAnsiTheme="minorHAnsi"/>
            <w:sz w:val="22"/>
            <w:szCs w:val="22"/>
          </w:rPr>
          <w:t>if t</w:t>
        </w:r>
        <w:r w:rsidRPr="00A03CED">
          <w:rPr>
            <w:rFonts w:asciiTheme="minorHAnsi" w:hAnsiTheme="minorHAnsi"/>
            <w:sz w:val="22"/>
            <w:szCs w:val="22"/>
          </w:rPr>
          <w:t>his key if enabled ('Yes') then it will print more details of API Response on Report.</w:t>
        </w:r>
      </w:ins>
      <w:ins w:id="923" w:author="Vrushali Karla" w:date="2018-11-19T10:52:00Z">
        <w:r>
          <w:rPr>
            <w:rFonts w:asciiTheme="minorHAnsi" w:hAnsiTheme="minorHAnsi"/>
            <w:sz w:val="22"/>
            <w:szCs w:val="22"/>
          </w:rPr>
          <w:t xml:space="preserve"> This key is present under aapConfig.ini with name as below</w:t>
        </w:r>
      </w:ins>
      <w:ins w:id="924" w:author="Vrushali Karla" w:date="2018-11-19T10:53:00Z">
        <w:r>
          <w:rPr>
            <w:rFonts w:asciiTheme="minorHAnsi" w:hAnsiTheme="minorHAnsi"/>
            <w:sz w:val="22"/>
            <w:szCs w:val="22"/>
          </w:rPr>
          <w:t xml:space="preserve">. If this </w:t>
        </w:r>
      </w:ins>
    </w:p>
    <w:p w14:paraId="64F70233" w14:textId="77777777" w:rsidR="004E52D7" w:rsidRDefault="004E52D7" w:rsidP="004E52D7">
      <w:pPr>
        <w:pStyle w:val="ListParagraph"/>
        <w:ind w:left="1440"/>
        <w:jc w:val="both"/>
        <w:rPr>
          <w:ins w:id="925" w:author="Vrushali Karla" w:date="2018-11-19T10:56:00Z"/>
          <w:rFonts w:asciiTheme="minorHAnsi" w:hAnsiTheme="minorHAnsi"/>
        </w:rPr>
        <w:pPrChange w:id="926" w:author="Vrushali Karla" w:date="2018-11-19T10:52:00Z">
          <w:pPr>
            <w:pStyle w:val="ListParagraph"/>
            <w:numPr>
              <w:ilvl w:val="1"/>
              <w:numId w:val="54"/>
            </w:numPr>
            <w:ind w:left="1440" w:hanging="360"/>
            <w:jc w:val="both"/>
          </w:pPr>
        </w:pPrChange>
      </w:pPr>
      <w:ins w:id="927" w:author="Vrushali Karla" w:date="2018-11-19T10:52:00Z">
        <w:r w:rsidRPr="00045FC5">
          <w:rPr>
            <w:rFonts w:asciiTheme="minorHAnsi" w:hAnsiTheme="minorHAnsi"/>
            <w:highlight w:val="lightGray"/>
            <w:rPrChange w:id="928" w:author="Vrushali Karla" w:date="2018-11-19T10:56:00Z">
              <w:rPr>
                <w:rFonts w:asciiTheme="minorHAnsi" w:hAnsiTheme="minorHAnsi"/>
              </w:rPr>
            </w:rPrChange>
          </w:rPr>
          <w:t>PrintResponseOnReport=Yes</w:t>
        </w:r>
      </w:ins>
      <w:ins w:id="929" w:author="Vrushali Karla" w:date="2018-11-19T10:56:00Z">
        <w:r>
          <w:rPr>
            <w:rFonts w:asciiTheme="minorHAnsi" w:hAnsiTheme="minorHAnsi"/>
          </w:rPr>
          <w:t>.</w:t>
        </w:r>
      </w:ins>
    </w:p>
    <w:p w14:paraId="731C5549" w14:textId="77777777" w:rsidR="004E52D7" w:rsidRDefault="004E52D7" w:rsidP="004E52D7">
      <w:pPr>
        <w:pStyle w:val="ListParagraph"/>
        <w:ind w:left="1440"/>
        <w:jc w:val="both"/>
        <w:rPr>
          <w:ins w:id="930" w:author="Vrushali Karla" w:date="2018-11-19T10:57:00Z"/>
          <w:rFonts w:asciiTheme="minorHAnsi" w:hAnsiTheme="minorHAnsi"/>
        </w:rPr>
      </w:pPr>
      <w:ins w:id="931" w:author="Vrushali Karla" w:date="2018-11-19T10:57:00Z">
        <w:r>
          <w:rPr>
            <w:rFonts w:asciiTheme="minorHAnsi" w:hAnsiTheme="minorHAnsi"/>
          </w:rPr>
          <w:t>If  this key is set as no “</w:t>
        </w:r>
        <w:r w:rsidRPr="006A141A">
          <w:rPr>
            <w:rFonts w:asciiTheme="minorHAnsi" w:hAnsiTheme="minorHAnsi"/>
            <w:highlight w:val="lightGray"/>
          </w:rPr>
          <w:t>PrintResponseOnReport=</w:t>
        </w:r>
        <w:r w:rsidRPr="00045FC5">
          <w:rPr>
            <w:rFonts w:asciiTheme="minorHAnsi" w:hAnsiTheme="minorHAnsi"/>
            <w:highlight w:val="lightGray"/>
            <w:rPrChange w:id="932" w:author="Vrushali Karla" w:date="2018-11-19T10:57:00Z">
              <w:rPr>
                <w:rFonts w:asciiTheme="minorHAnsi" w:hAnsiTheme="minorHAnsi"/>
              </w:rPr>
            </w:rPrChange>
          </w:rPr>
          <w:t>No</w:t>
        </w:r>
        <w:r>
          <w:rPr>
            <w:rFonts w:asciiTheme="minorHAnsi" w:hAnsiTheme="minorHAnsi"/>
          </w:rPr>
          <w:t>” then it will not print API</w:t>
        </w:r>
      </w:ins>
      <w:ins w:id="933" w:author="Vrushali Karla" w:date="2018-11-19T10:58:00Z">
        <w:r>
          <w:rPr>
            <w:rFonts w:asciiTheme="minorHAnsi" w:hAnsiTheme="minorHAnsi"/>
          </w:rPr>
          <w:t xml:space="preserve"> response on Report.</w:t>
        </w:r>
      </w:ins>
    </w:p>
    <w:p w14:paraId="2100CDE7" w14:textId="77777777" w:rsidR="004E52D7" w:rsidRPr="008B4F36" w:rsidDel="00BE1870" w:rsidRDefault="004E52D7" w:rsidP="004E52D7">
      <w:pPr>
        <w:pStyle w:val="ListParagraph"/>
        <w:ind w:left="1440"/>
        <w:jc w:val="both"/>
        <w:rPr>
          <w:del w:id="934" w:author="Vrushali Karla" w:date="2018-11-19T10:58:00Z"/>
          <w:rFonts w:asciiTheme="minorHAnsi" w:hAnsiTheme="minorHAnsi"/>
        </w:rPr>
        <w:pPrChange w:id="935" w:author="Vrushali Karla" w:date="2018-11-19T10:52:00Z">
          <w:pPr>
            <w:pStyle w:val="ListParagraph"/>
            <w:numPr>
              <w:ilvl w:val="1"/>
              <w:numId w:val="54"/>
            </w:numPr>
            <w:ind w:left="1440" w:hanging="360"/>
            <w:jc w:val="both"/>
          </w:pPr>
        </w:pPrChange>
      </w:pPr>
    </w:p>
    <w:p w14:paraId="36E7DE7A" w14:textId="77777777" w:rsidR="004E52D7" w:rsidRPr="008B4F36" w:rsidRDefault="004E52D7" w:rsidP="004E52D7">
      <w:pPr>
        <w:pStyle w:val="ListParagraph"/>
        <w:ind w:left="1260"/>
        <w:jc w:val="both"/>
        <w:rPr>
          <w:rFonts w:asciiTheme="minorHAnsi" w:hAnsiTheme="minorHAnsi"/>
          <w:sz w:val="22"/>
          <w:szCs w:val="22"/>
          <w:highlight w:val="lightGray"/>
          <w:u w:val="single"/>
        </w:rPr>
      </w:pPr>
    </w:p>
    <w:p w14:paraId="784EB3B3" w14:textId="77777777" w:rsidR="004E52D7" w:rsidRPr="008B4F36" w:rsidRDefault="004E52D7" w:rsidP="004E52D7">
      <w:pPr>
        <w:pStyle w:val="ListParagraph"/>
        <w:numPr>
          <w:ilvl w:val="0"/>
          <w:numId w:val="56"/>
        </w:numPr>
        <w:rPr>
          <w:rFonts w:asciiTheme="minorHAnsi" w:hAnsiTheme="minorHAnsi"/>
          <w:sz w:val="22"/>
          <w:szCs w:val="22"/>
          <w:highlight w:val="lightGray"/>
          <w:u w:val="single"/>
        </w:rPr>
      </w:pPr>
      <w:r w:rsidRPr="008B4F36">
        <w:rPr>
          <w:rFonts w:asciiTheme="minorHAnsi" w:hAnsiTheme="minorHAnsi"/>
          <w:sz w:val="22"/>
          <w:szCs w:val="22"/>
          <w:u w:val="single"/>
        </w:rPr>
        <w:t xml:space="preserve">UrlEncoding : </w:t>
      </w:r>
    </w:p>
    <w:p w14:paraId="7E50E1DE" w14:textId="77777777" w:rsidR="004E52D7" w:rsidRDefault="004E52D7" w:rsidP="004E52D7">
      <w:pPr>
        <w:pStyle w:val="ListParagraph"/>
        <w:numPr>
          <w:ilvl w:val="0"/>
          <w:numId w:val="55"/>
        </w:numPr>
        <w:jc w:val="both"/>
        <w:rPr>
          <w:rFonts w:asciiTheme="minorHAnsi" w:hAnsiTheme="minorHAnsi"/>
          <w:sz w:val="22"/>
          <w:szCs w:val="22"/>
        </w:rPr>
      </w:pPr>
      <w:r>
        <w:rPr>
          <w:rFonts w:asciiTheme="minorHAnsi" w:hAnsiTheme="minorHAnsi"/>
          <w:sz w:val="22"/>
          <w:szCs w:val="22"/>
        </w:rPr>
        <w:t>Rest Assured by default does URL</w:t>
      </w:r>
      <w:r w:rsidRPr="008B4F36">
        <w:rPr>
          <w:rFonts w:asciiTheme="minorHAnsi" w:hAnsiTheme="minorHAnsi"/>
          <w:sz w:val="22"/>
          <w:szCs w:val="22"/>
        </w:rPr>
        <w:t xml:space="preserve"> encoding for special characters , however if your server doesn’t respond to </w:t>
      </w:r>
      <w:r>
        <w:rPr>
          <w:rFonts w:asciiTheme="minorHAnsi" w:hAnsiTheme="minorHAnsi"/>
          <w:sz w:val="22"/>
          <w:szCs w:val="22"/>
        </w:rPr>
        <w:t xml:space="preserve">certain </w:t>
      </w:r>
      <w:r w:rsidRPr="008B4F36">
        <w:rPr>
          <w:rFonts w:asciiTheme="minorHAnsi" w:hAnsiTheme="minorHAnsi"/>
          <w:sz w:val="22"/>
          <w:szCs w:val="22"/>
        </w:rPr>
        <w:t xml:space="preserve">encoded characters you can disable this feature by adding </w:t>
      </w:r>
      <w:r w:rsidRPr="008B4F36">
        <w:rPr>
          <w:rFonts w:asciiTheme="minorHAnsi" w:hAnsiTheme="minorHAnsi"/>
          <w:sz w:val="22"/>
          <w:szCs w:val="22"/>
          <w:highlight w:val="lightGray"/>
        </w:rPr>
        <w:t xml:space="preserve">UrlEncodingEnabled = false </w:t>
      </w:r>
      <w:r w:rsidRPr="008B4F36">
        <w:rPr>
          <w:rFonts w:asciiTheme="minorHAnsi" w:hAnsiTheme="minorHAnsi"/>
          <w:sz w:val="22"/>
          <w:szCs w:val="22"/>
        </w:rPr>
        <w:t xml:space="preserve"> into </w:t>
      </w:r>
      <w:r w:rsidRPr="008B4F36">
        <w:rPr>
          <w:rFonts w:asciiTheme="minorHAnsi" w:hAnsiTheme="minorHAnsi"/>
          <w:b/>
          <w:sz w:val="22"/>
          <w:szCs w:val="22"/>
        </w:rPr>
        <w:t>[APITesting]</w:t>
      </w:r>
      <w:r w:rsidRPr="008B4F36">
        <w:rPr>
          <w:rFonts w:asciiTheme="minorHAnsi" w:hAnsiTheme="minorHAnsi"/>
          <w:sz w:val="22"/>
          <w:szCs w:val="22"/>
        </w:rPr>
        <w:t xml:space="preserve"> section of appConfig.ini. </w:t>
      </w:r>
    </w:p>
    <w:p w14:paraId="7FF60DFC" w14:textId="77777777" w:rsidR="004E52D7" w:rsidRDefault="004E52D7" w:rsidP="004E52D7">
      <w:pPr>
        <w:pStyle w:val="ListParagraph"/>
        <w:numPr>
          <w:ilvl w:val="0"/>
          <w:numId w:val="55"/>
        </w:numPr>
        <w:jc w:val="both"/>
        <w:rPr>
          <w:rFonts w:asciiTheme="minorHAnsi" w:hAnsiTheme="minorHAnsi"/>
          <w:sz w:val="22"/>
          <w:szCs w:val="22"/>
        </w:rPr>
      </w:pPr>
      <w:r w:rsidRPr="00403609">
        <w:rPr>
          <w:rFonts w:asciiTheme="minorHAnsi" w:hAnsiTheme="minorHAnsi"/>
          <w:sz w:val="22"/>
          <w:szCs w:val="22"/>
        </w:rPr>
        <w:t xml:space="preserve">However there are certain </w:t>
      </w:r>
      <w:r>
        <w:rPr>
          <w:rFonts w:asciiTheme="minorHAnsi" w:hAnsiTheme="minorHAnsi"/>
          <w:sz w:val="22"/>
          <w:szCs w:val="22"/>
        </w:rPr>
        <w:t xml:space="preserve">special </w:t>
      </w:r>
      <w:r w:rsidRPr="00403609">
        <w:rPr>
          <w:rFonts w:asciiTheme="minorHAnsi" w:hAnsiTheme="minorHAnsi"/>
          <w:sz w:val="22"/>
          <w:szCs w:val="22"/>
        </w:rPr>
        <w:t xml:space="preserve">characters </w:t>
      </w:r>
      <w:r>
        <w:rPr>
          <w:rFonts w:asciiTheme="minorHAnsi" w:hAnsiTheme="minorHAnsi"/>
          <w:sz w:val="22"/>
          <w:szCs w:val="22"/>
        </w:rPr>
        <w:t>like (“,|,^,&lt;,&gt;,\,# etc.)</w:t>
      </w:r>
      <w:r w:rsidRPr="00403609">
        <w:rPr>
          <w:rFonts w:asciiTheme="minorHAnsi" w:hAnsiTheme="minorHAnsi"/>
          <w:sz w:val="22"/>
          <w:szCs w:val="22"/>
        </w:rPr>
        <w:t xml:space="preserve">which are </w:t>
      </w:r>
      <w:r>
        <w:rPr>
          <w:rFonts w:asciiTheme="minorHAnsi" w:hAnsiTheme="minorHAnsi"/>
          <w:sz w:val="22"/>
          <w:szCs w:val="22"/>
        </w:rPr>
        <w:t>always</w:t>
      </w:r>
      <w:r w:rsidRPr="00403609">
        <w:rPr>
          <w:rFonts w:asciiTheme="minorHAnsi" w:hAnsiTheme="minorHAnsi"/>
          <w:sz w:val="22"/>
          <w:szCs w:val="22"/>
        </w:rPr>
        <w:t xml:space="preserve"> required to  be encoded </w:t>
      </w:r>
      <w:r>
        <w:rPr>
          <w:rFonts w:asciiTheme="minorHAnsi" w:hAnsiTheme="minorHAnsi"/>
          <w:sz w:val="22"/>
          <w:szCs w:val="22"/>
        </w:rPr>
        <w:t xml:space="preserve">irrespective of above setting </w:t>
      </w:r>
      <w:r w:rsidRPr="00403609">
        <w:rPr>
          <w:rFonts w:asciiTheme="minorHAnsi" w:hAnsiTheme="minorHAnsi"/>
          <w:sz w:val="22"/>
          <w:szCs w:val="22"/>
        </w:rPr>
        <w:t xml:space="preserve">due to limitations of REST Assured </w:t>
      </w:r>
      <w:r>
        <w:rPr>
          <w:rFonts w:asciiTheme="minorHAnsi" w:hAnsiTheme="minorHAnsi"/>
          <w:sz w:val="22"/>
          <w:szCs w:val="22"/>
        </w:rPr>
        <w:t>and it is</w:t>
      </w:r>
      <w:r w:rsidRPr="00403609">
        <w:rPr>
          <w:rFonts w:asciiTheme="minorHAnsi" w:hAnsiTheme="minorHAnsi"/>
          <w:sz w:val="22"/>
          <w:szCs w:val="22"/>
        </w:rPr>
        <w:t xml:space="preserve"> </w:t>
      </w:r>
      <w:r>
        <w:rPr>
          <w:rFonts w:asciiTheme="minorHAnsi" w:hAnsiTheme="minorHAnsi"/>
          <w:sz w:val="22"/>
          <w:szCs w:val="22"/>
        </w:rPr>
        <w:t>encoded explicitly</w:t>
      </w:r>
      <w:r w:rsidRPr="00403609">
        <w:rPr>
          <w:rFonts w:asciiTheme="minorHAnsi" w:hAnsiTheme="minorHAnsi"/>
          <w:sz w:val="22"/>
          <w:szCs w:val="22"/>
        </w:rPr>
        <w:t xml:space="preserve"> in API plugin utility </w:t>
      </w:r>
      <w:r w:rsidRPr="007A2823">
        <w:rPr>
          <w:rFonts w:asciiTheme="minorHAnsi" w:hAnsiTheme="minorHAnsi"/>
          <w:sz w:val="22"/>
          <w:szCs w:val="22"/>
        </w:rPr>
        <w:t>(com.cybage.apiframework.rest.encoding. UrlEncoding). Usually in such scenario user will have to pass manually such encoded characters into the url/paramaters but here in our plugin we have taken care of this ,U</w:t>
      </w:r>
      <w:r w:rsidRPr="00580411">
        <w:rPr>
          <w:rFonts w:asciiTheme="minorHAnsi" w:hAnsiTheme="minorHAnsi"/>
          <w:sz w:val="22"/>
          <w:szCs w:val="22"/>
        </w:rPr>
        <w:t xml:space="preserve">ser just have to disable this feature and pass the proper URL </w:t>
      </w:r>
      <w:r>
        <w:rPr>
          <w:rFonts w:asciiTheme="minorHAnsi" w:hAnsiTheme="minorHAnsi"/>
          <w:sz w:val="22"/>
          <w:szCs w:val="22"/>
        </w:rPr>
        <w:t>with any special characters as needed . Plugin will identify its special characters and will encode it by itself .</w:t>
      </w:r>
    </w:p>
    <w:p w14:paraId="1D8384FE" w14:textId="77777777" w:rsidR="004E52D7" w:rsidRPr="00403609" w:rsidRDefault="004E52D7" w:rsidP="004E52D7">
      <w:pPr>
        <w:pStyle w:val="ListParagraph"/>
        <w:numPr>
          <w:ilvl w:val="0"/>
          <w:numId w:val="55"/>
        </w:numPr>
        <w:jc w:val="both"/>
        <w:rPr>
          <w:rFonts w:asciiTheme="minorHAnsi" w:hAnsiTheme="minorHAnsi"/>
          <w:sz w:val="22"/>
          <w:szCs w:val="22"/>
        </w:rPr>
      </w:pPr>
      <w:r w:rsidRPr="00E9351B">
        <w:rPr>
          <w:rFonts w:asciiTheme="minorHAnsi" w:hAnsiTheme="minorHAnsi"/>
          <w:sz w:val="22"/>
          <w:szCs w:val="22"/>
        </w:rPr>
        <w:t xml:space="preserve">Note: To use RestAssured library in testing, Application Server must respond to encoded </w:t>
      </w:r>
      <w:r>
        <w:rPr>
          <w:rFonts w:asciiTheme="minorHAnsi" w:hAnsiTheme="minorHAnsi"/>
          <w:sz w:val="22"/>
          <w:szCs w:val="22"/>
        </w:rPr>
        <w:t>characters (of  “,|,^,&lt;,&gt;,\,#,%,`(tilde), (blank space)) else RESTAssured is not fit for use.</w:t>
      </w:r>
    </w:p>
    <w:p w14:paraId="5991D545" w14:textId="77777777" w:rsidR="004E52D7" w:rsidRPr="00EA4CD2" w:rsidRDefault="004E52D7" w:rsidP="004E52D7">
      <w:pPr>
        <w:pStyle w:val="Heading5"/>
        <w:numPr>
          <w:ilvl w:val="2"/>
          <w:numId w:val="1"/>
        </w:numPr>
        <w:ind w:left="720"/>
        <w:rPr>
          <w:rFonts w:asciiTheme="minorHAnsi" w:hAnsiTheme="minorHAnsi" w:cstheme="minorHAnsi"/>
          <w:noProof/>
        </w:rPr>
      </w:pPr>
      <w:bookmarkStart w:id="936" w:name="_Ref528855691"/>
      <w:r>
        <w:rPr>
          <w:rFonts w:asciiTheme="minorHAnsi" w:hAnsiTheme="minorHAnsi" w:cstheme="minorHAnsi"/>
          <w:noProof/>
        </w:rPr>
        <w:t>API plugin extension</w:t>
      </w:r>
      <w:bookmarkEnd w:id="936"/>
    </w:p>
    <w:p w14:paraId="4AAF9F78" w14:textId="77777777" w:rsidR="004E52D7" w:rsidRDefault="004E52D7" w:rsidP="004E52D7">
      <w:pPr>
        <w:rPr>
          <w:rFonts w:asciiTheme="minorHAnsi" w:hAnsiTheme="minorHAnsi"/>
        </w:rPr>
      </w:pPr>
      <w:r w:rsidRPr="008753C6">
        <w:rPr>
          <w:rFonts w:asciiTheme="minorHAnsi" w:hAnsiTheme="minorHAnsi"/>
        </w:rPr>
        <w:t>In order to a</w:t>
      </w:r>
      <w:r>
        <w:rPr>
          <w:rFonts w:asciiTheme="minorHAnsi" w:hAnsiTheme="minorHAnsi"/>
        </w:rPr>
        <w:t>dd custom/additional methods to use REST Assured features , make sure to follow below given rules else your customization may get affected with upcoming versions of Fusion framework and plugins.</w:t>
      </w:r>
    </w:p>
    <w:p w14:paraId="4E858B8B" w14:textId="77777777" w:rsidR="004E52D7" w:rsidRPr="00726185" w:rsidRDefault="004E52D7" w:rsidP="004E52D7">
      <w:pPr>
        <w:pStyle w:val="ListParagraph"/>
        <w:numPr>
          <w:ilvl w:val="1"/>
          <w:numId w:val="58"/>
        </w:numPr>
        <w:spacing w:before="0" w:after="0" w:line="240" w:lineRule="auto"/>
        <w:jc w:val="both"/>
        <w:rPr>
          <w:rFonts w:asciiTheme="minorHAnsi" w:hAnsiTheme="minorHAnsi" w:cs="Calibri"/>
          <w:noProof/>
          <w:color w:val="000000"/>
          <w:spacing w:val="-2"/>
        </w:rPr>
      </w:pPr>
      <w:r w:rsidRPr="00726185">
        <w:rPr>
          <w:rFonts w:asciiTheme="minorHAnsi" w:hAnsiTheme="minorHAnsi" w:cs="Calibri"/>
          <w:b/>
          <w:noProof/>
          <w:color w:val="000000"/>
          <w:spacing w:val="-2"/>
        </w:rPr>
        <w:t>No</w:t>
      </w:r>
      <w:r>
        <w:rPr>
          <w:rFonts w:asciiTheme="minorHAnsi" w:hAnsiTheme="minorHAnsi" w:cs="Calibri"/>
          <w:noProof/>
          <w:color w:val="000000"/>
          <w:spacing w:val="-2"/>
        </w:rPr>
        <w:t xml:space="preserve"> changes/updates should be done to any existing classes or interface other than class </w:t>
      </w:r>
      <w:r>
        <w:rPr>
          <w:rFonts w:asciiTheme="minorHAnsi" w:hAnsiTheme="minorHAnsi"/>
        </w:rPr>
        <w:t>RESTDriver and interface IHTTPDriver.</w:t>
      </w:r>
    </w:p>
    <w:p w14:paraId="7447423D" w14:textId="77777777" w:rsidR="004E52D7" w:rsidRPr="008753C6" w:rsidRDefault="004E52D7" w:rsidP="004E52D7">
      <w:pPr>
        <w:pStyle w:val="ListParagraph"/>
        <w:numPr>
          <w:ilvl w:val="1"/>
          <w:numId w:val="58"/>
        </w:numPr>
        <w:spacing w:before="0" w:after="0" w:line="240" w:lineRule="auto"/>
        <w:jc w:val="both"/>
        <w:rPr>
          <w:rFonts w:asciiTheme="minorHAnsi" w:hAnsiTheme="minorHAnsi" w:cs="Calibri"/>
          <w:noProof/>
          <w:color w:val="000000"/>
          <w:spacing w:val="-2"/>
        </w:rPr>
      </w:pPr>
      <w:r>
        <w:rPr>
          <w:rFonts w:asciiTheme="minorHAnsi" w:hAnsiTheme="minorHAnsi"/>
        </w:rPr>
        <w:t xml:space="preserve">Additional classes and utilities can be added , however its reference and use should </w:t>
      </w:r>
      <w:r w:rsidRPr="00726185">
        <w:rPr>
          <w:rFonts w:asciiTheme="minorHAnsi" w:hAnsiTheme="minorHAnsi"/>
          <w:b/>
        </w:rPr>
        <w:t>not</w:t>
      </w:r>
      <w:r>
        <w:rPr>
          <w:rFonts w:asciiTheme="minorHAnsi" w:hAnsiTheme="minorHAnsi"/>
        </w:rPr>
        <w:t xml:space="preserve"> be made in any existing classes/interface other than RESTDriver and interface IHTTPDriver.</w:t>
      </w:r>
    </w:p>
    <w:p w14:paraId="6CC509D4" w14:textId="77777777" w:rsidR="004E52D7" w:rsidRPr="00726185" w:rsidRDefault="004E52D7" w:rsidP="004E52D7">
      <w:pPr>
        <w:pStyle w:val="ListParagraph"/>
        <w:numPr>
          <w:ilvl w:val="1"/>
          <w:numId w:val="58"/>
        </w:numPr>
        <w:spacing w:before="0" w:after="0" w:line="240" w:lineRule="auto"/>
        <w:jc w:val="both"/>
        <w:rPr>
          <w:rFonts w:asciiTheme="minorHAnsi" w:hAnsiTheme="minorHAnsi" w:cs="Calibri"/>
          <w:noProof/>
          <w:color w:val="000000"/>
          <w:spacing w:val="-2"/>
        </w:rPr>
      </w:pPr>
      <w:r w:rsidRPr="00726185">
        <w:rPr>
          <w:rFonts w:asciiTheme="minorHAnsi" w:hAnsiTheme="minorHAnsi"/>
        </w:rPr>
        <w:t xml:space="preserve">Any customization of API driver should be done </w:t>
      </w:r>
      <w:r>
        <w:rPr>
          <w:rFonts w:asciiTheme="minorHAnsi" w:hAnsiTheme="minorHAnsi"/>
        </w:rPr>
        <w:t>only i</w:t>
      </w:r>
      <w:r w:rsidRPr="00726185">
        <w:rPr>
          <w:rFonts w:asciiTheme="minorHAnsi" w:hAnsiTheme="minorHAnsi"/>
        </w:rPr>
        <w:t xml:space="preserve">n RESTDriver </w:t>
      </w:r>
      <w:r>
        <w:rPr>
          <w:rFonts w:asciiTheme="minorHAnsi" w:hAnsiTheme="minorHAnsi"/>
        </w:rPr>
        <w:t>class for implementation and interface IHTTPDriver for its reference and java-doc. Refer this class/interface for sample.</w:t>
      </w:r>
    </w:p>
    <w:p w14:paraId="5E170AF7" w14:textId="77777777" w:rsidR="004E52D7" w:rsidRPr="00726185" w:rsidRDefault="004E52D7" w:rsidP="004E52D7">
      <w:pPr>
        <w:pStyle w:val="ListParagraph"/>
        <w:numPr>
          <w:ilvl w:val="1"/>
          <w:numId w:val="58"/>
        </w:numPr>
        <w:spacing w:before="0" w:after="0" w:line="240" w:lineRule="auto"/>
        <w:jc w:val="both"/>
        <w:rPr>
          <w:rFonts w:asciiTheme="minorHAnsi" w:hAnsiTheme="minorHAnsi" w:cs="Calibri"/>
          <w:noProof/>
          <w:color w:val="000000"/>
          <w:spacing w:val="-2"/>
        </w:rPr>
      </w:pPr>
      <w:r>
        <w:rPr>
          <w:rFonts w:asciiTheme="minorHAnsi" w:hAnsiTheme="minorHAnsi"/>
        </w:rPr>
        <w:t xml:space="preserve">RESTDriver class can be further extended if required however pass </w:t>
      </w:r>
      <w:r w:rsidRPr="00726185">
        <w:rPr>
          <w:rFonts w:asciiTheme="minorHAnsi" w:hAnsiTheme="minorHAnsi"/>
          <w:color w:val="1F497D" w:themeColor="text2"/>
        </w:rPr>
        <w:t xml:space="preserve">Report </w:t>
      </w:r>
      <w:r>
        <w:rPr>
          <w:rFonts w:asciiTheme="minorHAnsi" w:hAnsiTheme="minorHAnsi"/>
        </w:rPr>
        <w:t>object as an argument to constructor and call super class constructor within extended class constructor.</w:t>
      </w:r>
    </w:p>
    <w:p w14:paraId="350C96CC" w14:textId="77777777" w:rsidR="004E52D7" w:rsidRPr="00D434B9" w:rsidRDefault="004E52D7" w:rsidP="004E52D7">
      <w:pPr>
        <w:pStyle w:val="ListParagraph"/>
        <w:numPr>
          <w:ilvl w:val="1"/>
          <w:numId w:val="58"/>
        </w:numPr>
        <w:spacing w:before="0" w:after="0" w:line="240" w:lineRule="auto"/>
        <w:jc w:val="both"/>
        <w:rPr>
          <w:rFonts w:asciiTheme="minorHAnsi" w:hAnsiTheme="minorHAnsi" w:cs="Calibri"/>
          <w:noProof/>
          <w:color w:val="000000"/>
          <w:spacing w:val="-2"/>
        </w:rPr>
      </w:pPr>
      <w:r>
        <w:rPr>
          <w:rFonts w:asciiTheme="minorHAnsi" w:hAnsiTheme="minorHAnsi"/>
        </w:rPr>
        <w:t>Use try/catch blocks within methods.</w:t>
      </w:r>
    </w:p>
    <w:p w14:paraId="3F01ED9F" w14:textId="77777777" w:rsidR="004E52D7" w:rsidRPr="00D434B9" w:rsidRDefault="004E52D7" w:rsidP="004E52D7">
      <w:pPr>
        <w:pStyle w:val="ListParagraph"/>
        <w:numPr>
          <w:ilvl w:val="1"/>
          <w:numId w:val="58"/>
        </w:numPr>
        <w:spacing w:before="0" w:after="0" w:line="240" w:lineRule="auto"/>
        <w:jc w:val="both"/>
        <w:rPr>
          <w:rFonts w:asciiTheme="minorHAnsi" w:hAnsiTheme="minorHAnsi"/>
        </w:rPr>
      </w:pPr>
      <w:r>
        <w:rPr>
          <w:rFonts w:asciiTheme="minorHAnsi" w:hAnsiTheme="minorHAnsi"/>
        </w:rPr>
        <w:t xml:space="preserve">Within updated method make sure to use </w:t>
      </w:r>
      <w:r w:rsidRPr="00AB6A36">
        <w:rPr>
          <w:rFonts w:ascii="Consolas" w:hAnsi="Consolas" w:cs="Consolas"/>
          <w:color w:val="0000C0"/>
          <w:sz w:val="20"/>
          <w:szCs w:val="20"/>
          <w:lang w:val="en-US" w:bidi="ar-SA"/>
        </w:rPr>
        <w:t>logger</w:t>
      </w:r>
      <w:r>
        <w:rPr>
          <w:rFonts w:asciiTheme="minorHAnsi" w:hAnsiTheme="minorHAnsi"/>
        </w:rPr>
        <w:t xml:space="preserve"> and </w:t>
      </w:r>
      <w:r w:rsidRPr="00AB6A36">
        <w:rPr>
          <w:rFonts w:ascii="Consolas" w:hAnsi="Consolas" w:cs="Consolas"/>
          <w:color w:val="0000C0"/>
          <w:sz w:val="20"/>
          <w:szCs w:val="20"/>
          <w:lang w:val="en-US" w:bidi="ar-SA"/>
        </w:rPr>
        <w:t>reportLogger</w:t>
      </w:r>
      <w:r>
        <w:rPr>
          <w:rFonts w:ascii="Consolas" w:hAnsi="Consolas" w:cs="Consolas"/>
          <w:color w:val="0000C0"/>
          <w:sz w:val="20"/>
          <w:szCs w:val="20"/>
          <w:lang w:val="en-US" w:bidi="ar-SA"/>
        </w:rPr>
        <w:t xml:space="preserve"> </w:t>
      </w:r>
      <w:r w:rsidRPr="00D434B9">
        <w:rPr>
          <w:rFonts w:asciiTheme="minorHAnsi" w:hAnsiTheme="minorHAnsi"/>
        </w:rPr>
        <w:t xml:space="preserve">objects to add info/error messages into </w:t>
      </w:r>
      <w:r>
        <w:rPr>
          <w:rFonts w:asciiTheme="minorHAnsi" w:hAnsiTheme="minorHAnsi"/>
        </w:rPr>
        <w:t>logs and reports .</w:t>
      </w:r>
    </w:p>
    <w:p w14:paraId="4805BA9D" w14:textId="77777777" w:rsidR="004E52D7" w:rsidRDefault="004E52D7" w:rsidP="004E52D7">
      <w:pPr>
        <w:pStyle w:val="ListParagraph"/>
        <w:numPr>
          <w:ilvl w:val="2"/>
          <w:numId w:val="58"/>
        </w:numPr>
        <w:spacing w:before="0" w:after="0" w:line="240" w:lineRule="auto"/>
        <w:jc w:val="both"/>
        <w:rPr>
          <w:rFonts w:asciiTheme="minorHAnsi" w:hAnsiTheme="minorHAnsi"/>
        </w:rPr>
      </w:pPr>
      <w:r>
        <w:rPr>
          <w:rFonts w:asciiTheme="minorHAnsi" w:hAnsiTheme="minorHAnsi"/>
        </w:rPr>
        <w:lastRenderedPageBreak/>
        <w:t>(Refer code snippet of RESTDriver)</w:t>
      </w:r>
    </w:p>
    <w:p w14:paraId="1ED4E850" w14:textId="77777777" w:rsidR="004E52D7" w:rsidRDefault="004E52D7" w:rsidP="004E52D7">
      <w:pPr>
        <w:pStyle w:val="ListParagraph"/>
        <w:spacing w:before="0" w:after="0" w:line="240" w:lineRule="auto"/>
        <w:ind w:left="2160"/>
        <w:rPr>
          <w:rFonts w:asciiTheme="minorHAnsi" w:hAnsiTheme="minorHAnsi"/>
        </w:rPr>
      </w:pPr>
    </w:p>
    <w:p w14:paraId="68E0FF48" w14:textId="77777777" w:rsidR="004E52D7" w:rsidRPr="003276F1" w:rsidRDefault="004E52D7" w:rsidP="004E52D7">
      <w:pPr>
        <w:spacing w:before="0" w:after="0" w:line="240" w:lineRule="auto"/>
        <w:rPr>
          <w:rFonts w:asciiTheme="minorHAnsi" w:hAnsiTheme="minorHAnsi" w:cs="Calibri"/>
          <w:noProof/>
          <w:color w:val="000000"/>
          <w:spacing w:val="-2"/>
        </w:rPr>
      </w:pPr>
      <w:r>
        <w:rPr>
          <w:rFonts w:asciiTheme="minorHAnsi" w:hAnsiTheme="minorHAnsi" w:cs="Calibri"/>
          <w:noProof/>
          <w:color w:val="000000"/>
          <w:spacing w:val="-2"/>
        </w:rPr>
        <w:tab/>
      </w:r>
      <w:bookmarkStart w:id="937" w:name="_MON_1563959166"/>
      <w:bookmarkEnd w:id="937"/>
      <w:r>
        <w:rPr>
          <w:rFonts w:asciiTheme="minorHAnsi" w:hAnsiTheme="minorHAnsi" w:cs="Calibri"/>
          <w:noProof/>
          <w:color w:val="000000"/>
          <w:spacing w:val="-2"/>
        </w:rPr>
        <w:object w:dxaOrig="9360" w:dyaOrig="7100" w14:anchorId="3FC524ED">
          <v:shape id="_x0000_i1098" type="#_x0000_t75" style="width:446.5pt;height:300.2pt" o:ole="" filled="t" fillcolor="#bfbfbf [2412]">
            <v:imagedata r:id="rId124" o:title=""/>
          </v:shape>
          <o:OLEObject Type="Embed" ProgID="Word.OpenDocumentText.12" ShapeID="_x0000_i1098" DrawAspect="Content" ObjectID="_1627825815" r:id="rId125"/>
        </w:object>
      </w:r>
    </w:p>
    <w:p w14:paraId="1AAE4C2B" w14:textId="77777777" w:rsidR="004E52D7" w:rsidRPr="002B6D6A" w:rsidRDefault="004E52D7" w:rsidP="004E52D7">
      <w:pPr>
        <w:spacing w:before="0" w:after="0" w:line="240" w:lineRule="auto"/>
        <w:rPr>
          <w:rFonts w:asciiTheme="minorHAnsi" w:hAnsiTheme="minorHAnsi" w:cs="Calibri"/>
          <w:noProof/>
          <w:color w:val="000000"/>
          <w:spacing w:val="-2"/>
        </w:rPr>
      </w:pPr>
    </w:p>
    <w:p w14:paraId="2BACCD63" w14:textId="77777777" w:rsidR="004E52D7" w:rsidDel="003C0337" w:rsidRDefault="004E52D7" w:rsidP="004E52D7">
      <w:pPr>
        <w:pStyle w:val="ListParagraph"/>
        <w:numPr>
          <w:ilvl w:val="1"/>
          <w:numId w:val="58"/>
        </w:numPr>
        <w:spacing w:before="0" w:after="0" w:line="240" w:lineRule="auto"/>
        <w:jc w:val="both"/>
        <w:rPr>
          <w:del w:id="938" w:author="Vrushali Karla" w:date="2018-11-20T13:22:00Z"/>
          <w:rFonts w:asciiTheme="minorHAnsi" w:hAnsiTheme="minorHAnsi" w:cs="Calibri"/>
          <w:noProof/>
          <w:color w:val="000000"/>
          <w:spacing w:val="-2"/>
        </w:rPr>
      </w:pPr>
      <w:del w:id="939" w:author="Vrushali Karla" w:date="2018-11-20T13:22:00Z">
        <w:r w:rsidDel="003C0337">
          <w:rPr>
            <w:rFonts w:asciiTheme="minorHAnsi" w:hAnsiTheme="minorHAnsi" w:cs="Calibri"/>
            <w:noProof/>
            <w:color w:val="000000"/>
            <w:spacing w:val="-2"/>
          </w:rPr>
          <w:delText>Build your customized plugin library with a new version (say 1.1-Custom) and upload into your local repository.</w:delText>
        </w:r>
      </w:del>
    </w:p>
    <w:p w14:paraId="1F50188C" w14:textId="77777777" w:rsidR="004E52D7" w:rsidDel="003C0337" w:rsidRDefault="004E52D7" w:rsidP="004E52D7">
      <w:pPr>
        <w:pStyle w:val="ListParagraph"/>
        <w:numPr>
          <w:ilvl w:val="1"/>
          <w:numId w:val="58"/>
        </w:numPr>
        <w:spacing w:before="0" w:after="0" w:line="240" w:lineRule="auto"/>
        <w:jc w:val="both"/>
        <w:rPr>
          <w:del w:id="940" w:author="Vrushali Karla" w:date="2018-11-20T13:22:00Z"/>
          <w:rFonts w:asciiTheme="minorHAnsi" w:hAnsiTheme="minorHAnsi" w:cs="Calibri"/>
          <w:noProof/>
          <w:color w:val="000000"/>
          <w:spacing w:val="-2"/>
        </w:rPr>
      </w:pPr>
      <w:del w:id="941" w:author="Vrushali Karla" w:date="2018-11-20T13:22:00Z">
        <w:r w:rsidDel="003C0337">
          <w:rPr>
            <w:rFonts w:asciiTheme="minorHAnsi" w:hAnsiTheme="minorHAnsi" w:cs="Calibri"/>
            <w:noProof/>
            <w:color w:val="000000"/>
            <w:spacing w:val="-2"/>
          </w:rPr>
          <w:delText>Refer latest version of your API plugin project into pom of AutomationTestProject</w:delText>
        </w:r>
      </w:del>
    </w:p>
    <w:bookmarkStart w:id="942" w:name="_MON_1563963055"/>
    <w:bookmarkEnd w:id="942"/>
    <w:p w14:paraId="5ECA7492" w14:textId="77777777" w:rsidR="004E52D7" w:rsidDel="003C0337" w:rsidRDefault="004E52D7" w:rsidP="004E52D7">
      <w:pPr>
        <w:spacing w:before="100" w:beforeAutospacing="1" w:after="100" w:afterAutospacing="1" w:line="240" w:lineRule="auto"/>
        <w:jc w:val="center"/>
        <w:rPr>
          <w:del w:id="943" w:author="Vrushali Karla" w:date="2018-11-20T13:22:00Z"/>
          <w:rFonts w:asciiTheme="minorHAnsi" w:hAnsiTheme="minorHAnsi" w:cs="Calibri"/>
          <w:noProof/>
          <w:color w:val="000000"/>
          <w:spacing w:val="-2"/>
        </w:rPr>
      </w:pPr>
      <w:del w:id="944" w:author="Vrushali Karla" w:date="2018-11-20T13:22:00Z">
        <w:r w:rsidDel="003C0337">
          <w:rPr>
            <w:rFonts w:asciiTheme="minorHAnsi" w:hAnsiTheme="minorHAnsi" w:cs="Calibri"/>
            <w:noProof/>
            <w:color w:val="000000"/>
            <w:spacing w:val="-2"/>
          </w:rPr>
          <w:object w:dxaOrig="9360" w:dyaOrig="1346" w14:anchorId="0926796F">
            <v:shape id="_x0000_i1099" type="#_x0000_t75" style="width:437.25pt;height:1in" o:ole="" filled="t" fillcolor="#bfbfbf [2412]">
              <v:imagedata r:id="rId126" o:title=""/>
            </v:shape>
            <o:OLEObject Type="Embed" ProgID="Word.OpenDocumentText.12" ShapeID="_x0000_i1099" DrawAspect="Content" ObjectID="_1627825816" r:id="rId127"/>
          </w:object>
        </w:r>
      </w:del>
    </w:p>
    <w:p w14:paraId="17E6EA58" w14:textId="77777777" w:rsidR="004E52D7" w:rsidDel="003C0337" w:rsidRDefault="004E52D7" w:rsidP="004E52D7">
      <w:pPr>
        <w:spacing w:before="100" w:beforeAutospacing="1" w:after="100" w:afterAutospacing="1" w:line="240" w:lineRule="auto"/>
        <w:rPr>
          <w:del w:id="945" w:author="Vrushali Karla" w:date="2018-11-20T13:22:00Z"/>
          <w:rFonts w:asciiTheme="minorHAnsi" w:hAnsiTheme="minorHAnsi" w:cs="Calibri"/>
          <w:noProof/>
          <w:color w:val="000000"/>
          <w:spacing w:val="-2"/>
        </w:rPr>
      </w:pPr>
    </w:p>
    <w:p w14:paraId="10B8FBA0" w14:textId="77777777" w:rsidR="004E52D7" w:rsidDel="003C0337" w:rsidRDefault="004E52D7" w:rsidP="004E52D7">
      <w:pPr>
        <w:spacing w:before="100" w:beforeAutospacing="1" w:after="100" w:afterAutospacing="1" w:line="240" w:lineRule="auto"/>
        <w:rPr>
          <w:del w:id="946" w:author="Vrushali Karla" w:date="2018-11-20T13:22:00Z"/>
          <w:rFonts w:asciiTheme="minorHAnsi" w:hAnsiTheme="minorHAnsi" w:cs="Calibri"/>
          <w:noProof/>
          <w:color w:val="000000"/>
          <w:spacing w:val="-2"/>
        </w:rPr>
      </w:pPr>
    </w:p>
    <w:p w14:paraId="2399F1CF" w14:textId="77777777" w:rsidR="004E52D7" w:rsidDel="00CA3FC2" w:rsidRDefault="004E52D7" w:rsidP="004E52D7">
      <w:pPr>
        <w:spacing w:before="100" w:beforeAutospacing="1" w:after="100" w:afterAutospacing="1" w:line="240" w:lineRule="auto"/>
        <w:rPr>
          <w:del w:id="947" w:author="CYBAGE\gajananp" w:date="2018-09-26T18:03:00Z"/>
          <w:rFonts w:asciiTheme="minorHAnsi" w:hAnsiTheme="minorHAnsi" w:cs="Calibri"/>
          <w:noProof/>
          <w:color w:val="000000"/>
          <w:spacing w:val="-2"/>
        </w:rPr>
      </w:pPr>
    </w:p>
    <w:p w14:paraId="63DE4D04" w14:textId="77777777" w:rsidR="004E52D7" w:rsidDel="00CA3FC2" w:rsidRDefault="004E52D7" w:rsidP="004E52D7">
      <w:pPr>
        <w:spacing w:before="100" w:beforeAutospacing="1" w:after="100" w:afterAutospacing="1" w:line="240" w:lineRule="auto"/>
        <w:rPr>
          <w:del w:id="948" w:author="CYBAGE\gajananp" w:date="2018-09-26T18:03:00Z"/>
          <w:rFonts w:asciiTheme="minorHAnsi" w:hAnsiTheme="minorHAnsi" w:cs="Calibri"/>
          <w:noProof/>
          <w:color w:val="000000"/>
          <w:spacing w:val="-2"/>
        </w:rPr>
      </w:pPr>
    </w:p>
    <w:p w14:paraId="623D82D8" w14:textId="77777777" w:rsidR="004E52D7" w:rsidDel="00CA3FC2" w:rsidRDefault="004E52D7" w:rsidP="004E52D7">
      <w:pPr>
        <w:spacing w:before="100" w:beforeAutospacing="1" w:after="100" w:afterAutospacing="1" w:line="240" w:lineRule="auto"/>
        <w:rPr>
          <w:del w:id="949" w:author="CYBAGE\gajananp" w:date="2018-09-26T18:04:00Z"/>
          <w:rFonts w:asciiTheme="minorHAnsi" w:hAnsiTheme="minorHAnsi" w:cs="Calibri"/>
          <w:noProof/>
          <w:color w:val="000000"/>
          <w:spacing w:val="-2"/>
        </w:rPr>
      </w:pPr>
    </w:p>
    <w:p w14:paraId="6CD183FD" w14:textId="77777777" w:rsidR="004E52D7" w:rsidDel="00CA3FC2" w:rsidRDefault="004E52D7" w:rsidP="004E52D7">
      <w:pPr>
        <w:spacing w:before="100" w:beforeAutospacing="1" w:after="100" w:afterAutospacing="1" w:line="240" w:lineRule="auto"/>
        <w:rPr>
          <w:del w:id="950" w:author="CYBAGE\gajananp" w:date="2018-09-26T18:04:00Z"/>
          <w:rFonts w:asciiTheme="minorHAnsi" w:hAnsiTheme="minorHAnsi" w:cs="Calibri"/>
          <w:noProof/>
          <w:color w:val="000000"/>
          <w:spacing w:val="-2"/>
        </w:rPr>
      </w:pPr>
    </w:p>
    <w:p w14:paraId="3CC173DA" w14:textId="77777777" w:rsidR="004E52D7" w:rsidDel="00CA3FC2" w:rsidRDefault="004E52D7" w:rsidP="004E52D7">
      <w:pPr>
        <w:spacing w:before="100" w:beforeAutospacing="1" w:after="100" w:afterAutospacing="1" w:line="240" w:lineRule="auto"/>
        <w:rPr>
          <w:del w:id="951" w:author="CYBAGE\gajananp" w:date="2018-09-26T18:04:00Z"/>
          <w:rFonts w:asciiTheme="minorHAnsi" w:hAnsiTheme="minorHAnsi" w:cs="Calibri"/>
          <w:noProof/>
          <w:color w:val="000000"/>
          <w:spacing w:val="-2"/>
        </w:rPr>
      </w:pPr>
    </w:p>
    <w:p w14:paraId="64863E3F" w14:textId="77777777" w:rsidR="004E52D7" w:rsidDel="00CA3FC2" w:rsidRDefault="004E52D7" w:rsidP="004E52D7">
      <w:pPr>
        <w:spacing w:before="100" w:beforeAutospacing="1" w:after="100" w:afterAutospacing="1" w:line="240" w:lineRule="auto"/>
        <w:rPr>
          <w:del w:id="952" w:author="CYBAGE\gajananp" w:date="2018-09-26T18:04:00Z"/>
          <w:rFonts w:asciiTheme="minorHAnsi" w:hAnsiTheme="minorHAnsi" w:cs="Calibri"/>
          <w:noProof/>
          <w:color w:val="000000"/>
          <w:spacing w:val="-2"/>
        </w:rPr>
      </w:pPr>
    </w:p>
    <w:p w14:paraId="0D0EDEBE" w14:textId="77777777" w:rsidR="004E52D7" w:rsidDel="00CA3FC2" w:rsidRDefault="004E52D7" w:rsidP="004E52D7">
      <w:pPr>
        <w:spacing w:before="100" w:beforeAutospacing="1" w:after="100" w:afterAutospacing="1" w:line="240" w:lineRule="auto"/>
        <w:rPr>
          <w:del w:id="953" w:author="CYBAGE\gajananp" w:date="2018-09-26T18:04:00Z"/>
          <w:rFonts w:asciiTheme="minorHAnsi" w:hAnsiTheme="minorHAnsi" w:cs="Calibri"/>
          <w:noProof/>
          <w:color w:val="000000"/>
          <w:spacing w:val="-2"/>
        </w:rPr>
      </w:pPr>
    </w:p>
    <w:p w14:paraId="0E83C910" w14:textId="77777777" w:rsidR="004E52D7" w:rsidDel="00CA3FC2" w:rsidRDefault="004E52D7" w:rsidP="004E52D7">
      <w:pPr>
        <w:spacing w:before="100" w:beforeAutospacing="1" w:after="100" w:afterAutospacing="1" w:line="240" w:lineRule="auto"/>
        <w:rPr>
          <w:del w:id="954" w:author="CYBAGE\gajananp" w:date="2018-09-26T18:04:00Z"/>
          <w:rFonts w:asciiTheme="minorHAnsi" w:hAnsiTheme="minorHAnsi" w:cs="Calibri"/>
          <w:noProof/>
          <w:color w:val="000000"/>
          <w:spacing w:val="-2"/>
        </w:rPr>
      </w:pPr>
    </w:p>
    <w:p w14:paraId="70C51A77" w14:textId="77777777" w:rsidR="004E52D7" w:rsidDel="00CA3FC2" w:rsidRDefault="004E52D7" w:rsidP="004E52D7">
      <w:pPr>
        <w:spacing w:before="100" w:beforeAutospacing="1" w:after="100" w:afterAutospacing="1" w:line="240" w:lineRule="auto"/>
        <w:rPr>
          <w:del w:id="955" w:author="CYBAGE\gajananp" w:date="2018-09-26T18:04:00Z"/>
          <w:rFonts w:asciiTheme="minorHAnsi" w:hAnsiTheme="minorHAnsi" w:cs="Calibri"/>
          <w:noProof/>
          <w:color w:val="000000"/>
          <w:spacing w:val="-2"/>
        </w:rPr>
      </w:pPr>
    </w:p>
    <w:p w14:paraId="54953526" w14:textId="77777777" w:rsidR="004E52D7" w:rsidDel="00CA3FC2" w:rsidRDefault="004E52D7" w:rsidP="004E52D7">
      <w:pPr>
        <w:spacing w:before="100" w:beforeAutospacing="1" w:after="100" w:afterAutospacing="1" w:line="240" w:lineRule="auto"/>
        <w:rPr>
          <w:del w:id="956" w:author="CYBAGE\gajananp" w:date="2018-09-26T18:04:00Z"/>
          <w:rFonts w:asciiTheme="minorHAnsi" w:hAnsiTheme="minorHAnsi" w:cs="Calibri"/>
          <w:noProof/>
          <w:color w:val="000000"/>
          <w:spacing w:val="-2"/>
        </w:rPr>
      </w:pPr>
    </w:p>
    <w:p w14:paraId="7B24DEA0" w14:textId="77777777" w:rsidR="004E52D7" w:rsidRPr="00202507" w:rsidRDefault="004E52D7" w:rsidP="004E52D7">
      <w:pPr>
        <w:pStyle w:val="Heading2"/>
        <w:rPr>
          <w:noProof/>
        </w:rPr>
      </w:pPr>
      <w:r>
        <w:rPr>
          <w:noProof/>
        </w:rPr>
        <w:t>DB - PLugin</w:t>
      </w:r>
    </w:p>
    <w:p w14:paraId="507D8893" w14:textId="77777777" w:rsidR="004E52D7" w:rsidDel="00B555A9" w:rsidRDefault="004E52D7" w:rsidP="004E52D7">
      <w:pPr>
        <w:pStyle w:val="Heading5"/>
        <w:numPr>
          <w:ilvl w:val="2"/>
          <w:numId w:val="1"/>
        </w:numPr>
        <w:ind w:left="720"/>
        <w:rPr>
          <w:del w:id="957" w:author="Vrushali Karla" w:date="2018-11-19T10:59:00Z"/>
          <w:rFonts w:asciiTheme="minorHAnsi" w:hAnsiTheme="minorHAnsi" w:cstheme="minorHAnsi"/>
          <w:noProof/>
        </w:rPr>
      </w:pPr>
      <w:bookmarkStart w:id="958" w:name="_Configuring_Maven_and"/>
      <w:bookmarkEnd w:id="958"/>
      <w:del w:id="959" w:author="Vrushali Karla" w:date="2018-11-19T10:59:00Z">
        <w:r w:rsidDel="00B555A9">
          <w:rPr>
            <w:rFonts w:asciiTheme="minorHAnsi" w:hAnsiTheme="minorHAnsi" w:cstheme="minorHAnsi"/>
            <w:noProof/>
          </w:rPr>
          <w:delText>Configuring Maven and SQLJDBC42.jar</w:delText>
        </w:r>
      </w:del>
    </w:p>
    <w:p w14:paraId="7AED5155" w14:textId="77777777" w:rsidR="004E52D7" w:rsidDel="00B555A9" w:rsidRDefault="004E52D7" w:rsidP="004E52D7">
      <w:pPr>
        <w:rPr>
          <w:del w:id="960" w:author="Vrushali Karla" w:date="2018-11-19T10:59:00Z"/>
        </w:rPr>
      </w:pPr>
      <w:del w:id="961" w:author="Vrushali Karla" w:date="2018-11-19T10:59:00Z">
        <w:r w:rsidDel="00B555A9">
          <w:delText>Sqljdbc42.jar is external dependency we need to have for db environment to work with mssql servers. To install this jar in maven environment please do follow below steps</w:delText>
        </w:r>
      </w:del>
    </w:p>
    <w:p w14:paraId="7D56133A" w14:textId="77777777" w:rsidR="004E52D7" w:rsidRPr="007006D2" w:rsidDel="00B555A9" w:rsidRDefault="004E52D7" w:rsidP="004E52D7">
      <w:pPr>
        <w:pStyle w:val="ListParagraph"/>
        <w:numPr>
          <w:ilvl w:val="0"/>
          <w:numId w:val="90"/>
        </w:numPr>
        <w:rPr>
          <w:del w:id="962" w:author="Vrushali Karla" w:date="2018-11-19T10:59:00Z"/>
          <w:b/>
        </w:rPr>
      </w:pPr>
      <w:del w:id="963" w:author="Vrushali Karla" w:date="2018-11-19T10:59:00Z">
        <w:r w:rsidRPr="007006D2" w:rsidDel="00B555A9">
          <w:rPr>
            <w:b/>
          </w:rPr>
          <w:delText xml:space="preserve">Configure Maven environment. </w:delText>
        </w:r>
      </w:del>
    </w:p>
    <w:p w14:paraId="6A2C80E5" w14:textId="77777777" w:rsidR="004E52D7" w:rsidDel="00B555A9" w:rsidRDefault="004E52D7" w:rsidP="004E52D7">
      <w:pPr>
        <w:pStyle w:val="ListParagraph"/>
        <w:numPr>
          <w:ilvl w:val="1"/>
          <w:numId w:val="90"/>
        </w:numPr>
        <w:rPr>
          <w:del w:id="964" w:author="Vrushali Karla" w:date="2018-11-19T10:59:00Z"/>
        </w:rPr>
      </w:pPr>
      <w:del w:id="965" w:author="Vrushali Karla" w:date="2018-11-19T10:59:00Z">
        <w:r w:rsidDel="00B555A9">
          <w:delText xml:space="preserve">Download maven from </w:delText>
        </w:r>
        <w:r w:rsidDel="00B555A9">
          <w:fldChar w:fldCharType="begin"/>
        </w:r>
        <w:r w:rsidDel="00B555A9">
          <w:delInstrText xml:space="preserve"> HYPERLINK "http://maven.apache.org/download.cgi" </w:delInstrText>
        </w:r>
        <w:r w:rsidDel="00B555A9">
          <w:fldChar w:fldCharType="separate"/>
        </w:r>
        <w:r w:rsidRPr="00EA3415" w:rsidDel="00B555A9">
          <w:rPr>
            <w:rStyle w:val="Hyperlink"/>
          </w:rPr>
          <w:delText>official website</w:delText>
        </w:r>
        <w:r w:rsidDel="00B555A9">
          <w:rPr>
            <w:rStyle w:val="Hyperlink"/>
          </w:rPr>
          <w:fldChar w:fldCharType="end"/>
        </w:r>
      </w:del>
    </w:p>
    <w:p w14:paraId="4859AF87" w14:textId="77777777" w:rsidR="004E52D7" w:rsidRPr="00EA3415" w:rsidDel="00B555A9" w:rsidRDefault="004E52D7" w:rsidP="004E52D7">
      <w:pPr>
        <w:pStyle w:val="ListParagraph"/>
        <w:numPr>
          <w:ilvl w:val="1"/>
          <w:numId w:val="90"/>
        </w:numPr>
        <w:rPr>
          <w:del w:id="966" w:author="Vrushali Karla" w:date="2018-11-19T10:59:00Z"/>
        </w:rPr>
      </w:pPr>
      <w:del w:id="967" w:author="Vrushali Karla" w:date="2018-11-19T10:59:00Z">
        <w:r w:rsidRPr="00EA3415" w:rsidDel="00B555A9">
          <w:delText>unzip to this folder – C:\Program Files\Apache\maven</w:delText>
        </w:r>
      </w:del>
    </w:p>
    <w:p w14:paraId="33AF9BD2" w14:textId="77777777" w:rsidR="004E52D7" w:rsidRPr="00EA3415" w:rsidDel="00B555A9" w:rsidRDefault="004E52D7" w:rsidP="004E52D7">
      <w:pPr>
        <w:pStyle w:val="ListParagraph"/>
        <w:numPr>
          <w:ilvl w:val="1"/>
          <w:numId w:val="90"/>
        </w:numPr>
        <w:rPr>
          <w:del w:id="968" w:author="Vrushali Karla" w:date="2018-11-19T10:59:00Z"/>
        </w:rPr>
      </w:pPr>
      <w:del w:id="969" w:author="Vrushali Karla" w:date="2018-11-19T10:59:00Z">
        <w:r w:rsidRPr="00EA3415" w:rsidDel="00B555A9">
          <w:delText>Add both </w:delText>
        </w:r>
        <w:r w:rsidRPr="00EA3415" w:rsidDel="00B555A9">
          <w:rPr>
            <w:b/>
          </w:rPr>
          <w:delText>M2_HOME</w:delText>
        </w:r>
        <w:r w:rsidRPr="00EA3415" w:rsidDel="00B555A9">
          <w:delText> and </w:delText>
        </w:r>
        <w:r w:rsidRPr="00EA3415" w:rsidDel="00B555A9">
          <w:rPr>
            <w:b/>
          </w:rPr>
          <w:delText>MAVEN_HOME</w:delText>
        </w:r>
        <w:r w:rsidRPr="00EA3415" w:rsidDel="00B555A9">
          <w:delText> variables in the Windows environment, and point it to your Maven folder.</w:delText>
        </w:r>
      </w:del>
    </w:p>
    <w:p w14:paraId="72F98F98" w14:textId="77777777" w:rsidR="004E52D7" w:rsidRPr="00EA3415" w:rsidDel="00B555A9" w:rsidRDefault="004E52D7" w:rsidP="004E52D7">
      <w:pPr>
        <w:pStyle w:val="ListParagraph"/>
        <w:numPr>
          <w:ilvl w:val="1"/>
          <w:numId w:val="90"/>
        </w:numPr>
        <w:rPr>
          <w:del w:id="970" w:author="Vrushali Karla" w:date="2018-11-19T10:59:00Z"/>
        </w:rPr>
      </w:pPr>
      <w:del w:id="971" w:author="Vrushali Karla" w:date="2018-11-19T10:59:00Z">
        <w:r w:rsidRPr="00EA3415" w:rsidDel="00B555A9">
          <w:delText>Update </w:delText>
        </w:r>
        <w:r w:rsidRPr="00C6436B" w:rsidDel="00B555A9">
          <w:rPr>
            <w:b/>
          </w:rPr>
          <w:delText>PATH</w:delText>
        </w:r>
        <w:r w:rsidRPr="00EA3415" w:rsidDel="00B555A9">
          <w:delText> variable, append Maven bin folder – %</w:delText>
        </w:r>
        <w:r w:rsidRPr="00EA3415" w:rsidDel="00B555A9">
          <w:rPr>
            <w:b/>
          </w:rPr>
          <w:delText>M2_HOME</w:delText>
        </w:r>
        <w:r w:rsidRPr="00EA3415" w:rsidDel="00B555A9">
          <w:delText>%\bin, so that you can run the Maven’s command everywhere.</w:delText>
        </w:r>
      </w:del>
    </w:p>
    <w:p w14:paraId="6B069EEC" w14:textId="77777777" w:rsidR="004E52D7" w:rsidRPr="00EA3415" w:rsidDel="00B555A9" w:rsidRDefault="004E52D7" w:rsidP="004E52D7">
      <w:pPr>
        <w:pStyle w:val="ListParagraph"/>
        <w:numPr>
          <w:ilvl w:val="1"/>
          <w:numId w:val="90"/>
        </w:numPr>
        <w:rPr>
          <w:del w:id="972" w:author="Vrushali Karla" w:date="2018-11-19T10:59:00Z"/>
        </w:rPr>
      </w:pPr>
      <w:del w:id="973" w:author="Vrushali Karla" w:date="2018-11-19T10:59:00Z">
        <w:r w:rsidDel="00B555A9">
          <w:delText xml:space="preserve">To verify it, run </w:delText>
        </w:r>
        <w:r w:rsidRPr="00EA3415" w:rsidDel="00B555A9">
          <w:rPr>
            <w:b/>
          </w:rPr>
          <w:delText>mvn –version</w:delText>
        </w:r>
        <w:r w:rsidDel="00B555A9">
          <w:delText xml:space="preserve"> in the command prompt.</w:delText>
        </w:r>
      </w:del>
    </w:p>
    <w:p w14:paraId="780BA25E" w14:textId="77777777" w:rsidR="004E52D7" w:rsidRPr="007006D2" w:rsidDel="00B555A9" w:rsidRDefault="004E52D7" w:rsidP="004E52D7">
      <w:pPr>
        <w:pStyle w:val="ListParagraph"/>
        <w:numPr>
          <w:ilvl w:val="0"/>
          <w:numId w:val="90"/>
        </w:numPr>
        <w:rPr>
          <w:del w:id="974" w:author="Vrushali Karla" w:date="2018-11-19T10:59:00Z"/>
          <w:b/>
        </w:rPr>
      </w:pPr>
      <w:del w:id="975" w:author="Vrushali Karla" w:date="2018-11-19T10:59:00Z">
        <w:r w:rsidRPr="007006D2" w:rsidDel="00B555A9">
          <w:rPr>
            <w:b/>
          </w:rPr>
          <w:delText>Insalling sqljdbc jar</w:delText>
        </w:r>
      </w:del>
    </w:p>
    <w:p w14:paraId="7160D9DF" w14:textId="77777777" w:rsidR="004E52D7" w:rsidDel="00B555A9" w:rsidRDefault="004E52D7" w:rsidP="004E52D7">
      <w:pPr>
        <w:pStyle w:val="ListParagraph"/>
        <w:numPr>
          <w:ilvl w:val="1"/>
          <w:numId w:val="90"/>
        </w:numPr>
        <w:rPr>
          <w:del w:id="976" w:author="Vrushali Karla" w:date="2018-11-19T10:59:00Z"/>
        </w:rPr>
      </w:pPr>
      <w:del w:id="977" w:author="Vrushali Karla" w:date="2018-11-19T10:59:00Z">
        <w:r w:rsidDel="00B555A9">
          <w:delText xml:space="preserve">Download latest </w:delText>
        </w:r>
        <w:r w:rsidRPr="00EA3415" w:rsidDel="00B555A9">
          <w:rPr>
            <w:b/>
          </w:rPr>
          <w:delText>sqljdbc</w:delText>
        </w:r>
        <w:r w:rsidDel="00B555A9">
          <w:delText xml:space="preserve"> jar from </w:delText>
        </w:r>
        <w:r w:rsidDel="00B555A9">
          <w:fldChar w:fldCharType="begin"/>
        </w:r>
        <w:r w:rsidDel="00B555A9">
          <w:delInstrText xml:space="preserve"> HYPERLINK "https://www.microsoft.com/en-us/download/details.aspx?id=11774" </w:delInstrText>
        </w:r>
        <w:r w:rsidDel="00B555A9">
          <w:fldChar w:fldCharType="separate"/>
        </w:r>
        <w:r w:rsidRPr="00B043C3" w:rsidDel="00B555A9">
          <w:rPr>
            <w:rStyle w:val="Hyperlink"/>
          </w:rPr>
          <w:delText>Microsoft website</w:delText>
        </w:r>
        <w:r w:rsidDel="00B555A9">
          <w:rPr>
            <w:rStyle w:val="Hyperlink"/>
          </w:rPr>
          <w:fldChar w:fldCharType="end"/>
        </w:r>
        <w:r w:rsidDel="00B555A9">
          <w:delText>.</w:delText>
        </w:r>
      </w:del>
    </w:p>
    <w:p w14:paraId="2B93253E" w14:textId="77777777" w:rsidR="004E52D7" w:rsidDel="00B555A9" w:rsidRDefault="004E52D7" w:rsidP="004E52D7">
      <w:pPr>
        <w:pStyle w:val="ListParagraph"/>
        <w:numPr>
          <w:ilvl w:val="1"/>
          <w:numId w:val="90"/>
        </w:numPr>
        <w:rPr>
          <w:del w:id="978" w:author="Vrushali Karla" w:date="2018-11-19T10:59:00Z"/>
        </w:rPr>
      </w:pPr>
      <w:del w:id="979" w:author="Vrushali Karla" w:date="2018-11-19T10:59:00Z">
        <w:r w:rsidDel="00B555A9">
          <w:delText>Unzip the file</w:delText>
        </w:r>
      </w:del>
    </w:p>
    <w:p w14:paraId="47087E49" w14:textId="77777777" w:rsidR="004E52D7" w:rsidDel="00B555A9" w:rsidRDefault="004E52D7" w:rsidP="004E52D7">
      <w:pPr>
        <w:pStyle w:val="ListParagraph"/>
        <w:numPr>
          <w:ilvl w:val="1"/>
          <w:numId w:val="90"/>
        </w:numPr>
        <w:rPr>
          <w:del w:id="980" w:author="Vrushali Karla" w:date="2018-11-19T10:59:00Z"/>
        </w:rPr>
      </w:pPr>
      <w:del w:id="981" w:author="Vrushali Karla" w:date="2018-11-19T10:59:00Z">
        <w:r w:rsidDel="00B555A9">
          <w:delText xml:space="preserve">Open command prompt and go the directory where </w:delText>
        </w:r>
        <w:r w:rsidRPr="00B043C3" w:rsidDel="00B555A9">
          <w:delText>sqljdbc42-4.2.jar</w:delText>
        </w:r>
        <w:r w:rsidDel="00B555A9">
          <w:delText xml:space="preserve"> is located</w:delText>
        </w:r>
      </w:del>
    </w:p>
    <w:p w14:paraId="2BE18A4A" w14:textId="77777777" w:rsidR="004E52D7" w:rsidDel="00B555A9" w:rsidRDefault="004E52D7" w:rsidP="004E52D7">
      <w:pPr>
        <w:pStyle w:val="ListParagraph"/>
        <w:numPr>
          <w:ilvl w:val="1"/>
          <w:numId w:val="90"/>
        </w:numPr>
        <w:rPr>
          <w:del w:id="982" w:author="Vrushali Karla" w:date="2018-11-19T10:59:00Z"/>
        </w:rPr>
      </w:pPr>
      <w:del w:id="983" w:author="Vrushali Karla" w:date="2018-11-19T10:59:00Z">
        <w:r w:rsidDel="00B555A9">
          <w:delText>Fire below command</w:delText>
        </w:r>
      </w:del>
    </w:p>
    <w:p w14:paraId="06831593" w14:textId="77777777" w:rsidR="004E52D7" w:rsidRPr="00B043C3" w:rsidDel="00B555A9" w:rsidRDefault="004E52D7" w:rsidP="004E52D7">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textAlignment w:val="baseline"/>
        <w:rPr>
          <w:del w:id="984" w:author="Vrushali Karla" w:date="2018-11-19T10:59:00Z"/>
          <w:rFonts w:ascii="Consolas" w:hAnsi="Consolas" w:cs="Consolas"/>
          <w:color w:val="393318"/>
          <w:sz w:val="20"/>
          <w:szCs w:val="20"/>
          <w:lang w:val="en-US" w:bidi="ar-SA"/>
        </w:rPr>
      </w:pPr>
      <w:del w:id="985" w:author="Vrushali Karla" w:date="2018-11-19T10:59:00Z">
        <w:r w:rsidRPr="00B043C3" w:rsidDel="00B555A9">
          <w:rPr>
            <w:rFonts w:ascii="inherit" w:hAnsi="inherit" w:cs="Consolas"/>
            <w:color w:val="303336"/>
            <w:sz w:val="20"/>
            <w:szCs w:val="20"/>
            <w:bdr w:val="none" w:sz="0" w:space="0" w:color="auto" w:frame="1"/>
            <w:shd w:val="clear" w:color="auto" w:fill="EFF0F1"/>
            <w:lang w:val="en-US" w:bidi="ar-SA"/>
          </w:rPr>
          <w:delText>mvn install:install-file -</w:delText>
        </w:r>
        <w:r w:rsidRPr="00EA3415" w:rsidDel="00B555A9">
          <w:rPr>
            <w:rFonts w:ascii="inherit" w:hAnsi="inherit" w:cs="Consolas"/>
            <w:b/>
            <w:sz w:val="20"/>
            <w:szCs w:val="20"/>
            <w:bdr w:val="none" w:sz="0" w:space="0" w:color="auto" w:frame="1"/>
            <w:shd w:val="clear" w:color="auto" w:fill="EFF0F1"/>
            <w:lang w:val="en-US" w:bidi="ar-SA"/>
          </w:rPr>
          <w:delText>Dfile</w:delText>
        </w:r>
        <w:r w:rsidRPr="00B043C3" w:rsidDel="00B555A9">
          <w:rPr>
            <w:rFonts w:ascii="inherit" w:hAnsi="inherit" w:cs="Consolas"/>
            <w:color w:val="303336"/>
            <w:sz w:val="20"/>
            <w:szCs w:val="20"/>
            <w:bdr w:val="none" w:sz="0" w:space="0" w:color="auto" w:frame="1"/>
            <w:shd w:val="clear" w:color="auto" w:fill="EFF0F1"/>
            <w:lang w:val="en-US" w:bidi="ar-SA"/>
          </w:rPr>
          <w:delText>=sqljdbc4</w:delText>
        </w:r>
        <w:r w:rsidDel="00B555A9">
          <w:rPr>
            <w:rFonts w:ascii="inherit" w:hAnsi="inherit" w:cs="Consolas"/>
            <w:color w:val="303336"/>
            <w:sz w:val="20"/>
            <w:szCs w:val="20"/>
            <w:bdr w:val="none" w:sz="0" w:space="0" w:color="auto" w:frame="1"/>
            <w:shd w:val="clear" w:color="auto" w:fill="EFF0F1"/>
            <w:lang w:val="en-US" w:bidi="ar-SA"/>
          </w:rPr>
          <w:delText>2</w:delText>
        </w:r>
        <w:r w:rsidRPr="00B043C3" w:rsidDel="00B555A9">
          <w:rPr>
            <w:rFonts w:ascii="inherit" w:hAnsi="inherit" w:cs="Consolas"/>
            <w:color w:val="303336"/>
            <w:sz w:val="20"/>
            <w:szCs w:val="20"/>
            <w:bdr w:val="none" w:sz="0" w:space="0" w:color="auto" w:frame="1"/>
            <w:shd w:val="clear" w:color="auto" w:fill="EFF0F1"/>
            <w:lang w:val="en-US" w:bidi="ar-SA"/>
          </w:rPr>
          <w:delText>.jar -</w:delText>
        </w:r>
        <w:r w:rsidRPr="00EA3415" w:rsidDel="00B555A9">
          <w:rPr>
            <w:rFonts w:ascii="inherit" w:hAnsi="inherit" w:cs="Consolas"/>
            <w:b/>
            <w:sz w:val="20"/>
            <w:szCs w:val="20"/>
            <w:bdr w:val="none" w:sz="0" w:space="0" w:color="auto" w:frame="1"/>
            <w:shd w:val="clear" w:color="auto" w:fill="EFF0F1"/>
            <w:lang w:val="en-US" w:bidi="ar-SA"/>
          </w:rPr>
          <w:delText>DgroupId</w:delText>
        </w:r>
        <w:r w:rsidRPr="00B043C3" w:rsidDel="00B555A9">
          <w:rPr>
            <w:rFonts w:ascii="inherit" w:hAnsi="inherit" w:cs="Consolas"/>
            <w:color w:val="303336"/>
            <w:sz w:val="20"/>
            <w:szCs w:val="20"/>
            <w:bdr w:val="none" w:sz="0" w:space="0" w:color="auto" w:frame="1"/>
            <w:shd w:val="clear" w:color="auto" w:fill="EFF0F1"/>
            <w:lang w:val="en-US" w:bidi="ar-SA"/>
          </w:rPr>
          <w:delText>=com.microsoft.sqlserver -</w:delText>
        </w:r>
        <w:r w:rsidRPr="00EA3415" w:rsidDel="00B555A9">
          <w:rPr>
            <w:rFonts w:ascii="inherit" w:hAnsi="inherit" w:cs="Consolas"/>
            <w:b/>
            <w:sz w:val="20"/>
            <w:szCs w:val="20"/>
            <w:bdr w:val="none" w:sz="0" w:space="0" w:color="auto" w:frame="1"/>
            <w:shd w:val="clear" w:color="auto" w:fill="EFF0F1"/>
            <w:lang w:val="en-US" w:bidi="ar-SA"/>
          </w:rPr>
          <w:delText>DartifactId</w:delText>
        </w:r>
        <w:r w:rsidRPr="00B043C3" w:rsidDel="00B555A9">
          <w:rPr>
            <w:rFonts w:ascii="inherit" w:hAnsi="inherit" w:cs="Consolas"/>
            <w:color w:val="303336"/>
            <w:sz w:val="20"/>
            <w:szCs w:val="20"/>
            <w:bdr w:val="none" w:sz="0" w:space="0" w:color="auto" w:frame="1"/>
            <w:shd w:val="clear" w:color="auto" w:fill="EFF0F1"/>
            <w:lang w:val="en-US" w:bidi="ar-SA"/>
          </w:rPr>
          <w:delText>=sqljdbc4</w:delText>
        </w:r>
        <w:r w:rsidDel="00B555A9">
          <w:rPr>
            <w:rFonts w:ascii="inherit" w:hAnsi="inherit" w:cs="Consolas"/>
            <w:color w:val="303336"/>
            <w:sz w:val="20"/>
            <w:szCs w:val="20"/>
            <w:bdr w:val="none" w:sz="0" w:space="0" w:color="auto" w:frame="1"/>
            <w:shd w:val="clear" w:color="auto" w:fill="EFF0F1"/>
            <w:lang w:val="en-US" w:bidi="ar-SA"/>
          </w:rPr>
          <w:delText>2</w:delText>
        </w:r>
        <w:r w:rsidRPr="00B043C3" w:rsidDel="00B555A9">
          <w:rPr>
            <w:rFonts w:ascii="inherit" w:hAnsi="inherit" w:cs="Consolas"/>
            <w:color w:val="303336"/>
            <w:sz w:val="20"/>
            <w:szCs w:val="20"/>
            <w:bdr w:val="none" w:sz="0" w:space="0" w:color="auto" w:frame="1"/>
            <w:shd w:val="clear" w:color="auto" w:fill="EFF0F1"/>
            <w:lang w:val="en-US" w:bidi="ar-SA"/>
          </w:rPr>
          <w:delText xml:space="preserve"> -</w:delText>
        </w:r>
        <w:r w:rsidRPr="00EA3415" w:rsidDel="00B555A9">
          <w:rPr>
            <w:rFonts w:ascii="inherit" w:hAnsi="inherit" w:cs="Consolas"/>
            <w:b/>
            <w:sz w:val="20"/>
            <w:szCs w:val="20"/>
            <w:bdr w:val="none" w:sz="0" w:space="0" w:color="auto" w:frame="1"/>
            <w:shd w:val="clear" w:color="auto" w:fill="EFF0F1"/>
            <w:lang w:val="en-US" w:bidi="ar-SA"/>
          </w:rPr>
          <w:delText>Dversion</w:delText>
        </w:r>
        <w:r w:rsidRPr="00B043C3" w:rsidDel="00B555A9">
          <w:rPr>
            <w:rFonts w:ascii="inherit" w:hAnsi="inherit" w:cs="Consolas"/>
            <w:color w:val="303336"/>
            <w:sz w:val="20"/>
            <w:szCs w:val="20"/>
            <w:bdr w:val="none" w:sz="0" w:space="0" w:color="auto" w:frame="1"/>
            <w:shd w:val="clear" w:color="auto" w:fill="EFF0F1"/>
            <w:lang w:val="en-US" w:bidi="ar-SA"/>
          </w:rPr>
          <w:delText>=</w:delText>
        </w:r>
        <w:r w:rsidRPr="00B043C3" w:rsidDel="00B555A9">
          <w:rPr>
            <w:rFonts w:ascii="inherit" w:hAnsi="inherit" w:cs="Consolas"/>
            <w:color w:val="7D2727"/>
            <w:sz w:val="20"/>
            <w:szCs w:val="20"/>
            <w:bdr w:val="none" w:sz="0" w:space="0" w:color="auto" w:frame="1"/>
            <w:shd w:val="clear" w:color="auto" w:fill="EFF0F1"/>
            <w:lang w:val="en-US" w:bidi="ar-SA"/>
          </w:rPr>
          <w:delText>4.</w:delText>
        </w:r>
        <w:r w:rsidDel="00B555A9">
          <w:rPr>
            <w:rFonts w:ascii="inherit" w:hAnsi="inherit" w:cs="Consolas"/>
            <w:color w:val="7D2727"/>
            <w:sz w:val="20"/>
            <w:szCs w:val="20"/>
            <w:bdr w:val="none" w:sz="0" w:space="0" w:color="auto" w:frame="1"/>
            <w:shd w:val="clear" w:color="auto" w:fill="EFF0F1"/>
            <w:lang w:val="en-US" w:bidi="ar-SA"/>
          </w:rPr>
          <w:delText>2</w:delText>
        </w:r>
        <w:r w:rsidRPr="00B043C3" w:rsidDel="00B555A9">
          <w:rPr>
            <w:rFonts w:ascii="inherit" w:hAnsi="inherit" w:cs="Consolas"/>
            <w:color w:val="303336"/>
            <w:sz w:val="20"/>
            <w:szCs w:val="20"/>
            <w:bdr w:val="none" w:sz="0" w:space="0" w:color="auto" w:frame="1"/>
            <w:shd w:val="clear" w:color="auto" w:fill="EFF0F1"/>
            <w:lang w:val="en-US" w:bidi="ar-SA"/>
          </w:rPr>
          <w:delText xml:space="preserve"> -</w:delText>
        </w:r>
        <w:r w:rsidRPr="00EA3415" w:rsidDel="00B555A9">
          <w:rPr>
            <w:rFonts w:ascii="inherit" w:hAnsi="inherit" w:cs="Consolas"/>
            <w:b/>
            <w:sz w:val="20"/>
            <w:szCs w:val="20"/>
            <w:bdr w:val="none" w:sz="0" w:space="0" w:color="auto" w:frame="1"/>
            <w:shd w:val="clear" w:color="auto" w:fill="EFF0F1"/>
            <w:lang w:val="en-US" w:bidi="ar-SA"/>
          </w:rPr>
          <w:delText>Dpackaging</w:delText>
        </w:r>
        <w:r w:rsidRPr="00B043C3" w:rsidDel="00B555A9">
          <w:rPr>
            <w:rFonts w:ascii="inherit" w:hAnsi="inherit" w:cs="Consolas"/>
            <w:color w:val="303336"/>
            <w:sz w:val="20"/>
            <w:szCs w:val="20"/>
            <w:bdr w:val="none" w:sz="0" w:space="0" w:color="auto" w:frame="1"/>
            <w:shd w:val="clear" w:color="auto" w:fill="EFF0F1"/>
            <w:lang w:val="en-US" w:bidi="ar-SA"/>
          </w:rPr>
          <w:delText>=jar</w:delText>
        </w:r>
      </w:del>
    </w:p>
    <w:p w14:paraId="6DDF4FF6"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Existing Plugin features and support</w:t>
      </w:r>
    </w:p>
    <w:p w14:paraId="2B0B8CF9" w14:textId="77777777" w:rsidR="004E52D7" w:rsidRDefault="004E52D7" w:rsidP="004E52D7">
      <w:pPr>
        <w:spacing w:before="100" w:beforeAutospacing="1" w:after="100" w:afterAutospacing="1" w:line="240" w:lineRule="auto"/>
        <w:jc w:val="both"/>
        <w:rPr>
          <w:rFonts w:asciiTheme="minorHAnsi" w:hAnsiTheme="minorHAnsi" w:cs="Calibri"/>
          <w:noProof/>
          <w:color w:val="000000"/>
          <w:spacing w:val="-2"/>
        </w:rPr>
      </w:pPr>
      <w:r>
        <w:rPr>
          <w:rFonts w:asciiTheme="minorHAnsi" w:hAnsiTheme="minorHAnsi" w:cs="Calibri"/>
          <w:noProof/>
          <w:color w:val="000000"/>
          <w:spacing w:val="-2"/>
        </w:rPr>
        <w:t>CybageDBLibrary plugin is to cater the need of Database testing, primirily, support for RDBMS and Filesystems is added. This library comes with some common ready to use methods which caters around 90-95% need of database testing.</w:t>
      </w:r>
    </w:p>
    <w:p w14:paraId="752C08FE" w14:textId="77777777" w:rsidR="004E52D7" w:rsidRDefault="004E52D7" w:rsidP="004E52D7">
      <w:pPr>
        <w:spacing w:before="100" w:beforeAutospacing="1" w:after="100" w:afterAutospacing="1" w:line="240" w:lineRule="auto"/>
        <w:jc w:val="both"/>
        <w:rPr>
          <w:rFonts w:asciiTheme="minorHAnsi" w:hAnsiTheme="minorHAnsi" w:cs="Calibri"/>
          <w:noProof/>
          <w:color w:val="000000"/>
          <w:spacing w:val="-2"/>
        </w:rPr>
      </w:pPr>
      <w:r>
        <w:rPr>
          <w:rFonts w:asciiTheme="minorHAnsi" w:hAnsiTheme="minorHAnsi" w:cs="Calibri"/>
          <w:noProof/>
          <w:color w:val="000000"/>
          <w:spacing w:val="-2"/>
        </w:rPr>
        <w:t xml:space="preserve">CybageDBLibrary is based on Apache MetaModel </w:t>
      </w:r>
      <w:del w:id="986" w:author="Vrushali Karla" w:date="2018-11-19T11:00:00Z">
        <w:r w:rsidDel="007D374F">
          <w:rPr>
            <w:rFonts w:asciiTheme="minorHAnsi" w:hAnsiTheme="minorHAnsi" w:cs="Calibri"/>
            <w:noProof/>
            <w:color w:val="000000"/>
            <w:spacing w:val="-2"/>
          </w:rPr>
          <w:delText xml:space="preserve">5.0.0 </w:delText>
        </w:r>
      </w:del>
      <w:ins w:id="987" w:author="Vrushali Karla" w:date="2018-11-19T11:00:00Z">
        <w:r w:rsidRPr="007D374F">
          <w:rPr>
            <w:rFonts w:asciiTheme="minorHAnsi" w:hAnsiTheme="minorHAnsi" w:cs="Calibri"/>
            <w:noProof/>
            <w:color w:val="000000"/>
            <w:spacing w:val="-2"/>
          </w:rPr>
          <w:t>5.0.1</w:t>
        </w:r>
      </w:ins>
      <w:r>
        <w:rPr>
          <w:rFonts w:asciiTheme="minorHAnsi" w:hAnsiTheme="minorHAnsi" w:cs="Calibri"/>
          <w:noProof/>
          <w:color w:val="000000"/>
          <w:spacing w:val="-2"/>
        </w:rPr>
        <w:t>version, that provide unique interface to access various database systems.</w:t>
      </w:r>
    </w:p>
    <w:p w14:paraId="3561DEA0" w14:textId="77777777" w:rsidR="004E52D7" w:rsidRPr="005A533B" w:rsidRDefault="004E52D7" w:rsidP="004E52D7">
      <w:pPr>
        <w:spacing w:before="100" w:beforeAutospacing="1" w:after="100" w:afterAutospacing="1" w:line="240" w:lineRule="auto"/>
        <w:jc w:val="both"/>
        <w:rPr>
          <w:rFonts w:asciiTheme="minorHAnsi" w:hAnsiTheme="minorHAnsi" w:cs="Calibri"/>
          <w:noProof/>
          <w:color w:val="000000"/>
          <w:spacing w:val="-2"/>
          <w:sz w:val="18"/>
        </w:rPr>
      </w:pPr>
    </w:p>
    <w:p w14:paraId="06A67EC3" w14:textId="77777777" w:rsidR="004E52D7"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Basic DB library packages, methods and interfaces</w:t>
      </w:r>
    </w:p>
    <w:p w14:paraId="3C59C220" w14:textId="77777777" w:rsidR="004E52D7" w:rsidRDefault="004E52D7" w:rsidP="004E52D7">
      <w:pPr>
        <w:spacing w:before="100" w:beforeAutospacing="1" w:after="100" w:afterAutospacing="1" w:line="240" w:lineRule="auto"/>
        <w:rPr>
          <w:rFonts w:asciiTheme="minorHAnsi" w:hAnsiTheme="minorHAnsi" w:cs="Calibri"/>
          <w:noProof/>
          <w:color w:val="000000"/>
          <w:spacing w:val="-2"/>
        </w:rPr>
      </w:pPr>
      <w:r>
        <w:rPr>
          <w:rFonts w:asciiTheme="minorHAnsi" w:hAnsiTheme="minorHAnsi" w:cs="Calibri"/>
          <w:noProof/>
          <w:color w:val="000000"/>
          <w:spacing w:val="-2"/>
        </w:rPr>
        <w:t>DB Library contains below classes and interfaces</w:t>
      </w:r>
    </w:p>
    <w:tbl>
      <w:tblPr>
        <w:tblStyle w:val="PlainTable11"/>
        <w:tblW w:w="0" w:type="auto"/>
        <w:tblInd w:w="108" w:type="dxa"/>
        <w:tblLayout w:type="fixed"/>
        <w:tblLook w:val="04A0" w:firstRow="1" w:lastRow="0" w:firstColumn="1" w:lastColumn="0" w:noHBand="0" w:noVBand="1"/>
      </w:tblPr>
      <w:tblGrid>
        <w:gridCol w:w="2430"/>
        <w:gridCol w:w="2160"/>
        <w:gridCol w:w="2070"/>
        <w:gridCol w:w="1677"/>
        <w:gridCol w:w="1851"/>
      </w:tblGrid>
      <w:tr w:rsidR="004E52D7" w14:paraId="01ED0CCA" w14:textId="77777777" w:rsidTr="00B6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A7923CF"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r w:rsidRPr="00A87F4F">
              <w:t>Package</w:t>
            </w:r>
          </w:p>
        </w:tc>
        <w:tc>
          <w:tcPr>
            <w:tcW w:w="2160" w:type="dxa"/>
          </w:tcPr>
          <w:p w14:paraId="745FA266" w14:textId="77777777" w:rsidR="004E52D7" w:rsidRDefault="004E52D7" w:rsidP="00B645C2">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A87F4F">
              <w:t>Classs/Interface</w:t>
            </w:r>
          </w:p>
        </w:tc>
        <w:tc>
          <w:tcPr>
            <w:tcW w:w="2070" w:type="dxa"/>
          </w:tcPr>
          <w:p w14:paraId="13E619F8" w14:textId="77777777" w:rsidR="004E52D7" w:rsidRDefault="004E52D7" w:rsidP="00B645C2">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A87F4F">
              <w:t>Extends</w:t>
            </w:r>
          </w:p>
        </w:tc>
        <w:tc>
          <w:tcPr>
            <w:tcW w:w="1677" w:type="dxa"/>
          </w:tcPr>
          <w:p w14:paraId="7D7EFCC2" w14:textId="77777777" w:rsidR="004E52D7" w:rsidRDefault="004E52D7" w:rsidP="00B645C2">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A87F4F">
              <w:t>Implements</w:t>
            </w:r>
          </w:p>
        </w:tc>
        <w:tc>
          <w:tcPr>
            <w:tcW w:w="1851" w:type="dxa"/>
          </w:tcPr>
          <w:p w14:paraId="0BB38B20" w14:textId="77777777" w:rsidR="004E52D7" w:rsidRDefault="004E52D7" w:rsidP="00B645C2">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A87F4F">
              <w:t>Extends</w:t>
            </w:r>
          </w:p>
        </w:tc>
      </w:tr>
      <w:tr w:rsidR="004E52D7" w14:paraId="5656454E"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E1063C4" w14:textId="77777777" w:rsidR="004E52D7" w:rsidRPr="00AE79C4" w:rsidRDefault="004E52D7" w:rsidP="00B645C2">
            <w:pPr>
              <w:spacing w:before="100" w:beforeAutospacing="1" w:after="100" w:afterAutospacing="1" w:line="240" w:lineRule="auto"/>
              <w:rPr>
                <w:rFonts w:asciiTheme="minorHAnsi" w:hAnsiTheme="minorHAnsi" w:cs="Calibri"/>
                <w:noProof/>
                <w:color w:val="000000"/>
                <w:spacing w:val="-2"/>
              </w:rPr>
            </w:pPr>
            <w:r w:rsidRPr="00A87F4F">
              <w:t>com.cybage.dbFramework</w:t>
            </w:r>
          </w:p>
        </w:tc>
        <w:tc>
          <w:tcPr>
            <w:tcW w:w="2160" w:type="dxa"/>
          </w:tcPr>
          <w:p w14:paraId="55D053DC"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A87F4F">
              <w:t>DBContextFactory</w:t>
            </w:r>
          </w:p>
        </w:tc>
        <w:tc>
          <w:tcPr>
            <w:tcW w:w="2070" w:type="dxa"/>
          </w:tcPr>
          <w:p w14:paraId="342E00DB"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A87F4F">
              <w:t>DBBaseClass</w:t>
            </w:r>
          </w:p>
        </w:tc>
        <w:tc>
          <w:tcPr>
            <w:tcW w:w="1677" w:type="dxa"/>
          </w:tcPr>
          <w:p w14:paraId="63E3948B"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A87F4F">
              <w:t>IConnect</w:t>
            </w:r>
          </w:p>
        </w:tc>
        <w:tc>
          <w:tcPr>
            <w:tcW w:w="1851" w:type="dxa"/>
          </w:tcPr>
          <w:p w14:paraId="2CC6812C"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pPr>
          </w:p>
        </w:tc>
      </w:tr>
      <w:tr w:rsidR="004E52D7" w14:paraId="429FD73C"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46ADB6C0" w14:textId="77777777" w:rsidR="004E52D7" w:rsidRPr="00AE79C4" w:rsidRDefault="004E52D7" w:rsidP="00B645C2">
            <w:pPr>
              <w:spacing w:before="100" w:beforeAutospacing="1" w:after="100" w:afterAutospacing="1" w:line="240" w:lineRule="auto"/>
              <w:rPr>
                <w:rFonts w:asciiTheme="minorHAnsi" w:hAnsiTheme="minorHAnsi" w:cs="Calibri"/>
                <w:noProof/>
                <w:color w:val="000000"/>
                <w:spacing w:val="-2"/>
              </w:rPr>
            </w:pPr>
            <w:r w:rsidRPr="00A87F4F">
              <w:lastRenderedPageBreak/>
              <w:t>IDBBaseInterface</w:t>
            </w:r>
          </w:p>
        </w:tc>
        <w:tc>
          <w:tcPr>
            <w:tcW w:w="2160" w:type="dxa"/>
          </w:tcPr>
          <w:p w14:paraId="1148AF6E"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p>
        </w:tc>
        <w:tc>
          <w:tcPr>
            <w:tcW w:w="2070" w:type="dxa"/>
          </w:tcPr>
          <w:p w14:paraId="2C7ED3F9"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HTMLCode"/>
                <w:color w:val="353833"/>
                <w:lang w:val="en"/>
              </w:rPr>
            </w:pPr>
          </w:p>
        </w:tc>
        <w:tc>
          <w:tcPr>
            <w:tcW w:w="1677" w:type="dxa"/>
          </w:tcPr>
          <w:p w14:paraId="1896B61A"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68D4B139"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p>
        </w:tc>
      </w:tr>
      <w:tr w:rsidR="004E52D7" w14:paraId="7F75167F"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910F87C" w14:textId="77777777" w:rsidR="004E52D7" w:rsidRPr="00CC177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2160" w:type="dxa"/>
          </w:tcPr>
          <w:p w14:paraId="6B195ECC"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A87F4F">
              <w:t>IConnect</w:t>
            </w:r>
          </w:p>
        </w:tc>
        <w:tc>
          <w:tcPr>
            <w:tcW w:w="2070" w:type="dxa"/>
          </w:tcPr>
          <w:p w14:paraId="4756A953"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HTMLCode"/>
                <w:color w:val="353833"/>
                <w:lang w:val="en"/>
              </w:rPr>
            </w:pPr>
          </w:p>
        </w:tc>
        <w:tc>
          <w:tcPr>
            <w:tcW w:w="1677" w:type="dxa"/>
          </w:tcPr>
          <w:p w14:paraId="62AAC0AC"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4BAE796D"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r>
      <w:tr w:rsidR="004E52D7" w14:paraId="0CFAFA75"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49ED066A" w14:textId="77777777" w:rsidR="004E52D7" w:rsidRPr="00CC1777" w:rsidRDefault="004E52D7" w:rsidP="00B645C2">
            <w:pPr>
              <w:spacing w:before="100" w:beforeAutospacing="1" w:after="100" w:afterAutospacing="1" w:line="240" w:lineRule="auto"/>
              <w:rPr>
                <w:rFonts w:asciiTheme="minorHAnsi" w:hAnsiTheme="minorHAnsi" w:cs="Calibri"/>
                <w:noProof/>
                <w:color w:val="000000"/>
                <w:spacing w:val="-2"/>
              </w:rPr>
            </w:pPr>
            <w:r w:rsidRPr="00A87F4F">
              <w:t>IDBBaseInterface</w:t>
            </w:r>
          </w:p>
        </w:tc>
        <w:tc>
          <w:tcPr>
            <w:tcW w:w="2160" w:type="dxa"/>
          </w:tcPr>
          <w:p w14:paraId="251BE926"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typenamelabel1"/>
                <w:rFonts w:ascii="Courier New" w:hAnsi="Courier New" w:cs="Courier New"/>
                <w:color w:val="353833"/>
                <w:sz w:val="21"/>
                <w:szCs w:val="21"/>
                <w:lang w:val="en"/>
              </w:rPr>
            </w:pPr>
          </w:p>
        </w:tc>
        <w:tc>
          <w:tcPr>
            <w:tcW w:w="2070" w:type="dxa"/>
          </w:tcPr>
          <w:p w14:paraId="3ACC2C13"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HTMLCode"/>
                <w:color w:val="353833"/>
                <w:lang w:val="en"/>
              </w:rPr>
            </w:pPr>
          </w:p>
        </w:tc>
        <w:tc>
          <w:tcPr>
            <w:tcW w:w="1677" w:type="dxa"/>
          </w:tcPr>
          <w:p w14:paraId="45C3A381"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7D645417"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r>
      <w:tr w:rsidR="004E52D7" w14:paraId="1BD8010B"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36716F9" w14:textId="77777777" w:rsidR="004E52D7" w:rsidRPr="00CC177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2160" w:type="dxa"/>
          </w:tcPr>
          <w:p w14:paraId="74E91855"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typenamelabel1"/>
                <w:rFonts w:ascii="Courier New" w:hAnsi="Courier New" w:cs="Courier New"/>
                <w:color w:val="353833"/>
                <w:sz w:val="21"/>
                <w:szCs w:val="21"/>
                <w:lang w:val="en"/>
              </w:rPr>
            </w:pPr>
            <w:r w:rsidRPr="00A87F4F">
              <w:t>DbListRow</w:t>
            </w:r>
          </w:p>
        </w:tc>
        <w:tc>
          <w:tcPr>
            <w:tcW w:w="2070" w:type="dxa"/>
          </w:tcPr>
          <w:p w14:paraId="2D5778D4"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HTMLCode"/>
                <w:color w:val="353833"/>
                <w:lang w:val="en"/>
              </w:rPr>
            </w:pPr>
          </w:p>
        </w:tc>
        <w:tc>
          <w:tcPr>
            <w:tcW w:w="1677" w:type="dxa"/>
          </w:tcPr>
          <w:p w14:paraId="0FC331EA"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r w:rsidRPr="00A87F4F">
              <w:t>IListRow</w:t>
            </w:r>
          </w:p>
        </w:tc>
        <w:tc>
          <w:tcPr>
            <w:tcW w:w="1851" w:type="dxa"/>
          </w:tcPr>
          <w:p w14:paraId="4E5E89C4"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r>
      <w:tr w:rsidR="004E52D7" w14:paraId="5D48CD7F"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48ACB87F" w14:textId="77777777" w:rsidR="004E52D7" w:rsidRPr="00CC177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2160" w:type="dxa"/>
          </w:tcPr>
          <w:p w14:paraId="252EAE24"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353833"/>
                <w:sz w:val="18"/>
                <w:szCs w:val="18"/>
                <w:lang w:val="en"/>
              </w:rPr>
            </w:pPr>
            <w:r w:rsidRPr="00A87F4F">
              <w:t>FuDataSet</w:t>
            </w:r>
          </w:p>
        </w:tc>
        <w:tc>
          <w:tcPr>
            <w:tcW w:w="2070" w:type="dxa"/>
          </w:tcPr>
          <w:p w14:paraId="0ADB51EE"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HTMLCode"/>
                <w:color w:val="353833"/>
                <w:lang w:val="en"/>
              </w:rPr>
            </w:pPr>
          </w:p>
        </w:tc>
        <w:tc>
          <w:tcPr>
            <w:tcW w:w="1677" w:type="dxa"/>
          </w:tcPr>
          <w:p w14:paraId="1AE2C971"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r w:rsidRPr="00A87F4F">
              <w:t>IDataSet</w:t>
            </w:r>
          </w:p>
        </w:tc>
        <w:tc>
          <w:tcPr>
            <w:tcW w:w="1851" w:type="dxa"/>
          </w:tcPr>
          <w:p w14:paraId="0956AD73"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r>
      <w:tr w:rsidR="004E52D7" w14:paraId="6814F167"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D006E3B" w14:textId="77777777" w:rsidR="004E52D7" w:rsidRDefault="004E52D7" w:rsidP="00B645C2">
            <w:pPr>
              <w:spacing w:before="100" w:beforeAutospacing="1" w:after="100" w:afterAutospacing="1" w:line="240" w:lineRule="auto"/>
            </w:pPr>
          </w:p>
        </w:tc>
        <w:tc>
          <w:tcPr>
            <w:tcW w:w="2160" w:type="dxa"/>
          </w:tcPr>
          <w:p w14:paraId="2491B942"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pPr>
            <w:r w:rsidRPr="00A87F4F">
              <w:t>FusionDataSetTableModel</w:t>
            </w:r>
          </w:p>
        </w:tc>
        <w:tc>
          <w:tcPr>
            <w:tcW w:w="2070" w:type="dxa"/>
          </w:tcPr>
          <w:p w14:paraId="057CDB11"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HTMLCode"/>
                <w:color w:val="353833"/>
                <w:lang w:val="en"/>
              </w:rPr>
            </w:pPr>
          </w:p>
        </w:tc>
        <w:tc>
          <w:tcPr>
            <w:tcW w:w="1677" w:type="dxa"/>
          </w:tcPr>
          <w:p w14:paraId="21ECD699" w14:textId="77777777" w:rsidR="004E52D7" w:rsidRPr="00124F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353833"/>
                <w:sz w:val="21"/>
                <w:szCs w:val="21"/>
                <w:lang w:val="en"/>
              </w:rPr>
            </w:pPr>
          </w:p>
        </w:tc>
        <w:tc>
          <w:tcPr>
            <w:tcW w:w="1851" w:type="dxa"/>
          </w:tcPr>
          <w:p w14:paraId="15F160A2"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r>
      <w:tr w:rsidR="004E52D7" w14:paraId="39DBCA06"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067DF25C" w14:textId="77777777" w:rsidR="004E52D7" w:rsidRDefault="004E52D7" w:rsidP="00B645C2">
            <w:pPr>
              <w:spacing w:before="100" w:beforeAutospacing="1" w:after="100" w:afterAutospacing="1" w:line="240" w:lineRule="auto"/>
            </w:pPr>
          </w:p>
        </w:tc>
        <w:tc>
          <w:tcPr>
            <w:tcW w:w="2160" w:type="dxa"/>
          </w:tcPr>
          <w:p w14:paraId="28C76327" w14:textId="77777777" w:rsidR="004E52D7" w:rsidRPr="00124F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rsidRPr="00A87F4F">
              <w:t>IDataSet</w:t>
            </w:r>
          </w:p>
        </w:tc>
        <w:tc>
          <w:tcPr>
            <w:tcW w:w="2070" w:type="dxa"/>
          </w:tcPr>
          <w:p w14:paraId="04339DB2" w14:textId="77777777" w:rsidR="004E52D7" w:rsidRPr="00EB0BFD"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p>
        </w:tc>
        <w:tc>
          <w:tcPr>
            <w:tcW w:w="1677" w:type="dxa"/>
          </w:tcPr>
          <w:p w14:paraId="4B3576ED" w14:textId="77777777" w:rsidR="004E52D7" w:rsidRPr="00EB0BFD"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p>
        </w:tc>
        <w:tc>
          <w:tcPr>
            <w:tcW w:w="1851" w:type="dxa"/>
          </w:tcPr>
          <w:p w14:paraId="5D2043F4"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r>
      <w:tr w:rsidR="004E52D7" w14:paraId="37A16EDE"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FE20E9D" w14:textId="77777777" w:rsidR="004E52D7" w:rsidRDefault="004E52D7" w:rsidP="00B645C2">
            <w:pPr>
              <w:spacing w:before="100" w:beforeAutospacing="1" w:after="100" w:afterAutospacing="1" w:line="240" w:lineRule="auto"/>
            </w:pPr>
          </w:p>
        </w:tc>
        <w:tc>
          <w:tcPr>
            <w:tcW w:w="2160" w:type="dxa"/>
          </w:tcPr>
          <w:p w14:paraId="5E576CFB" w14:textId="77777777" w:rsidR="004E52D7" w:rsidRPr="00124F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pPr>
            <w:r w:rsidRPr="00A87F4F">
              <w:t>IDBBaseInterface</w:t>
            </w:r>
          </w:p>
        </w:tc>
        <w:tc>
          <w:tcPr>
            <w:tcW w:w="2070" w:type="dxa"/>
          </w:tcPr>
          <w:p w14:paraId="5AFCD21E"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HTMLCode"/>
                <w:color w:val="353833"/>
                <w:lang w:val="en"/>
              </w:rPr>
            </w:pPr>
          </w:p>
        </w:tc>
        <w:tc>
          <w:tcPr>
            <w:tcW w:w="1677" w:type="dxa"/>
          </w:tcPr>
          <w:p w14:paraId="3015A92F"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4A083336"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r>
      <w:tr w:rsidR="004E52D7" w14:paraId="12DFC80E"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472702BB" w14:textId="77777777" w:rsidR="004E52D7" w:rsidRDefault="004E52D7" w:rsidP="00B645C2">
            <w:pPr>
              <w:spacing w:before="100" w:beforeAutospacing="1" w:after="100" w:afterAutospacing="1" w:line="240" w:lineRule="auto"/>
            </w:pPr>
          </w:p>
        </w:tc>
        <w:tc>
          <w:tcPr>
            <w:tcW w:w="2160" w:type="dxa"/>
          </w:tcPr>
          <w:p w14:paraId="3EA08FBC" w14:textId="77777777" w:rsidR="004E52D7" w:rsidRPr="00124F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rsidRPr="00A87F4F">
              <w:t>IListRow</w:t>
            </w:r>
          </w:p>
        </w:tc>
        <w:tc>
          <w:tcPr>
            <w:tcW w:w="2070" w:type="dxa"/>
          </w:tcPr>
          <w:p w14:paraId="30B6E3EF"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HTMLCode"/>
                <w:color w:val="353833"/>
                <w:lang w:val="en"/>
              </w:rPr>
            </w:pPr>
          </w:p>
        </w:tc>
        <w:tc>
          <w:tcPr>
            <w:tcW w:w="1677" w:type="dxa"/>
          </w:tcPr>
          <w:p w14:paraId="735309FC"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53B2F14C"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r>
      <w:tr w:rsidR="004E52D7" w14:paraId="47523889"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E0A7397" w14:textId="77777777" w:rsidR="004E52D7" w:rsidRDefault="004E52D7" w:rsidP="00B645C2">
            <w:pPr>
              <w:spacing w:before="100" w:beforeAutospacing="1" w:after="100" w:afterAutospacing="1" w:line="240" w:lineRule="auto"/>
            </w:pPr>
            <w:r w:rsidRPr="00A87F4F">
              <w:t>com.cybage.genericlibrary</w:t>
            </w:r>
          </w:p>
        </w:tc>
        <w:tc>
          <w:tcPr>
            <w:tcW w:w="2160" w:type="dxa"/>
          </w:tcPr>
          <w:p w14:paraId="62012BAA" w14:textId="77777777" w:rsidR="004E52D7" w:rsidRPr="00124F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pPr>
            <w:r w:rsidRPr="00A87F4F">
              <w:t>CommonFunctions</w:t>
            </w:r>
          </w:p>
        </w:tc>
        <w:tc>
          <w:tcPr>
            <w:tcW w:w="2070" w:type="dxa"/>
          </w:tcPr>
          <w:p w14:paraId="61F5015B"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Style w:val="HTMLCode"/>
                <w:color w:val="353833"/>
                <w:lang w:val="en"/>
              </w:rPr>
            </w:pPr>
          </w:p>
        </w:tc>
        <w:tc>
          <w:tcPr>
            <w:tcW w:w="1677" w:type="dxa"/>
          </w:tcPr>
          <w:p w14:paraId="0F41EFC8"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6F987876"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353833"/>
                <w:sz w:val="21"/>
                <w:szCs w:val="21"/>
                <w:lang w:val="en"/>
              </w:rPr>
            </w:pPr>
          </w:p>
        </w:tc>
      </w:tr>
      <w:tr w:rsidR="004E52D7" w14:paraId="43A13DF2" w14:textId="77777777" w:rsidTr="00B645C2">
        <w:tc>
          <w:tcPr>
            <w:cnfStyle w:val="001000000000" w:firstRow="0" w:lastRow="0" w:firstColumn="1" w:lastColumn="0" w:oddVBand="0" w:evenVBand="0" w:oddHBand="0" w:evenHBand="0" w:firstRowFirstColumn="0" w:firstRowLastColumn="0" w:lastRowFirstColumn="0" w:lastRowLastColumn="0"/>
            <w:tcW w:w="2430" w:type="dxa"/>
          </w:tcPr>
          <w:p w14:paraId="384FA860" w14:textId="77777777" w:rsidR="004E52D7" w:rsidRDefault="004E52D7" w:rsidP="00B645C2">
            <w:pPr>
              <w:spacing w:before="100" w:beforeAutospacing="1" w:after="100" w:afterAutospacing="1" w:line="240" w:lineRule="auto"/>
            </w:pPr>
          </w:p>
        </w:tc>
        <w:tc>
          <w:tcPr>
            <w:tcW w:w="2160" w:type="dxa"/>
          </w:tcPr>
          <w:p w14:paraId="62FB4516" w14:textId="77777777" w:rsidR="004E52D7" w:rsidRPr="00124F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pPr>
            <w:r w:rsidRPr="00A87F4F">
              <w:t>DBBaseClass</w:t>
            </w:r>
          </w:p>
        </w:tc>
        <w:tc>
          <w:tcPr>
            <w:tcW w:w="2070" w:type="dxa"/>
          </w:tcPr>
          <w:p w14:paraId="5C965181"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Style w:val="HTMLCode"/>
                <w:color w:val="353833"/>
                <w:lang w:val="en"/>
              </w:rPr>
            </w:pPr>
          </w:p>
        </w:tc>
        <w:tc>
          <w:tcPr>
            <w:tcW w:w="1677" w:type="dxa"/>
          </w:tcPr>
          <w:p w14:paraId="0DC1AD04"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c>
          <w:tcPr>
            <w:tcW w:w="1851" w:type="dxa"/>
          </w:tcPr>
          <w:p w14:paraId="5A171C30"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53833"/>
                <w:sz w:val="21"/>
                <w:szCs w:val="21"/>
                <w:lang w:val="en"/>
              </w:rPr>
            </w:pPr>
          </w:p>
        </w:tc>
      </w:tr>
    </w:tbl>
    <w:p w14:paraId="1BD244F5" w14:textId="77777777" w:rsidR="004E52D7" w:rsidRPr="00D54D25" w:rsidRDefault="004E52D7" w:rsidP="004E52D7">
      <w:pPr>
        <w:spacing w:before="100" w:beforeAutospacing="1" w:after="100" w:afterAutospacing="1" w:line="240" w:lineRule="auto"/>
        <w:rPr>
          <w:rFonts w:asciiTheme="minorHAnsi" w:hAnsiTheme="minorHAnsi" w:cs="Calibri"/>
          <w:b/>
          <w:noProof/>
          <w:color w:val="000000"/>
          <w:spacing w:val="-2"/>
        </w:rPr>
      </w:pPr>
      <w:r w:rsidRPr="00D54D25">
        <w:rPr>
          <w:rFonts w:asciiTheme="minorHAnsi" w:hAnsiTheme="minorHAnsi" w:cs="Calibri"/>
          <w:b/>
          <w:noProof/>
          <w:color w:val="000000"/>
          <w:spacing w:val="-2"/>
        </w:rPr>
        <w:t>Below is the list of default methods provides as a part of dblibrary.</w:t>
      </w:r>
    </w:p>
    <w:tbl>
      <w:tblPr>
        <w:tblStyle w:val="PlainTable11"/>
        <w:tblW w:w="0" w:type="auto"/>
        <w:tblInd w:w="108" w:type="dxa"/>
        <w:tblLook w:val="04A0" w:firstRow="1" w:lastRow="0" w:firstColumn="1" w:lastColumn="0" w:noHBand="0" w:noVBand="1"/>
      </w:tblPr>
      <w:tblGrid>
        <w:gridCol w:w="2340"/>
        <w:gridCol w:w="7830"/>
      </w:tblGrid>
      <w:tr w:rsidR="004E52D7" w14:paraId="367AE094" w14:textId="77777777" w:rsidTr="00B6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CAC2EE3"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r w:rsidRPr="00B554C1">
              <w:t>Class</w:t>
            </w:r>
          </w:p>
        </w:tc>
        <w:tc>
          <w:tcPr>
            <w:tcW w:w="7830" w:type="dxa"/>
          </w:tcPr>
          <w:p w14:paraId="248FAA09" w14:textId="77777777" w:rsidR="004E52D7" w:rsidRDefault="004E52D7" w:rsidP="00B645C2">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Methods/implementation</w:t>
            </w:r>
          </w:p>
        </w:tc>
      </w:tr>
      <w:tr w:rsidR="004E52D7" w14:paraId="44780D97"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3066848"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r w:rsidRPr="00B554C1">
              <w:t>DBContextFactory</w:t>
            </w:r>
          </w:p>
        </w:tc>
        <w:tc>
          <w:tcPr>
            <w:tcW w:w="7830" w:type="dxa"/>
          </w:tcPr>
          <w:p w14:paraId="47DB55D1"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DataContext getConnection(String dbSectionName)</w:t>
            </w:r>
          </w:p>
        </w:tc>
      </w:tr>
      <w:tr w:rsidR="004E52D7" w14:paraId="50520DA8"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4CAE2B74"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50C5D390"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DataSet getDataSet(String conn, String sqlquery)</w:t>
            </w:r>
          </w:p>
        </w:tc>
      </w:tr>
      <w:tr w:rsidR="004E52D7" w14:paraId="01A3C92A"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6E2D7C5"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777C966D"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private DataContext getJsonConnection(Map&lt;String, String&gt; connectionParamPool)</w:t>
            </w:r>
          </w:p>
        </w:tc>
      </w:tr>
      <w:tr w:rsidR="004E52D7" w14:paraId="23C17F33"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03690396"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6EBB553A" w14:textId="77777777" w:rsidR="004E52D7"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private DataContext getXmlConnection(Map&lt;String, String&gt; connectionParamPool)</w:t>
            </w:r>
          </w:p>
        </w:tc>
      </w:tr>
      <w:tr w:rsidR="004E52D7" w14:paraId="3C17B155"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1399C1F"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2A272DE0"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private DataContext getXlsConnection(Map&lt;String, String&gt; connectionParamPool)</w:t>
            </w:r>
          </w:p>
        </w:tc>
      </w:tr>
      <w:tr w:rsidR="004E52D7" w14:paraId="222515A8"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73FAE43D"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7B12FA9B" w14:textId="77777777" w:rsidR="004E52D7" w:rsidRPr="00B27AD6"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private DataContext getCSVConnection(Map&lt;String, String&gt; connectionParamPool)</w:t>
            </w:r>
          </w:p>
        </w:tc>
      </w:tr>
      <w:tr w:rsidR="004E52D7" w14:paraId="674A74C9"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3BC7F90"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71766D42" w14:textId="77777777" w:rsidR="004E52D7"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private DataContext getCassandraConnection(Map&lt;String, String&gt; connectionParamPool)</w:t>
            </w:r>
          </w:p>
        </w:tc>
      </w:tr>
      <w:tr w:rsidR="004E52D7" w14:paraId="5E3AF0AE"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2E6F2DF2"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7A42581B" w14:textId="77777777" w:rsidR="004E52D7" w:rsidRPr="00B27AD6"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private DataContext getMongoConnection(Map&lt;String, String&gt; connectionParamPool)</w:t>
            </w:r>
          </w:p>
        </w:tc>
      </w:tr>
      <w:tr w:rsidR="004E52D7" w14:paraId="564D3D3C"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6301A35"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4E6A124F" w14:textId="77777777" w:rsidR="004E52D7" w:rsidRPr="00D846A2"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private DataContext getJDBCConnection(String dbSectionName)</w:t>
            </w:r>
          </w:p>
        </w:tc>
      </w:tr>
      <w:tr w:rsidR="004E52D7" w14:paraId="09E477AC"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6C330D26"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7D8C4949" w14:textId="77777777" w:rsidR="004E52D7" w:rsidRPr="00D846A2"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private DataContext getCouchDBConnection(String url)</w:t>
            </w:r>
          </w:p>
        </w:tc>
      </w:tr>
      <w:tr w:rsidR="004E52D7" w14:paraId="7B1D9F5F"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CCFC898"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6A4F3127" w14:textId="77777777" w:rsidR="004E52D7" w:rsidRPr="00D846A2"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private DataContext getCassandraConnection(String cassandraHost,int cassandraPort, String keyspaceName)</w:t>
            </w:r>
          </w:p>
        </w:tc>
      </w:tr>
      <w:tr w:rsidR="004E52D7" w14:paraId="206D5DFA"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3A780988"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2A12705D" w14:textId="77777777" w:rsidR="004E52D7" w:rsidRPr="00D846A2"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IDataSet getDataSet(String conn, String qry)</w:t>
            </w:r>
          </w:p>
        </w:tc>
      </w:tr>
      <w:tr w:rsidR="004E52D7" w14:paraId="7D3600E7"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EBB1085"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097589D9" w14:textId="77777777" w:rsidR="004E52D7" w:rsidRPr="00D846A2"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IListRow getListRows(String conn, String qry)</w:t>
            </w:r>
          </w:p>
        </w:tc>
      </w:tr>
      <w:tr w:rsidR="004E52D7" w14:paraId="1092AF9F"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1BCD8B2A"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37609DCE" w14:textId="77777777" w:rsidR="004E52D7" w:rsidRPr="00D846A2"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FusionDataSetTableModel getDataSetTableModel(String conn,String sqlQuery)</w:t>
            </w:r>
          </w:p>
        </w:tc>
      </w:tr>
      <w:tr w:rsidR="004E52D7" w14:paraId="7319AB1C"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6681AAF" w14:textId="77777777" w:rsidR="004E52D7" w:rsidRDefault="004E52D7" w:rsidP="00B645C2">
            <w:pPr>
              <w:spacing w:before="100" w:beforeAutospacing="1" w:after="100" w:afterAutospacing="1" w:line="240" w:lineRule="auto"/>
              <w:rPr>
                <w:rFonts w:asciiTheme="minorHAnsi" w:hAnsiTheme="minorHAnsi" w:cs="Calibri"/>
                <w:noProof/>
                <w:color w:val="000000"/>
                <w:spacing w:val="-2"/>
              </w:rPr>
            </w:pPr>
            <w:r w:rsidRPr="00B554C1">
              <w:t>CommonFunctions</w:t>
            </w:r>
          </w:p>
        </w:tc>
        <w:tc>
          <w:tcPr>
            <w:tcW w:w="7830" w:type="dxa"/>
          </w:tcPr>
          <w:p w14:paraId="42D4A70E" w14:textId="77777777" w:rsidR="004E52D7" w:rsidRPr="00A331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List&lt;String&gt; getListOfDataSources(String testType)</w:t>
            </w:r>
          </w:p>
        </w:tc>
      </w:tr>
      <w:tr w:rsidR="004E52D7" w14:paraId="23E25CA9"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3AC64802"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63C551DC" w14:textId="77777777" w:rsidR="004E52D7" w:rsidRPr="00A331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synchronized static void buildConnectionObject(IConnect dbDriver,String testType)</w:t>
            </w:r>
          </w:p>
        </w:tc>
      </w:tr>
      <w:tr w:rsidR="004E52D7" w14:paraId="4D4ACE50"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E097CE9"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0D09D55B" w14:textId="77777777" w:rsidR="004E52D7" w:rsidRPr="00A331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static Map&lt;String, Object&gt; getConnectionPool()</w:t>
            </w:r>
          </w:p>
        </w:tc>
      </w:tr>
      <w:tr w:rsidR="004E52D7" w14:paraId="549016EA"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49D9AD20"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3ED38B34" w14:textId="77777777" w:rsidR="004E52D7" w:rsidRPr="00A331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DataSet getSelectedColumnData(DataSet ds1, SelectItem[] selectItems)</w:t>
            </w:r>
          </w:p>
        </w:tc>
      </w:tr>
      <w:tr w:rsidR="004E52D7" w14:paraId="1C0F7395"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6CC04B9"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4BDDEE65" w14:textId="77777777" w:rsidR="004E52D7" w:rsidRPr="00A331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String getColumnName(DataSet ds, String columnName)</w:t>
            </w:r>
          </w:p>
        </w:tc>
      </w:tr>
      <w:tr w:rsidR="004E52D7" w14:paraId="68391B18"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17D1DB45"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68D5AC1F" w14:textId="77777777" w:rsidR="004E52D7" w:rsidRPr="00A331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private Map&lt;String, String&gt; splitToMap(String stringval)</w:t>
            </w:r>
          </w:p>
        </w:tc>
      </w:tr>
      <w:tr w:rsidR="004E52D7" w14:paraId="122E39B1" w14:textId="77777777" w:rsidTr="00B6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1D14EE4"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05CC859B" w14:textId="77777777" w:rsidR="004E52D7" w:rsidRPr="00A331A1" w:rsidRDefault="004E52D7" w:rsidP="00B645C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Calibri"/>
                <w:noProof/>
                <w:color w:val="000000"/>
                <w:spacing w:val="-2"/>
              </w:rPr>
            </w:pPr>
            <w:r w:rsidRPr="00B554C1">
              <w:t>public Map&lt;String, String&gt; getConnectionParams(String dataSourceName)</w:t>
            </w:r>
          </w:p>
        </w:tc>
      </w:tr>
      <w:tr w:rsidR="004E52D7" w14:paraId="1D872FBD" w14:textId="77777777" w:rsidTr="00B645C2">
        <w:tc>
          <w:tcPr>
            <w:cnfStyle w:val="001000000000" w:firstRow="0" w:lastRow="0" w:firstColumn="1" w:lastColumn="0" w:oddVBand="0" w:evenVBand="0" w:oddHBand="0" w:evenHBand="0" w:firstRowFirstColumn="0" w:firstRowLastColumn="0" w:lastRowFirstColumn="0" w:lastRowLastColumn="0"/>
            <w:tcW w:w="2340" w:type="dxa"/>
          </w:tcPr>
          <w:p w14:paraId="1267FF7D" w14:textId="77777777" w:rsidR="004E52D7" w:rsidRPr="008A58C8" w:rsidRDefault="004E52D7" w:rsidP="00B645C2">
            <w:pPr>
              <w:spacing w:before="100" w:beforeAutospacing="1" w:after="100" w:afterAutospacing="1" w:line="240" w:lineRule="auto"/>
              <w:rPr>
                <w:rFonts w:asciiTheme="minorHAnsi" w:hAnsiTheme="minorHAnsi" w:cs="Calibri"/>
                <w:noProof/>
                <w:color w:val="000000"/>
                <w:spacing w:val="-2"/>
              </w:rPr>
            </w:pPr>
          </w:p>
        </w:tc>
        <w:tc>
          <w:tcPr>
            <w:tcW w:w="7830" w:type="dxa"/>
          </w:tcPr>
          <w:p w14:paraId="3AC11D20" w14:textId="77777777" w:rsidR="004E52D7" w:rsidRPr="00A331A1" w:rsidRDefault="004E52D7" w:rsidP="00B645C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Calibri"/>
                <w:noProof/>
                <w:color w:val="000000"/>
                <w:spacing w:val="-2"/>
              </w:rPr>
            </w:pPr>
            <w:r w:rsidRPr="00B554C1">
              <w:t>public String getConnectionProperties(String Conn)</w:t>
            </w:r>
          </w:p>
        </w:tc>
      </w:tr>
    </w:tbl>
    <w:p w14:paraId="663F3AB4" w14:textId="77777777" w:rsidR="004E52D7" w:rsidRPr="0039396A" w:rsidRDefault="004E52D7" w:rsidP="004E52D7">
      <w:pPr>
        <w:pStyle w:val="Heading5"/>
        <w:numPr>
          <w:ilvl w:val="2"/>
          <w:numId w:val="1"/>
        </w:numPr>
        <w:ind w:left="720"/>
        <w:rPr>
          <w:rFonts w:asciiTheme="minorHAnsi" w:hAnsiTheme="minorHAnsi" w:cstheme="minorHAnsi"/>
          <w:noProof/>
        </w:rPr>
      </w:pPr>
      <w:r w:rsidRPr="0039396A">
        <w:rPr>
          <w:rFonts w:asciiTheme="minorHAnsi" w:hAnsiTheme="minorHAnsi" w:cstheme="minorHAnsi"/>
          <w:noProof/>
        </w:rPr>
        <w:t>DBBaseClass.java</w:t>
      </w:r>
    </w:p>
    <w:p w14:paraId="22BBEB73" w14:textId="77777777" w:rsidR="004E52D7" w:rsidRPr="0052327B" w:rsidRDefault="004E52D7" w:rsidP="004E52D7">
      <w:pPr>
        <w:spacing w:before="100" w:beforeAutospacing="1" w:after="100" w:afterAutospacing="1" w:line="240" w:lineRule="auto"/>
        <w:jc w:val="both"/>
        <w:rPr>
          <w:rFonts w:asciiTheme="minorHAnsi" w:hAnsiTheme="minorHAnsi" w:cs="Calibri"/>
          <w:noProof/>
          <w:color w:val="000000"/>
          <w:spacing w:val="-2"/>
        </w:rPr>
      </w:pPr>
      <w:r w:rsidRPr="0052327B">
        <w:rPr>
          <w:rFonts w:asciiTheme="minorHAnsi" w:hAnsiTheme="minorHAnsi" w:cs="Calibri"/>
          <w:noProof/>
          <w:color w:val="000000"/>
          <w:spacing w:val="-2"/>
        </w:rPr>
        <w:t>It is not recommended to make any changes in the exisiting libraries. Any further required changes needs to be carried out with extensibility feature. Please do refer DB Plugin Extensibility Section for this.</w:t>
      </w:r>
    </w:p>
    <w:p w14:paraId="1E446F60" w14:textId="77777777" w:rsidR="004E52D7" w:rsidRDefault="004E52D7" w:rsidP="004E52D7">
      <w:pPr>
        <w:spacing w:before="100" w:beforeAutospacing="1" w:after="100" w:afterAutospacing="1" w:line="240" w:lineRule="auto"/>
        <w:jc w:val="both"/>
        <w:rPr>
          <w:rFonts w:asciiTheme="minorHAnsi" w:hAnsiTheme="minorHAnsi" w:cs="Calibri"/>
          <w:noProof/>
          <w:color w:val="000000"/>
          <w:spacing w:val="-2"/>
        </w:rPr>
      </w:pPr>
      <w:r w:rsidRPr="0052327B">
        <w:rPr>
          <w:rFonts w:asciiTheme="minorHAnsi" w:hAnsiTheme="minorHAnsi" w:cs="Calibri"/>
          <w:noProof/>
          <w:color w:val="000000"/>
          <w:spacing w:val="-2"/>
        </w:rPr>
        <w:t>All the methods in dblibrary are accessible using dbDriver object at test script level.</w:t>
      </w:r>
    </w:p>
    <w:p w14:paraId="42716C20" w14:textId="77777777" w:rsidR="004E52D7" w:rsidRPr="00A727F1" w:rsidRDefault="004E52D7" w:rsidP="004E52D7">
      <w:pPr>
        <w:pStyle w:val="Heading5"/>
        <w:numPr>
          <w:ilvl w:val="2"/>
          <w:numId w:val="1"/>
        </w:numPr>
        <w:ind w:left="720"/>
        <w:rPr>
          <w:rFonts w:asciiTheme="minorHAnsi" w:hAnsiTheme="minorHAnsi" w:cstheme="minorHAnsi"/>
          <w:noProof/>
        </w:rPr>
      </w:pPr>
      <w:bookmarkStart w:id="988" w:name="_Ref528855975"/>
      <w:r>
        <w:rPr>
          <w:rFonts w:asciiTheme="minorHAnsi" w:hAnsiTheme="minorHAnsi" w:cstheme="minorHAnsi"/>
          <w:noProof/>
        </w:rPr>
        <w:t>DB plugin Extensibility</w:t>
      </w:r>
      <w:bookmarkEnd w:id="988"/>
    </w:p>
    <w:p w14:paraId="144DCE96" w14:textId="77777777" w:rsidR="004E52D7" w:rsidRDefault="004E52D7" w:rsidP="004E52D7">
      <w:pPr>
        <w:spacing w:before="100" w:beforeAutospacing="1" w:after="100" w:afterAutospacing="1" w:line="240" w:lineRule="auto"/>
        <w:jc w:val="both"/>
        <w:rPr>
          <w:rFonts w:asciiTheme="minorHAnsi" w:hAnsiTheme="minorHAnsi" w:cs="Calibri"/>
          <w:noProof/>
          <w:color w:val="000000"/>
          <w:spacing w:val="-2"/>
        </w:rPr>
      </w:pPr>
      <w:r w:rsidRPr="00EB5F38">
        <w:rPr>
          <w:rFonts w:asciiTheme="minorHAnsi" w:hAnsiTheme="minorHAnsi" w:cs="Calibri"/>
          <w:noProof/>
          <w:color w:val="000000"/>
          <w:spacing w:val="-2"/>
        </w:rPr>
        <w:t>To ex</w:t>
      </w:r>
      <w:r>
        <w:rPr>
          <w:rFonts w:asciiTheme="minorHAnsi" w:hAnsiTheme="minorHAnsi" w:cs="Calibri"/>
          <w:noProof/>
          <w:color w:val="000000"/>
          <w:spacing w:val="-2"/>
        </w:rPr>
        <w:t xml:space="preserve">tend exisiting plugin libraries </w:t>
      </w:r>
      <w:r w:rsidRPr="00EB5F38">
        <w:rPr>
          <w:rFonts w:asciiTheme="minorHAnsi" w:hAnsiTheme="minorHAnsi" w:cs="Calibri"/>
          <w:noProof/>
          <w:color w:val="000000"/>
          <w:spacing w:val="-2"/>
        </w:rPr>
        <w:t>for new implementation user can</w:t>
      </w:r>
      <w:r>
        <w:rPr>
          <w:rFonts w:asciiTheme="minorHAnsi" w:hAnsiTheme="minorHAnsi" w:cs="Calibri"/>
          <w:noProof/>
          <w:color w:val="000000"/>
          <w:spacing w:val="-2"/>
        </w:rPr>
        <w:t xml:space="preserve"> add those methods by adding them in IConnect interface and then implementing them in respecitive classes.</w:t>
      </w:r>
    </w:p>
    <w:p w14:paraId="07FB047F" w14:textId="77777777" w:rsidR="004E52D7" w:rsidRPr="0052327B" w:rsidRDefault="004E52D7" w:rsidP="004E52D7">
      <w:pPr>
        <w:spacing w:before="100" w:beforeAutospacing="1" w:after="100" w:afterAutospacing="1" w:line="240" w:lineRule="auto"/>
        <w:jc w:val="both"/>
        <w:rPr>
          <w:rFonts w:asciiTheme="minorHAnsi" w:hAnsiTheme="minorHAnsi" w:cs="Calibri"/>
          <w:noProof/>
          <w:color w:val="000000"/>
          <w:spacing w:val="-2"/>
        </w:rPr>
      </w:pPr>
      <w:r w:rsidRPr="0052327B">
        <w:rPr>
          <w:rFonts w:asciiTheme="minorHAnsi" w:hAnsiTheme="minorHAnsi" w:cs="Calibri"/>
          <w:noProof/>
          <w:color w:val="000000"/>
          <w:spacing w:val="-2"/>
        </w:rPr>
        <w:t xml:space="preserve">Below procedure is recommended to get extensibility in DBLibrary </w:t>
      </w:r>
    </w:p>
    <w:p w14:paraId="43E831DC" w14:textId="77777777" w:rsidR="004E52D7" w:rsidRDefault="004E52D7" w:rsidP="004E52D7">
      <w:pPr>
        <w:pStyle w:val="ListParagraph"/>
        <w:numPr>
          <w:ilvl w:val="0"/>
          <w:numId w:val="66"/>
        </w:numPr>
        <w:jc w:val="both"/>
      </w:pPr>
      <w:r>
        <w:t>Add Try/Catch blocks for each method.</w:t>
      </w:r>
    </w:p>
    <w:p w14:paraId="3DCDA7D4" w14:textId="77777777" w:rsidR="004E52D7" w:rsidRDefault="004E52D7" w:rsidP="004E52D7">
      <w:pPr>
        <w:pStyle w:val="ListParagraph"/>
        <w:numPr>
          <w:ilvl w:val="0"/>
          <w:numId w:val="66"/>
        </w:numPr>
        <w:jc w:val="both"/>
      </w:pPr>
      <w:r w:rsidRPr="008B465A">
        <w:rPr>
          <w:rFonts w:asciiTheme="minorHAnsi" w:hAnsiTheme="minorHAnsi" w:cs="Calibri"/>
          <w:noProof/>
          <w:color w:val="000000"/>
          <w:spacing w:val="-2"/>
        </w:rPr>
        <w:t xml:space="preserve">Added </w:t>
      </w:r>
      <w:r>
        <w:t>reporter and logger statements, these objects are available in dbFrameworklibrary classes using inheritance.</w:t>
      </w:r>
    </w:p>
    <w:p w14:paraId="15AC40DE" w14:textId="77777777" w:rsidR="004E52D7" w:rsidRDefault="004E52D7" w:rsidP="004E52D7">
      <w:pPr>
        <w:pStyle w:val="ListParagraph"/>
        <w:numPr>
          <w:ilvl w:val="0"/>
          <w:numId w:val="30"/>
        </w:numPr>
        <w:jc w:val="both"/>
      </w:pPr>
      <w:r w:rsidRPr="002D6614">
        <w:rPr>
          <w:b/>
        </w:rPr>
        <w:t>For Reporter</w:t>
      </w:r>
      <w:r>
        <w:t>: User can make a user of below methods as per need</w:t>
      </w:r>
    </w:p>
    <w:p w14:paraId="0C4137C1" w14:textId="77777777" w:rsidR="004E52D7" w:rsidRDefault="004E52D7" w:rsidP="004E52D7">
      <w:pPr>
        <w:pStyle w:val="ListParagraph"/>
        <w:numPr>
          <w:ilvl w:val="0"/>
          <w:numId w:val="67"/>
        </w:numPr>
        <w:jc w:val="both"/>
      </w:pPr>
      <w:r>
        <w:t>ReportLogger</w:t>
      </w:r>
      <w:r w:rsidRPr="008B465A">
        <w:t>.LogFail(String</w:t>
      </w:r>
      <w:r>
        <w:rPr>
          <w:rFonts w:ascii="Bookman Old Style" w:hAnsi="Bookman Old Style" w:cs="Bookman Old Style"/>
          <w:color w:val="000000"/>
          <w:sz w:val="22"/>
          <w:szCs w:val="22"/>
          <w:lang w:val="en-US" w:bidi="ar-SA"/>
        </w:rPr>
        <w:t xml:space="preserve"> Message) or </w:t>
      </w:r>
    </w:p>
    <w:p w14:paraId="3D0495F2" w14:textId="77777777" w:rsidR="004E52D7" w:rsidRDefault="004E52D7" w:rsidP="004E52D7">
      <w:pPr>
        <w:pStyle w:val="ListParagraph"/>
        <w:numPr>
          <w:ilvl w:val="0"/>
          <w:numId w:val="67"/>
        </w:numPr>
        <w:jc w:val="both"/>
      </w:pPr>
      <w:r>
        <w:t>ReportLogger</w:t>
      </w:r>
      <w:r w:rsidRPr="008B465A">
        <w:t>.LogPass(String</w:t>
      </w:r>
      <w:r w:rsidRPr="003E5A2B">
        <w:rPr>
          <w:rFonts w:ascii="Bookman Old Style" w:hAnsi="Bookman Old Style" w:cs="Bookman Old Style"/>
          <w:color w:val="000000"/>
          <w:sz w:val="22"/>
          <w:szCs w:val="22"/>
          <w:lang w:val="en-US" w:bidi="ar-SA"/>
        </w:rPr>
        <w:t xml:space="preserve"> Message)</w:t>
      </w:r>
    </w:p>
    <w:p w14:paraId="73F92C8B" w14:textId="77777777" w:rsidR="004E52D7" w:rsidRDefault="004E52D7" w:rsidP="004E52D7">
      <w:pPr>
        <w:pStyle w:val="ListParagraph"/>
        <w:numPr>
          <w:ilvl w:val="0"/>
          <w:numId w:val="30"/>
        </w:numPr>
        <w:jc w:val="both"/>
      </w:pPr>
      <w:r w:rsidRPr="00565120">
        <w:rPr>
          <w:rFonts w:asciiTheme="minorHAnsi" w:hAnsiTheme="minorHAnsi" w:cs="Calibri"/>
          <w:b/>
          <w:noProof/>
          <w:color w:val="000000"/>
          <w:spacing w:val="-2"/>
        </w:rPr>
        <w:t>For Logger</w:t>
      </w:r>
      <w:r>
        <w:rPr>
          <w:rFonts w:asciiTheme="minorHAnsi" w:hAnsiTheme="minorHAnsi" w:cs="Calibri"/>
          <w:noProof/>
          <w:color w:val="000000"/>
          <w:spacing w:val="-2"/>
        </w:rPr>
        <w:t xml:space="preserve">: </w:t>
      </w:r>
      <w:r>
        <w:t>User can make a user of below methods as per need</w:t>
      </w:r>
    </w:p>
    <w:p w14:paraId="392EC336" w14:textId="77777777" w:rsidR="004E52D7" w:rsidRDefault="004E52D7" w:rsidP="004E52D7">
      <w:pPr>
        <w:pStyle w:val="ListParagraph"/>
        <w:numPr>
          <w:ilvl w:val="0"/>
          <w:numId w:val="68"/>
        </w:numPr>
        <w:jc w:val="both"/>
      </w:pPr>
      <w:r w:rsidRPr="002D6614">
        <w:t>logger.Log(LogType</w:t>
      </w:r>
      <w:r>
        <w:t xml:space="preserve"> type</w:t>
      </w:r>
      <w:r w:rsidRPr="002D6614">
        <w:t>,</w:t>
      </w:r>
      <w:r>
        <w:t xml:space="preserve"> String Message)</w:t>
      </w:r>
    </w:p>
    <w:p w14:paraId="5203CC0D" w14:textId="77777777" w:rsidR="004E52D7" w:rsidRDefault="004E52D7" w:rsidP="004E52D7">
      <w:pPr>
        <w:pStyle w:val="ListParagraph"/>
        <w:numPr>
          <w:ilvl w:val="0"/>
          <w:numId w:val="66"/>
        </w:numPr>
        <w:spacing w:before="100" w:beforeAutospacing="1" w:after="100" w:afterAutospacing="1" w:line="240" w:lineRule="auto"/>
        <w:jc w:val="both"/>
        <w:rPr>
          <w:rFonts w:asciiTheme="minorHAnsi" w:hAnsiTheme="minorHAnsi" w:cs="Calibri"/>
          <w:noProof/>
          <w:color w:val="000000"/>
          <w:spacing w:val="-2"/>
        </w:rPr>
      </w:pPr>
      <w:r>
        <w:rPr>
          <w:rFonts w:asciiTheme="minorHAnsi" w:hAnsiTheme="minorHAnsi" w:cs="Calibri"/>
          <w:noProof/>
          <w:color w:val="000000"/>
          <w:spacing w:val="-2"/>
        </w:rPr>
        <w:t>To terminate the execution from custom methods, user needs to add below statement.</w:t>
      </w:r>
    </w:p>
    <w:p w14:paraId="76B7FBF7" w14:textId="77777777" w:rsidR="004E52D7" w:rsidRPr="002D6614" w:rsidRDefault="004E52D7" w:rsidP="004E52D7">
      <w:pPr>
        <w:pStyle w:val="ListParagraph"/>
        <w:numPr>
          <w:ilvl w:val="1"/>
          <w:numId w:val="66"/>
        </w:numPr>
        <w:spacing w:before="100" w:beforeAutospacing="1" w:after="100" w:afterAutospacing="1" w:line="240" w:lineRule="auto"/>
        <w:jc w:val="both"/>
        <w:rPr>
          <w:rFonts w:asciiTheme="minorHAnsi" w:hAnsiTheme="minorHAnsi" w:cs="Calibri"/>
          <w:noProof/>
          <w:color w:val="000000"/>
          <w:spacing w:val="-2"/>
        </w:rPr>
      </w:pPr>
      <w:r w:rsidRPr="002D6614">
        <w:rPr>
          <w:rFonts w:ascii="Bookman Old Style" w:hAnsi="Bookman Old Style" w:cs="Bookman Old Style"/>
          <w:color w:val="000000"/>
          <w:sz w:val="22"/>
          <w:szCs w:val="22"/>
          <w:lang w:val="en-US" w:bidi="ar-SA"/>
        </w:rPr>
        <w:t>org.testng.Assert.fail(</w:t>
      </w:r>
      <w:r>
        <w:rPr>
          <w:rFonts w:ascii="Bookman Old Style" w:hAnsi="Bookman Old Style" w:cs="Bookman Old Style"/>
          <w:color w:val="000000"/>
          <w:sz w:val="22"/>
          <w:szCs w:val="22"/>
          <w:lang w:val="en-US" w:bidi="ar-SA"/>
        </w:rPr>
        <w:t>String Message)</w:t>
      </w:r>
    </w:p>
    <w:p w14:paraId="0B4A2C7E" w14:textId="77777777" w:rsidR="004E52D7" w:rsidRDefault="004E52D7" w:rsidP="004E52D7">
      <w:pPr>
        <w:spacing w:before="100" w:beforeAutospacing="1" w:after="100" w:afterAutospacing="1" w:line="240" w:lineRule="auto"/>
        <w:rPr>
          <w:rFonts w:asciiTheme="minorHAnsi" w:hAnsiTheme="minorHAnsi" w:cs="Calibri"/>
          <w:noProof/>
          <w:color w:val="000000"/>
          <w:spacing w:val="-2"/>
        </w:rPr>
      </w:pPr>
    </w:p>
    <w:p w14:paraId="379997B2" w14:textId="77777777" w:rsidR="004E52D7" w:rsidRDefault="004E52D7" w:rsidP="004E52D7">
      <w:pPr>
        <w:pStyle w:val="Heading2"/>
        <w:rPr>
          <w:noProof/>
        </w:rPr>
      </w:pPr>
      <w:r>
        <w:rPr>
          <w:noProof/>
        </w:rPr>
        <w:t>Mobile –Plugin</w:t>
      </w:r>
    </w:p>
    <w:p w14:paraId="1A5D4ACD"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Existing Plugin features and support</w:t>
      </w:r>
    </w:p>
    <w:p w14:paraId="080B6AB9" w14:textId="77777777" w:rsidR="004E52D7" w:rsidRPr="00DB74C9"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Pr>
          <w:rFonts w:asciiTheme="minorHAnsi" w:hAnsiTheme="minorHAnsi" w:cstheme="minorHAnsi"/>
          <w:noProof/>
          <w:color w:val="000000"/>
          <w:spacing w:val="-2"/>
        </w:rPr>
        <w:t>CybageMobile</w:t>
      </w:r>
      <w:r w:rsidRPr="00DB74C9">
        <w:rPr>
          <w:rFonts w:asciiTheme="minorHAnsi" w:hAnsiTheme="minorHAnsi" w:cstheme="minorHAnsi"/>
          <w:noProof/>
          <w:color w:val="000000"/>
          <w:spacing w:val="-2"/>
        </w:rPr>
        <w:t xml:space="preserve">Library is a pluin for </w:t>
      </w:r>
      <w:r>
        <w:rPr>
          <w:rFonts w:asciiTheme="minorHAnsi" w:hAnsiTheme="minorHAnsi" w:cstheme="minorHAnsi"/>
          <w:noProof/>
          <w:color w:val="000000"/>
          <w:spacing w:val="-2"/>
        </w:rPr>
        <w:t xml:space="preserve">Mobile </w:t>
      </w:r>
      <w:r w:rsidRPr="00DB74C9">
        <w:rPr>
          <w:rFonts w:asciiTheme="minorHAnsi" w:hAnsiTheme="minorHAnsi" w:cstheme="minorHAnsi"/>
          <w:noProof/>
          <w:color w:val="000000"/>
          <w:spacing w:val="-2"/>
        </w:rPr>
        <w:t>tests.</w:t>
      </w:r>
    </w:p>
    <w:p w14:paraId="390A034A" w14:textId="77777777" w:rsidR="004E52D7" w:rsidRPr="00DB74C9"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Pr>
          <w:rFonts w:asciiTheme="minorHAnsi" w:hAnsiTheme="minorHAnsi" w:cstheme="minorHAnsi"/>
          <w:noProof/>
          <w:color w:val="000000"/>
          <w:spacing w:val="-2"/>
        </w:rPr>
        <w:t>Mobile</w:t>
      </w:r>
      <w:r w:rsidRPr="00DB74C9">
        <w:rPr>
          <w:rFonts w:asciiTheme="minorHAnsi" w:hAnsiTheme="minorHAnsi" w:cstheme="minorHAnsi"/>
          <w:noProof/>
          <w:color w:val="000000"/>
          <w:spacing w:val="-2"/>
        </w:rPr>
        <w:t xml:space="preserve"> tests in a Fusion are designed considering </w:t>
      </w:r>
      <w:r>
        <w:rPr>
          <w:rFonts w:asciiTheme="minorHAnsi" w:hAnsiTheme="minorHAnsi" w:cstheme="minorHAnsi"/>
          <w:noProof/>
          <w:color w:val="000000"/>
          <w:spacing w:val="-2"/>
        </w:rPr>
        <w:t>Appium (version 1</w:t>
      </w:r>
      <w:r w:rsidRPr="00C94E18">
        <w:rPr>
          <w:rFonts w:asciiTheme="minorHAnsi" w:hAnsiTheme="minorHAnsi" w:cstheme="minorHAnsi"/>
          <w:noProof/>
          <w:color w:val="000000"/>
          <w:spacing w:val="-2"/>
        </w:rPr>
        <w:t>.</w:t>
      </w:r>
      <w:r>
        <w:rPr>
          <w:rFonts w:asciiTheme="minorHAnsi" w:hAnsiTheme="minorHAnsi" w:cstheme="minorHAnsi"/>
          <w:noProof/>
          <w:color w:val="000000"/>
          <w:spacing w:val="-2"/>
        </w:rPr>
        <w:t>7</w:t>
      </w:r>
      <w:r w:rsidRPr="00C94E18">
        <w:rPr>
          <w:rFonts w:asciiTheme="minorHAnsi" w:hAnsiTheme="minorHAnsi" w:cstheme="minorHAnsi"/>
          <w:noProof/>
          <w:color w:val="000000"/>
          <w:spacing w:val="-2"/>
        </w:rPr>
        <w:t>.2</w:t>
      </w:r>
      <w:r>
        <w:rPr>
          <w:rFonts w:asciiTheme="minorHAnsi" w:hAnsiTheme="minorHAnsi" w:cstheme="minorHAnsi"/>
          <w:noProof/>
          <w:color w:val="000000"/>
          <w:spacing w:val="-2"/>
        </w:rPr>
        <w:t>)</w:t>
      </w:r>
      <w:r w:rsidRPr="00DB74C9">
        <w:rPr>
          <w:rFonts w:asciiTheme="minorHAnsi" w:hAnsiTheme="minorHAnsi" w:cstheme="minorHAnsi"/>
          <w:noProof/>
          <w:color w:val="000000"/>
          <w:spacing w:val="-2"/>
        </w:rPr>
        <w:t xml:space="preserve">, following best design practices and </w:t>
      </w:r>
      <w:r>
        <w:rPr>
          <w:rFonts w:asciiTheme="minorHAnsi" w:hAnsiTheme="minorHAnsi" w:cstheme="minorHAnsi"/>
          <w:noProof/>
          <w:color w:val="000000"/>
          <w:spacing w:val="-2"/>
        </w:rPr>
        <w:t>standard</w:t>
      </w:r>
      <w:r w:rsidRPr="00DB74C9">
        <w:rPr>
          <w:rFonts w:asciiTheme="minorHAnsi" w:hAnsiTheme="minorHAnsi" w:cstheme="minorHAnsi"/>
          <w:noProof/>
          <w:color w:val="000000"/>
          <w:spacing w:val="-2"/>
        </w:rPr>
        <w:t xml:space="preserve"> PageObject pattern using PageFactory. </w:t>
      </w:r>
    </w:p>
    <w:p w14:paraId="502CFDAE" w14:textId="77777777" w:rsidR="004E52D7" w:rsidRDefault="004E52D7" w:rsidP="004E52D7">
      <w:pPr>
        <w:spacing w:before="100" w:beforeAutospacing="1" w:after="100" w:afterAutospacing="1" w:line="240" w:lineRule="auto"/>
        <w:ind w:left="720"/>
        <w:jc w:val="both"/>
        <w:rPr>
          <w:rFonts w:asciiTheme="minorHAnsi" w:hAnsiTheme="minorHAnsi" w:cstheme="minorHAnsi"/>
          <w:color w:val="000000"/>
          <w:lang w:val="en-US" w:bidi="ar-SA"/>
        </w:rPr>
      </w:pPr>
      <w:r>
        <w:rPr>
          <w:rFonts w:asciiTheme="minorHAnsi" w:hAnsiTheme="minorHAnsi" w:cstheme="minorHAnsi"/>
          <w:noProof/>
          <w:color w:val="000000"/>
          <w:spacing w:val="-2"/>
        </w:rPr>
        <w:t>CybageMobile</w:t>
      </w:r>
      <w:r w:rsidRPr="00DB74C9">
        <w:rPr>
          <w:rFonts w:asciiTheme="minorHAnsi" w:hAnsiTheme="minorHAnsi" w:cstheme="minorHAnsi"/>
          <w:noProof/>
          <w:color w:val="000000"/>
          <w:spacing w:val="-2"/>
        </w:rPr>
        <w:t xml:space="preserve">Library gives ready to use methods for </w:t>
      </w:r>
      <w:r>
        <w:rPr>
          <w:rFonts w:asciiTheme="minorHAnsi" w:hAnsiTheme="minorHAnsi" w:cstheme="minorHAnsi"/>
          <w:noProof/>
          <w:color w:val="000000"/>
          <w:spacing w:val="-2"/>
        </w:rPr>
        <w:t>Mobile Web</w:t>
      </w:r>
      <w:r w:rsidRPr="00DB74C9">
        <w:rPr>
          <w:rFonts w:asciiTheme="minorHAnsi" w:hAnsiTheme="minorHAnsi" w:cstheme="minorHAnsi"/>
          <w:noProof/>
          <w:color w:val="000000"/>
          <w:spacing w:val="-2"/>
        </w:rPr>
        <w:t xml:space="preserve"> intera</w:t>
      </w:r>
      <w:r>
        <w:rPr>
          <w:rFonts w:asciiTheme="minorHAnsi" w:hAnsiTheme="minorHAnsi" w:cstheme="minorHAnsi"/>
          <w:noProof/>
          <w:color w:val="000000"/>
          <w:spacing w:val="-2"/>
        </w:rPr>
        <w:t>c</w:t>
      </w:r>
      <w:r w:rsidRPr="00DB74C9">
        <w:rPr>
          <w:rFonts w:asciiTheme="minorHAnsi" w:hAnsiTheme="minorHAnsi" w:cstheme="minorHAnsi"/>
          <w:noProof/>
          <w:color w:val="000000"/>
          <w:spacing w:val="-2"/>
        </w:rPr>
        <w:t>tion and has a p</w:t>
      </w:r>
      <w:r>
        <w:rPr>
          <w:rFonts w:asciiTheme="minorHAnsi" w:hAnsiTheme="minorHAnsi" w:cstheme="minorHAnsi"/>
          <w:noProof/>
          <w:color w:val="000000"/>
          <w:spacing w:val="-2"/>
        </w:rPr>
        <w:t xml:space="preserve">rovision to extend the library </w:t>
      </w:r>
      <w:r w:rsidRPr="00DB74C9">
        <w:rPr>
          <w:rFonts w:asciiTheme="minorHAnsi" w:hAnsiTheme="minorHAnsi" w:cstheme="minorHAnsi"/>
          <w:noProof/>
          <w:color w:val="000000"/>
          <w:spacing w:val="-2"/>
        </w:rPr>
        <w:t>u</w:t>
      </w:r>
      <w:r>
        <w:rPr>
          <w:rFonts w:asciiTheme="minorHAnsi" w:hAnsiTheme="minorHAnsi" w:cstheme="minorHAnsi"/>
          <w:noProof/>
          <w:color w:val="000000"/>
          <w:spacing w:val="-2"/>
        </w:rPr>
        <w:t>s</w:t>
      </w:r>
      <w:r w:rsidRPr="00DB74C9">
        <w:rPr>
          <w:rFonts w:asciiTheme="minorHAnsi" w:hAnsiTheme="minorHAnsi" w:cstheme="minorHAnsi"/>
          <w:noProof/>
          <w:color w:val="000000"/>
          <w:spacing w:val="-2"/>
        </w:rPr>
        <w:t xml:space="preserve">ing its </w:t>
      </w:r>
      <w:r w:rsidRPr="00DB74C9">
        <w:rPr>
          <w:rFonts w:asciiTheme="minorHAnsi" w:hAnsiTheme="minorHAnsi" w:cstheme="minorHAnsi"/>
          <w:color w:val="000000"/>
          <w:highlight w:val="lightGray"/>
          <w:lang w:val="en-US" w:bidi="ar-SA"/>
        </w:rPr>
        <w:t>I</w:t>
      </w:r>
      <w:r>
        <w:rPr>
          <w:rFonts w:asciiTheme="minorHAnsi" w:hAnsiTheme="minorHAnsi" w:cstheme="minorHAnsi"/>
          <w:color w:val="000000"/>
          <w:highlight w:val="lightGray"/>
          <w:lang w:val="en-US" w:bidi="ar-SA"/>
        </w:rPr>
        <w:t>Mobile</w:t>
      </w:r>
      <w:r w:rsidRPr="00DB74C9">
        <w:rPr>
          <w:rFonts w:asciiTheme="minorHAnsi" w:hAnsiTheme="minorHAnsi" w:cstheme="minorHAnsi"/>
          <w:color w:val="000000"/>
          <w:highlight w:val="lightGray"/>
          <w:lang w:val="en-US" w:bidi="ar-SA"/>
        </w:rPr>
        <w:t>Driver</w:t>
      </w:r>
      <w:r>
        <w:rPr>
          <w:rFonts w:asciiTheme="minorHAnsi" w:hAnsiTheme="minorHAnsi" w:cstheme="minorHAnsi"/>
          <w:noProof/>
          <w:color w:val="000000"/>
          <w:spacing w:val="-2"/>
        </w:rPr>
        <w:t xml:space="preserve"> interface and </w:t>
      </w:r>
      <w:r>
        <w:rPr>
          <w:rFonts w:asciiTheme="minorHAnsi" w:hAnsiTheme="minorHAnsi" w:cstheme="minorHAnsi"/>
          <w:color w:val="000000"/>
          <w:highlight w:val="lightGray"/>
          <w:lang w:val="en-US" w:bidi="ar-SA"/>
        </w:rPr>
        <w:t>Mobile</w:t>
      </w:r>
      <w:r w:rsidRPr="00F50A08">
        <w:rPr>
          <w:rFonts w:asciiTheme="minorHAnsi" w:hAnsiTheme="minorHAnsi" w:cstheme="minorHAnsi"/>
          <w:color w:val="000000"/>
          <w:highlight w:val="lightGray"/>
          <w:lang w:val="en-US" w:bidi="ar-SA"/>
        </w:rPr>
        <w:t>Driver</w:t>
      </w:r>
    </w:p>
    <w:p w14:paraId="690CE735" w14:textId="77777777" w:rsidR="004E52D7"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lastRenderedPageBreak/>
        <w:t>Basic Mobile library methods</w:t>
      </w:r>
    </w:p>
    <w:p w14:paraId="2F0EC4C8" w14:textId="77777777" w:rsidR="004E52D7" w:rsidRDefault="004E52D7" w:rsidP="004E52D7">
      <w:p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Below is the list of default methods:</w:t>
      </w:r>
    </w:p>
    <w:p w14:paraId="649FEF0A"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setup(String deviceName, String url);</w:t>
      </w:r>
    </w:p>
    <w:p w14:paraId="66A25049"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AppiumDriver getDriver();</w:t>
      </w:r>
    </w:p>
    <w:p w14:paraId="7BEEF1CF"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setWebDriver(AppiumDriver driver);</w:t>
      </w:r>
    </w:p>
    <w:p w14:paraId="18BF849E"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navigateTo(String url);</w:t>
      </w:r>
    </w:p>
    <w:p w14:paraId="064F62F7"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clickOn(Object element);</w:t>
      </w:r>
    </w:p>
    <w:p w14:paraId="2E944EBC"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scrollAndClickOn(Object element);</w:t>
      </w:r>
    </w:p>
    <w:p w14:paraId="0A9D5432"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typeInText(Object element, String text);</w:t>
      </w:r>
    </w:p>
    <w:p w14:paraId="50B3CA18"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getDimensionAndScroll();</w:t>
      </w:r>
    </w:p>
    <w:p w14:paraId="1C5CE2F2"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String getScreenShot();</w:t>
      </w:r>
    </w:p>
    <w:p w14:paraId="327B2ACB"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String getTitle();</w:t>
      </w:r>
    </w:p>
    <w:p w14:paraId="3A256F29"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String getPageSource();</w:t>
      </w:r>
    </w:p>
    <w:p w14:paraId="49264153"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quit();</w:t>
      </w:r>
    </w:p>
    <w:p w14:paraId="5BA4E74A"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Pr>
          <w:rFonts w:asciiTheme="minorHAnsi" w:hAnsiTheme="minorHAnsi" w:cstheme="minorHAnsi"/>
          <w:noProof/>
          <w:color w:val="000000"/>
          <w:spacing w:val="-2"/>
        </w:rPr>
        <w:t>p</w:t>
      </w:r>
      <w:r w:rsidRPr="001A6079">
        <w:rPr>
          <w:rFonts w:asciiTheme="minorHAnsi" w:hAnsiTheme="minorHAnsi" w:cstheme="minorHAnsi"/>
          <w:noProof/>
          <w:color w:val="000000"/>
          <w:spacing w:val="-2"/>
        </w:rPr>
        <w:t>ublic void scrolling(ScrollDirection direction);</w:t>
      </w:r>
    </w:p>
    <w:p w14:paraId="6049EF6D"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scrolling(int scrollFrom, int ScrollTo);</w:t>
      </w:r>
    </w:p>
    <w:p w14:paraId="0F7317DF" w14:textId="77777777" w:rsidR="004E52D7" w:rsidRPr="001A6079"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buttonclickByexecutor(Object element);</w:t>
      </w:r>
    </w:p>
    <w:p w14:paraId="4D676F5F" w14:textId="77777777" w:rsidR="004E52D7" w:rsidRPr="00AE326B"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AE326B">
        <w:rPr>
          <w:rFonts w:asciiTheme="minorHAnsi" w:hAnsiTheme="minorHAnsi" w:cstheme="minorHAnsi"/>
          <w:noProof/>
          <w:color w:val="000000"/>
          <w:spacing w:val="-2"/>
        </w:rPr>
        <w:t>public void selectDropdown(Object element, DropdownOptionBY val,</w:t>
      </w:r>
      <w:r w:rsidRPr="00AE326B">
        <w:rPr>
          <w:rFonts w:asciiTheme="minorHAnsi" w:hAnsiTheme="minorHAnsi" w:cstheme="minorHAnsi"/>
          <w:noProof/>
          <w:color w:val="000000"/>
          <w:spacing w:val="-2"/>
        </w:rPr>
        <w:tab/>
        <w:t>String passParameter);</w:t>
      </w:r>
      <w:r w:rsidRPr="00AE326B">
        <w:rPr>
          <w:rFonts w:asciiTheme="minorHAnsi" w:hAnsiTheme="minorHAnsi" w:cstheme="minorHAnsi"/>
          <w:noProof/>
          <w:color w:val="000000"/>
          <w:spacing w:val="-2"/>
        </w:rPr>
        <w:tab/>
      </w:r>
    </w:p>
    <w:p w14:paraId="1428738B" w14:textId="77777777" w:rsidR="004E52D7" w:rsidRPr="003E1958" w:rsidRDefault="004E52D7" w:rsidP="004E52D7">
      <w:pPr>
        <w:pStyle w:val="ListParagraph"/>
        <w:numPr>
          <w:ilvl w:val="0"/>
          <w:numId w:val="61"/>
        </w:numPr>
        <w:spacing w:before="100" w:beforeAutospacing="1" w:after="100" w:afterAutospacing="1" w:line="240" w:lineRule="auto"/>
        <w:rPr>
          <w:rFonts w:asciiTheme="minorHAnsi" w:hAnsiTheme="minorHAnsi" w:cstheme="minorHAnsi"/>
          <w:noProof/>
          <w:color w:val="000000"/>
          <w:spacing w:val="-2"/>
        </w:rPr>
      </w:pPr>
      <w:r w:rsidRPr="001A6079">
        <w:rPr>
          <w:rFonts w:asciiTheme="minorHAnsi" w:hAnsiTheme="minorHAnsi" w:cstheme="minorHAnsi"/>
          <w:noProof/>
          <w:color w:val="000000"/>
          <w:spacing w:val="-2"/>
        </w:rPr>
        <w:t>public void pressEnterKey(Object element);</w:t>
      </w:r>
    </w:p>
    <w:p w14:paraId="6EE561C7"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 xml:space="preserve">BaseMobileDriver.java </w:t>
      </w:r>
    </w:p>
    <w:p w14:paraId="70E4F7AA" w14:textId="77777777" w:rsidR="004E52D7" w:rsidRDefault="004E52D7" w:rsidP="004E52D7">
      <w:pPr>
        <w:spacing w:before="100" w:beforeAutospacing="1" w:after="100" w:afterAutospacing="1" w:line="240" w:lineRule="auto"/>
        <w:ind w:left="720"/>
        <w:jc w:val="both"/>
        <w:rPr>
          <w:rFonts w:asciiTheme="minorHAnsi" w:hAnsiTheme="minorHAnsi" w:cstheme="minorHAnsi"/>
          <w:noProof/>
          <w:color w:val="E36C0A" w:themeColor="accent6" w:themeShade="BF"/>
          <w:spacing w:val="-2"/>
        </w:rPr>
      </w:pPr>
      <w:r>
        <w:rPr>
          <w:rFonts w:asciiTheme="minorHAnsi" w:hAnsiTheme="minorHAnsi" w:cstheme="minorHAnsi"/>
          <w:noProof/>
          <w:color w:val="000000"/>
          <w:spacing w:val="-2"/>
        </w:rPr>
        <w:t xml:space="preserve">It is recommended not to make any changes in this class. Any customization in the existing methods or addition of new method can be done by way of plugin extension. New method can be added in </w:t>
      </w:r>
      <w:r w:rsidRPr="00FA5221">
        <w:rPr>
          <w:rFonts w:asciiTheme="minorHAnsi" w:hAnsiTheme="minorHAnsi" w:cstheme="minorHAnsi"/>
          <w:color w:val="000000"/>
          <w:highlight w:val="lightGray"/>
          <w:lang w:val="en-US" w:bidi="ar-SA"/>
        </w:rPr>
        <w:t>MobileDriver</w:t>
      </w:r>
      <w:r>
        <w:rPr>
          <w:rFonts w:ascii="Consolas" w:hAnsi="Consolas" w:cs="Consolas"/>
          <w:color w:val="000000"/>
          <w:sz w:val="20"/>
          <w:szCs w:val="20"/>
          <w:lang w:val="en-US" w:bidi="ar-SA"/>
        </w:rPr>
        <w:t xml:space="preserve">. </w:t>
      </w:r>
      <w:r w:rsidRPr="00263FDB">
        <w:rPr>
          <w:rFonts w:asciiTheme="minorHAnsi" w:hAnsiTheme="minorHAnsi" w:cstheme="minorHAnsi"/>
          <w:noProof/>
          <w:color w:val="E36C0A" w:themeColor="accent6" w:themeShade="BF"/>
          <w:spacing w:val="-2"/>
        </w:rPr>
        <w:t xml:space="preserve">Refer </w:t>
      </w:r>
      <w:r>
        <w:rPr>
          <w:rFonts w:asciiTheme="minorHAnsi" w:hAnsiTheme="minorHAnsi" w:cstheme="minorHAnsi"/>
          <w:noProof/>
          <w:color w:val="E36C0A" w:themeColor="accent6" w:themeShade="BF"/>
          <w:spacing w:val="-2"/>
        </w:rPr>
        <w:t>Mobile plugin extension.</w:t>
      </w:r>
    </w:p>
    <w:p w14:paraId="1AFE3603" w14:textId="77777777" w:rsidR="004E52D7" w:rsidRPr="00CA6891"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Pr>
          <w:rFonts w:asciiTheme="minorHAnsi" w:hAnsiTheme="minorHAnsi" w:cstheme="minorHAnsi"/>
          <w:noProof/>
          <w:color w:val="000000"/>
          <w:spacing w:val="-2"/>
        </w:rPr>
        <w:t xml:space="preserve">All methods from </w:t>
      </w:r>
      <w:r w:rsidRPr="008953FB">
        <w:rPr>
          <w:rFonts w:asciiTheme="minorHAnsi" w:hAnsiTheme="minorHAnsi" w:cstheme="minorHAnsi"/>
          <w:color w:val="000000"/>
          <w:highlight w:val="lightGray"/>
          <w:lang w:val="en-US" w:bidi="ar-SA"/>
        </w:rPr>
        <w:t>Base</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sidRPr="008953FB">
        <w:rPr>
          <w:rFonts w:asciiTheme="minorHAnsi" w:hAnsiTheme="minorHAnsi" w:cstheme="minorHAnsi"/>
          <w:color w:val="000000"/>
          <w:lang w:val="en-US" w:bidi="ar-SA"/>
        </w:rPr>
        <w:t xml:space="preserve"> and </w:t>
      </w:r>
      <w:r w:rsidRPr="008953FB">
        <w:rPr>
          <w:rFonts w:asciiTheme="minorHAnsi" w:hAnsiTheme="minorHAnsi" w:cstheme="minorHAnsi"/>
          <w:noProof/>
          <w:color w:val="000000"/>
          <w:spacing w:val="-2"/>
        </w:rPr>
        <w:t xml:space="preserve"> </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sidRPr="008953FB">
        <w:rPr>
          <w:rFonts w:asciiTheme="minorHAnsi" w:hAnsiTheme="minorHAnsi" w:cstheme="minorHAnsi"/>
          <w:color w:val="000000"/>
          <w:lang w:val="en-US" w:bidi="ar-SA"/>
        </w:rPr>
        <w:t xml:space="preserve"> </w:t>
      </w:r>
      <w:r w:rsidRPr="008953FB">
        <w:rPr>
          <w:rFonts w:asciiTheme="minorHAnsi" w:hAnsiTheme="minorHAnsi" w:cstheme="minorHAnsi"/>
          <w:noProof/>
          <w:color w:val="000000"/>
          <w:spacing w:val="-2"/>
        </w:rPr>
        <w:t>can</w:t>
      </w:r>
      <w:r w:rsidRPr="00CA6891">
        <w:rPr>
          <w:rFonts w:asciiTheme="minorHAnsi" w:hAnsiTheme="minorHAnsi" w:cstheme="minorHAnsi"/>
          <w:noProof/>
          <w:color w:val="000000"/>
          <w:spacing w:val="-2"/>
        </w:rPr>
        <w:t xml:space="preserve"> be accessed in</w:t>
      </w:r>
      <w:r>
        <w:rPr>
          <w:rFonts w:ascii="Consolas" w:hAnsi="Consolas" w:cs="Consolas"/>
          <w:color w:val="000000"/>
          <w:sz w:val="20"/>
          <w:szCs w:val="20"/>
          <w:lang w:val="en-US" w:bidi="ar-SA"/>
        </w:rPr>
        <w:t xml:space="preserve"> </w:t>
      </w:r>
      <w:r w:rsidRPr="00CA6891">
        <w:rPr>
          <w:rFonts w:asciiTheme="minorHAnsi" w:hAnsiTheme="minorHAnsi" w:cstheme="minorHAnsi"/>
          <w:noProof/>
          <w:color w:val="000000"/>
          <w:spacing w:val="-2"/>
        </w:rPr>
        <w:t>test script</w:t>
      </w:r>
      <w:r>
        <w:rPr>
          <w:rFonts w:ascii="Consolas" w:hAnsi="Consolas" w:cs="Consolas"/>
          <w:color w:val="000000"/>
          <w:sz w:val="20"/>
          <w:szCs w:val="20"/>
          <w:lang w:val="en-US" w:bidi="ar-SA"/>
        </w:rPr>
        <w:t xml:space="preserve"> </w:t>
      </w:r>
      <w:r w:rsidRPr="00CA6891">
        <w:rPr>
          <w:rFonts w:asciiTheme="minorHAnsi" w:hAnsiTheme="minorHAnsi" w:cstheme="minorHAnsi"/>
          <w:noProof/>
          <w:color w:val="000000"/>
          <w:spacing w:val="-2"/>
        </w:rPr>
        <w:t>thr</w:t>
      </w:r>
      <w:r>
        <w:rPr>
          <w:rFonts w:asciiTheme="minorHAnsi" w:hAnsiTheme="minorHAnsi" w:cstheme="minorHAnsi"/>
          <w:noProof/>
          <w:color w:val="000000"/>
          <w:spacing w:val="-2"/>
        </w:rPr>
        <w:t>o</w:t>
      </w:r>
      <w:r w:rsidRPr="00CA6891">
        <w:rPr>
          <w:rFonts w:asciiTheme="minorHAnsi" w:hAnsiTheme="minorHAnsi" w:cstheme="minorHAnsi"/>
          <w:noProof/>
          <w:color w:val="000000"/>
          <w:spacing w:val="-2"/>
        </w:rPr>
        <w:t xml:space="preserve">ugh </w:t>
      </w:r>
      <w:r w:rsidRPr="001D6B62">
        <w:rPr>
          <w:rFonts w:asciiTheme="minorHAnsi" w:hAnsiTheme="minorHAnsi" w:cstheme="minorHAnsi"/>
          <w:color w:val="000000"/>
          <w:highlight w:val="lightGray"/>
          <w:lang w:val="en-US" w:bidi="ar-SA"/>
        </w:rPr>
        <w:t>IMobileDriver</w:t>
      </w:r>
      <w:r w:rsidRPr="001D6B62">
        <w:rPr>
          <w:rFonts w:asciiTheme="minorHAnsi" w:hAnsiTheme="minorHAnsi" w:cstheme="minorHAnsi"/>
          <w:noProof/>
          <w:color w:val="000000"/>
          <w:spacing w:val="-2"/>
        </w:rPr>
        <w:t xml:space="preserve"> </w:t>
      </w:r>
      <w:r>
        <w:rPr>
          <w:rFonts w:asciiTheme="minorHAnsi" w:hAnsiTheme="minorHAnsi" w:cstheme="minorHAnsi"/>
          <w:noProof/>
          <w:color w:val="000000"/>
          <w:spacing w:val="-2"/>
        </w:rPr>
        <w:t xml:space="preserve">method </w:t>
      </w:r>
      <w:r w:rsidRPr="00DC3FCA">
        <w:rPr>
          <w:rFonts w:asciiTheme="minorHAnsi" w:hAnsiTheme="minorHAnsi" w:cstheme="minorHAnsi"/>
          <w:noProof/>
          <w:color w:val="000000"/>
          <w:spacing w:val="-2"/>
        </w:rPr>
        <w:t xml:space="preserve">ones </w:t>
      </w:r>
      <w:r w:rsidRPr="00CA6891">
        <w:rPr>
          <w:rFonts w:asciiTheme="minorHAnsi" w:hAnsiTheme="minorHAnsi" w:cstheme="minorHAnsi"/>
          <w:noProof/>
          <w:color w:val="000000"/>
          <w:spacing w:val="-2"/>
        </w:rPr>
        <w:t>you create</w:t>
      </w:r>
      <w:r>
        <w:rPr>
          <w:rFonts w:asciiTheme="minorHAnsi" w:hAnsiTheme="minorHAnsi" w:cstheme="minorHAnsi"/>
          <w:noProof/>
          <w:color w:val="000000"/>
          <w:spacing w:val="-2"/>
        </w:rPr>
        <w:t xml:space="preserve"> an</w:t>
      </w:r>
      <w:r w:rsidRPr="00CA6891">
        <w:rPr>
          <w:rFonts w:asciiTheme="minorHAnsi" w:hAnsiTheme="minorHAnsi" w:cstheme="minorHAnsi"/>
          <w:noProof/>
          <w:color w:val="000000"/>
          <w:spacing w:val="-2"/>
        </w:rPr>
        <w:t xml:space="preserve"> object of </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sidRPr="008953FB">
        <w:rPr>
          <w:rFonts w:asciiTheme="minorHAnsi" w:hAnsiTheme="minorHAnsi" w:cstheme="minorHAnsi"/>
          <w:color w:val="000000"/>
          <w:lang w:val="en-US" w:bidi="ar-SA"/>
        </w:rPr>
        <w:t xml:space="preserve"> </w:t>
      </w:r>
      <w:r w:rsidRPr="00CA6891">
        <w:rPr>
          <w:rFonts w:asciiTheme="minorHAnsi" w:hAnsiTheme="minorHAnsi" w:cstheme="minorHAnsi"/>
          <w:noProof/>
          <w:color w:val="000000"/>
          <w:spacing w:val="-2"/>
        </w:rPr>
        <w:t xml:space="preserve">in DriverBase.java as below </w:t>
      </w:r>
    </w:p>
    <w:p w14:paraId="256AD14E"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FA5221">
        <w:rPr>
          <w:rFonts w:asciiTheme="minorHAnsi" w:hAnsiTheme="minorHAnsi" w:cstheme="minorHAnsi"/>
          <w:color w:val="000000"/>
          <w:lang w:val="en-US" w:bidi="ar-SA"/>
        </w:rPr>
        <w:t xml:space="preserve">IMobileDriver </w:t>
      </w:r>
      <w:r w:rsidRPr="00FA5221">
        <w:rPr>
          <w:rFonts w:asciiTheme="minorHAnsi" w:hAnsiTheme="minorHAnsi" w:cstheme="minorHAnsi"/>
          <w:color w:val="6A3E3E"/>
          <w:lang w:val="en-US" w:bidi="ar-SA"/>
        </w:rPr>
        <w:t>mobileDriver</w:t>
      </w:r>
      <w:r w:rsidRPr="00FA5221">
        <w:rPr>
          <w:rFonts w:asciiTheme="minorHAnsi" w:hAnsiTheme="minorHAnsi" w:cstheme="minorHAnsi"/>
          <w:color w:val="000000"/>
          <w:lang w:val="en-US" w:bidi="ar-SA"/>
        </w:rPr>
        <w:t xml:space="preserve"> = </w:t>
      </w:r>
      <w:r w:rsidRPr="00FA5221">
        <w:rPr>
          <w:rFonts w:asciiTheme="minorHAnsi" w:hAnsiTheme="minorHAnsi" w:cstheme="minorHAnsi"/>
          <w:b/>
          <w:bCs/>
          <w:color w:val="7F0055"/>
          <w:lang w:val="en-US" w:bidi="ar-SA"/>
        </w:rPr>
        <w:t>new</w:t>
      </w:r>
      <w:r w:rsidRPr="00FA5221">
        <w:rPr>
          <w:rFonts w:asciiTheme="minorHAnsi" w:hAnsiTheme="minorHAnsi" w:cstheme="minorHAnsi"/>
          <w:color w:val="000000"/>
          <w:lang w:val="en-US" w:bidi="ar-SA"/>
        </w:rPr>
        <w:t xml:space="preserve"> MobileDriver(</w:t>
      </w:r>
      <w:r w:rsidRPr="00FA5221">
        <w:rPr>
          <w:rFonts w:asciiTheme="minorHAnsi" w:hAnsiTheme="minorHAnsi" w:cstheme="minorHAnsi"/>
          <w:i/>
          <w:iCs/>
          <w:color w:val="0000C0"/>
          <w:lang w:val="en-US" w:bidi="ar-SA"/>
        </w:rPr>
        <w:t>ReportLogger</w:t>
      </w:r>
      <w:r w:rsidRPr="00FA5221">
        <w:rPr>
          <w:rFonts w:asciiTheme="minorHAnsi" w:hAnsiTheme="minorHAnsi" w:cstheme="minorHAnsi"/>
          <w:color w:val="000000"/>
          <w:lang w:val="en-US" w:bidi="ar-SA"/>
        </w:rPr>
        <w:t xml:space="preserve">); </w:t>
      </w:r>
    </w:p>
    <w:p w14:paraId="0DEC6A5E"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FA5221">
        <w:rPr>
          <w:rFonts w:asciiTheme="minorHAnsi" w:hAnsiTheme="minorHAnsi" w:cstheme="minorHAnsi"/>
          <w:color w:val="6A3E3E"/>
          <w:lang w:val="en-US" w:bidi="ar-SA"/>
        </w:rPr>
        <w:t>mobileDriver</w:t>
      </w:r>
      <w:r>
        <w:rPr>
          <w:rFonts w:asciiTheme="minorHAnsi" w:hAnsiTheme="minorHAnsi" w:cstheme="minorHAnsi"/>
          <w:color w:val="000000"/>
          <w:lang w:val="en-US" w:bidi="ar-SA"/>
        </w:rPr>
        <w:t>.navigateTo(</w:t>
      </w:r>
      <w:r w:rsidRPr="00255B71">
        <w:t>url</w:t>
      </w:r>
      <w:r>
        <w:t>);</w:t>
      </w:r>
    </w:p>
    <w:p w14:paraId="41B94122" w14:textId="77777777" w:rsidR="004E52D7" w:rsidRPr="00EA4CD2" w:rsidRDefault="004E52D7" w:rsidP="004E52D7">
      <w:pPr>
        <w:pStyle w:val="Heading5"/>
        <w:numPr>
          <w:ilvl w:val="2"/>
          <w:numId w:val="1"/>
        </w:numPr>
        <w:ind w:left="720"/>
        <w:rPr>
          <w:rFonts w:asciiTheme="minorHAnsi" w:hAnsiTheme="minorHAnsi" w:cstheme="minorHAnsi"/>
          <w:noProof/>
        </w:rPr>
      </w:pPr>
      <w:bookmarkStart w:id="989" w:name="_Ref528856282"/>
      <w:r>
        <w:rPr>
          <w:rFonts w:asciiTheme="minorHAnsi" w:hAnsiTheme="minorHAnsi" w:cstheme="minorHAnsi"/>
          <w:noProof/>
        </w:rPr>
        <w:t>Mobile plugin extension</w:t>
      </w:r>
      <w:bookmarkEnd w:id="989"/>
    </w:p>
    <w:p w14:paraId="7B049CE6" w14:textId="77777777" w:rsidR="004E52D7" w:rsidRDefault="004E52D7" w:rsidP="004E52D7">
      <w:pPr>
        <w:rPr>
          <w:rFonts w:asciiTheme="minorHAnsi" w:hAnsiTheme="minorHAnsi" w:cstheme="minorHAnsi"/>
          <w:color w:val="000000"/>
          <w:lang w:val="en-US" w:bidi="ar-SA"/>
        </w:rPr>
      </w:pPr>
      <w:r w:rsidRPr="001D6B62">
        <w:rPr>
          <w:rFonts w:asciiTheme="minorHAnsi" w:hAnsiTheme="minorHAnsi" w:cstheme="minorHAnsi"/>
          <w:color w:val="000000"/>
          <w:highlight w:val="lightGray"/>
          <w:lang w:val="en-US" w:bidi="ar-SA"/>
        </w:rPr>
        <w:t>IMobileDriver</w:t>
      </w:r>
      <w:r w:rsidRPr="001D6B62">
        <w:rPr>
          <w:rFonts w:asciiTheme="minorHAnsi" w:hAnsiTheme="minorHAnsi" w:cstheme="minorHAnsi"/>
          <w:noProof/>
          <w:color w:val="000000"/>
          <w:spacing w:val="-2"/>
        </w:rPr>
        <w:t xml:space="preserve"> </w:t>
      </w:r>
      <w:r w:rsidRPr="002F4BDE">
        <w:rPr>
          <w:rFonts w:asciiTheme="minorHAnsi" w:hAnsiTheme="minorHAnsi" w:cstheme="minorHAnsi"/>
          <w:color w:val="000000"/>
          <w:lang w:val="en-US" w:bidi="ar-SA"/>
        </w:rPr>
        <w:t>and</w:t>
      </w:r>
      <w:r>
        <w:rPr>
          <w:rFonts w:ascii="Consolas" w:hAnsi="Consolas" w:cs="Consolas"/>
          <w:color w:val="000000"/>
          <w:sz w:val="20"/>
          <w:szCs w:val="20"/>
          <w:lang w:val="en-US" w:bidi="ar-SA"/>
        </w:rPr>
        <w:t xml:space="preserve"> </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sidRPr="008953FB">
        <w:rPr>
          <w:rFonts w:asciiTheme="minorHAnsi" w:hAnsiTheme="minorHAnsi" w:cstheme="minorHAnsi"/>
          <w:color w:val="000000"/>
          <w:lang w:val="en-US" w:bidi="ar-SA"/>
        </w:rPr>
        <w:t xml:space="preserve"> </w:t>
      </w:r>
      <w:r>
        <w:rPr>
          <w:rFonts w:asciiTheme="minorHAnsi" w:hAnsiTheme="minorHAnsi" w:cstheme="minorHAnsi"/>
          <w:color w:val="000000"/>
          <w:lang w:val="en-US" w:bidi="ar-SA"/>
        </w:rPr>
        <w:t>can be used for extending the Web Plugin functionalities.</w:t>
      </w:r>
    </w:p>
    <w:p w14:paraId="7B0424CD" w14:textId="77777777" w:rsidR="004E52D7" w:rsidRDefault="004E52D7" w:rsidP="004E52D7">
      <w:pPr>
        <w:rPr>
          <w:rFonts w:asciiTheme="minorHAnsi" w:hAnsiTheme="minorHAnsi" w:cstheme="minorHAnsi"/>
          <w:color w:val="000000"/>
          <w:lang w:val="en-US" w:bidi="ar-SA"/>
        </w:rPr>
      </w:pPr>
      <w:r>
        <w:rPr>
          <w:rFonts w:asciiTheme="minorHAnsi" w:hAnsiTheme="minorHAnsi" w:cstheme="minorHAnsi"/>
          <w:color w:val="000000"/>
          <w:lang w:val="en-US" w:bidi="ar-SA"/>
        </w:rPr>
        <w:t xml:space="preserve">New functionalities can be added in </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Pr>
          <w:rFonts w:asciiTheme="minorHAnsi" w:hAnsiTheme="minorHAnsi" w:cstheme="minorHAnsi"/>
          <w:color w:val="000000"/>
          <w:lang w:val="en-US" w:bidi="ar-SA"/>
        </w:rPr>
        <w:t xml:space="preserve">. </w:t>
      </w:r>
    </w:p>
    <w:p w14:paraId="6904D969" w14:textId="77777777" w:rsidR="004E52D7" w:rsidRDefault="004E52D7" w:rsidP="004E52D7">
      <w:pPr>
        <w:rPr>
          <w:rFonts w:asciiTheme="minorHAnsi" w:hAnsiTheme="minorHAnsi" w:cstheme="minorHAnsi"/>
          <w:color w:val="000000"/>
          <w:lang w:val="en-US" w:bidi="ar-SA"/>
        </w:rPr>
      </w:pPr>
      <w:r>
        <w:rPr>
          <w:rFonts w:asciiTheme="minorHAnsi" w:hAnsiTheme="minorHAnsi" w:cstheme="minorHAnsi"/>
          <w:color w:val="000000"/>
          <w:lang w:val="en-US" w:bidi="ar-SA"/>
        </w:rPr>
        <w:t>Recommendations:</w:t>
      </w:r>
    </w:p>
    <w:p w14:paraId="7A15849B" w14:textId="77777777" w:rsidR="004E52D7" w:rsidRDefault="004E52D7" w:rsidP="004E52D7">
      <w:pPr>
        <w:pStyle w:val="ListParagraph"/>
        <w:numPr>
          <w:ilvl w:val="0"/>
          <w:numId w:val="64"/>
        </w:numPr>
        <w:jc w:val="both"/>
      </w:pPr>
      <w:r>
        <w:t>Add Try/Catch blocks for each method.</w:t>
      </w:r>
    </w:p>
    <w:p w14:paraId="268D2AFE" w14:textId="77777777" w:rsidR="004E52D7" w:rsidRDefault="004E52D7" w:rsidP="004E52D7">
      <w:pPr>
        <w:pStyle w:val="ListParagraph"/>
        <w:numPr>
          <w:ilvl w:val="0"/>
          <w:numId w:val="64"/>
        </w:numPr>
        <w:jc w:val="both"/>
      </w:pPr>
      <w:r>
        <w:t xml:space="preserve">Reporter and logger objects are available in </w:t>
      </w:r>
      <w:r w:rsidRPr="00D70B06">
        <w:t xml:space="preserve">MobileDriver </w:t>
      </w:r>
      <w:r>
        <w:t>for use though inheritance.</w:t>
      </w:r>
    </w:p>
    <w:p w14:paraId="10B70F58" w14:textId="77777777" w:rsidR="004E52D7" w:rsidRDefault="004E52D7" w:rsidP="004E52D7">
      <w:pPr>
        <w:pStyle w:val="ListParagraph"/>
        <w:numPr>
          <w:ilvl w:val="1"/>
          <w:numId w:val="64"/>
        </w:numPr>
        <w:jc w:val="both"/>
      </w:pPr>
      <w:r>
        <w:lastRenderedPageBreak/>
        <w:t>ReportLogger - for adding the execution information in the reports.</w:t>
      </w:r>
    </w:p>
    <w:p w14:paraId="59D457DE"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t>ReportLogger</w:t>
      </w:r>
      <w:r w:rsidRPr="00D363EB">
        <w:t>.LogPass("Opened " + browser + " Browser for navigating to---"</w:t>
      </w:r>
    </w:p>
    <w:p w14:paraId="423BC2A1" w14:textId="77777777" w:rsidR="004E52D7" w:rsidRDefault="004E52D7" w:rsidP="004E52D7">
      <w:pPr>
        <w:pStyle w:val="ListParagraph"/>
        <w:ind w:left="1440"/>
        <w:jc w:val="both"/>
      </w:pPr>
      <w:r>
        <w:t xml:space="preserve">For more reporter methods </w:t>
      </w:r>
      <w:r w:rsidRPr="00D363EB">
        <w:rPr>
          <w:color w:val="E36C0A" w:themeColor="accent6" w:themeShade="BF"/>
        </w:rPr>
        <w:t>refer Rep</w:t>
      </w:r>
      <w:r>
        <w:rPr>
          <w:color w:val="E36C0A" w:themeColor="accent6" w:themeShade="BF"/>
        </w:rPr>
        <w:t>o</w:t>
      </w:r>
      <w:r w:rsidRPr="00D363EB">
        <w:rPr>
          <w:color w:val="E36C0A" w:themeColor="accent6" w:themeShade="BF"/>
        </w:rPr>
        <w:t>rting</w:t>
      </w:r>
      <w:r>
        <w:rPr>
          <w:color w:val="E36C0A" w:themeColor="accent6" w:themeShade="BF"/>
        </w:rPr>
        <w:t>.</w:t>
      </w:r>
    </w:p>
    <w:p w14:paraId="09A6724F" w14:textId="77777777" w:rsidR="004E52D7" w:rsidRDefault="004E52D7" w:rsidP="004E52D7">
      <w:pPr>
        <w:pStyle w:val="ListParagraph"/>
        <w:numPr>
          <w:ilvl w:val="1"/>
          <w:numId w:val="64"/>
        </w:numPr>
        <w:jc w:val="both"/>
      </w:pPr>
      <w:r>
        <w:t>logger-</w:t>
      </w:r>
    </w:p>
    <w:p w14:paraId="517BEFAE"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rsidRPr="00D363EB">
        <w:t>logger.Log(LogType.INFO, "Opened Browser and navigated to---" + url);</w:t>
      </w:r>
    </w:p>
    <w:p w14:paraId="1AA6BBC8" w14:textId="77777777" w:rsidR="004E52D7" w:rsidRDefault="004E52D7" w:rsidP="004E52D7">
      <w:pPr>
        <w:pStyle w:val="ListParagraph"/>
        <w:ind w:left="1440"/>
        <w:jc w:val="both"/>
      </w:pPr>
      <w:r>
        <w:t xml:space="preserve">For more logger methods </w:t>
      </w:r>
      <w:r w:rsidRPr="00D363EB">
        <w:rPr>
          <w:color w:val="E36C0A" w:themeColor="accent6" w:themeShade="BF"/>
        </w:rPr>
        <w:t xml:space="preserve">refer </w:t>
      </w:r>
      <w:r>
        <w:rPr>
          <w:color w:val="E36C0A" w:themeColor="accent6" w:themeShade="BF"/>
        </w:rPr>
        <w:t>Logging.</w:t>
      </w:r>
    </w:p>
    <w:p w14:paraId="097EABC5" w14:textId="77777777" w:rsidR="004E52D7" w:rsidRDefault="004E52D7" w:rsidP="004E52D7">
      <w:pPr>
        <w:pStyle w:val="ListParagraph"/>
        <w:ind w:left="1440"/>
        <w:jc w:val="both"/>
      </w:pPr>
    </w:p>
    <w:p w14:paraId="5B905C50" w14:textId="77777777" w:rsidR="004E52D7" w:rsidRDefault="004E52D7" w:rsidP="004E52D7">
      <w:pPr>
        <w:pStyle w:val="ListParagraph"/>
        <w:numPr>
          <w:ilvl w:val="0"/>
          <w:numId w:val="64"/>
        </w:numPr>
        <w:jc w:val="both"/>
      </w:pPr>
      <w:r>
        <w:t>Driver object from Base</w:t>
      </w:r>
      <w:r w:rsidRPr="00D70B06">
        <w:t>MobileDriver</w:t>
      </w:r>
      <w:r w:rsidRPr="008953FB">
        <w:rPr>
          <w:rFonts w:asciiTheme="minorHAnsi" w:hAnsiTheme="minorHAnsi" w:cstheme="minorHAnsi"/>
          <w:color w:val="000000"/>
          <w:lang w:val="en-US" w:bidi="ar-SA"/>
        </w:rPr>
        <w:t xml:space="preserve"> </w:t>
      </w:r>
      <w:r>
        <w:t xml:space="preserve">can be used in </w:t>
      </w:r>
      <w:r>
        <w:rPr>
          <w:rFonts w:asciiTheme="minorHAnsi" w:hAnsiTheme="minorHAnsi" w:cstheme="minorHAnsi"/>
          <w:color w:val="000000"/>
          <w:highlight w:val="lightGray"/>
          <w:lang w:val="en-US" w:bidi="ar-SA"/>
        </w:rPr>
        <w:t>Mobile</w:t>
      </w:r>
      <w:r w:rsidRPr="008953FB">
        <w:rPr>
          <w:rFonts w:asciiTheme="minorHAnsi" w:hAnsiTheme="minorHAnsi" w:cstheme="minorHAnsi"/>
          <w:color w:val="000000"/>
          <w:highlight w:val="lightGray"/>
          <w:lang w:val="en-US" w:bidi="ar-SA"/>
        </w:rPr>
        <w:t>Driver</w:t>
      </w:r>
      <w:r w:rsidRPr="008953FB">
        <w:rPr>
          <w:rFonts w:asciiTheme="minorHAnsi" w:hAnsiTheme="minorHAnsi" w:cstheme="minorHAnsi"/>
          <w:color w:val="000000"/>
          <w:lang w:val="en-US" w:bidi="ar-SA"/>
        </w:rPr>
        <w:t xml:space="preserve"> </w:t>
      </w:r>
      <w:r>
        <w:rPr>
          <w:rFonts w:asciiTheme="minorHAnsi" w:hAnsiTheme="minorHAnsi" w:cstheme="minorHAnsi"/>
          <w:color w:val="000000"/>
          <w:lang w:val="en-US" w:bidi="ar-SA"/>
        </w:rPr>
        <w:t xml:space="preserve">using </w:t>
      </w:r>
      <w:r w:rsidRPr="001D6B62">
        <w:rPr>
          <w:rFonts w:asciiTheme="minorHAnsi" w:hAnsiTheme="minorHAnsi" w:cstheme="minorHAnsi"/>
          <w:color w:val="000000"/>
          <w:highlight w:val="lightGray"/>
          <w:lang w:val="en-US" w:bidi="ar-SA"/>
        </w:rPr>
        <w:t>IMobileDriver</w:t>
      </w:r>
      <w:r>
        <w:t>.</w:t>
      </w:r>
    </w:p>
    <w:p w14:paraId="4C32484C"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rsidRPr="00FA5221">
        <w:rPr>
          <w:rFonts w:asciiTheme="minorHAnsi" w:hAnsiTheme="minorHAnsi" w:cstheme="minorHAnsi"/>
          <w:color w:val="6A3E3E"/>
          <w:lang w:val="en-US" w:bidi="ar-SA"/>
        </w:rPr>
        <w:t>mobileDriver</w:t>
      </w:r>
      <w:r w:rsidRPr="00255B71">
        <w:t>.navigate</w:t>
      </w:r>
      <w:r>
        <w:t>To</w:t>
      </w:r>
      <w:r w:rsidRPr="00255B71">
        <w:t>(url);</w:t>
      </w:r>
    </w:p>
    <w:p w14:paraId="400C6047" w14:textId="77777777" w:rsidR="004E52D7" w:rsidRDefault="004E52D7" w:rsidP="004E52D7">
      <w:pPr>
        <w:pStyle w:val="ListParagraph"/>
        <w:jc w:val="both"/>
      </w:pPr>
    </w:p>
    <w:p w14:paraId="35D66760" w14:textId="77777777" w:rsidR="004E52D7" w:rsidRDefault="004E52D7" w:rsidP="004E52D7">
      <w:pPr>
        <w:pStyle w:val="ListParagraph"/>
        <w:numPr>
          <w:ilvl w:val="0"/>
          <w:numId w:val="64"/>
        </w:numPr>
        <w:jc w:val="both"/>
      </w:pPr>
      <w:r>
        <w:t>While creating a new method, if method requires any parameter as WebElement, it is recommended to specify it as Object. And then inside a method do the required conversion as below.</w:t>
      </w:r>
    </w:p>
    <w:p w14:paraId="7D4890B5" w14:textId="77777777" w:rsidR="004E52D7" w:rsidRPr="00E52721" w:rsidRDefault="004E52D7" w:rsidP="004E52D7">
      <w:pPr>
        <w:pStyle w:val="ListParagraph"/>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rPr>
          <w:rFonts w:ascii="Consolas" w:hAnsi="Consolas" w:cs="Consolas"/>
          <w:sz w:val="20"/>
          <w:szCs w:val="20"/>
          <w:lang w:val="en-US" w:bidi="ar-SA"/>
        </w:rPr>
      </w:pPr>
      <w:r w:rsidRPr="00E52721">
        <w:rPr>
          <w:rFonts w:ascii="Consolas" w:hAnsi="Consolas" w:cs="Consolas"/>
          <w:b/>
          <w:bCs/>
          <w:color w:val="7F0055"/>
          <w:sz w:val="20"/>
          <w:szCs w:val="20"/>
          <w:lang w:val="en-US" w:bidi="ar-SA"/>
        </w:rPr>
        <w:t>public</w:t>
      </w:r>
      <w:r w:rsidRPr="00E52721">
        <w:rPr>
          <w:rFonts w:ascii="Consolas" w:hAnsi="Consolas" w:cs="Consolas"/>
          <w:color w:val="000000"/>
          <w:sz w:val="20"/>
          <w:szCs w:val="20"/>
          <w:lang w:val="en-US" w:bidi="ar-SA"/>
        </w:rPr>
        <w:t xml:space="preserve"> </w:t>
      </w:r>
      <w:r w:rsidRPr="00E52721">
        <w:rPr>
          <w:rFonts w:ascii="Consolas" w:hAnsi="Consolas" w:cs="Consolas"/>
          <w:b/>
          <w:bCs/>
          <w:color w:val="7F0055"/>
          <w:sz w:val="20"/>
          <w:szCs w:val="20"/>
          <w:lang w:val="en-US" w:bidi="ar-SA"/>
        </w:rPr>
        <w:t>void</w:t>
      </w:r>
      <w:r w:rsidRPr="00E52721">
        <w:rPr>
          <w:rFonts w:ascii="Consolas" w:hAnsi="Consolas" w:cs="Consolas"/>
          <w:color w:val="000000"/>
          <w:sz w:val="20"/>
          <w:szCs w:val="20"/>
          <w:lang w:val="en-US" w:bidi="ar-SA"/>
        </w:rPr>
        <w:t xml:space="preserve"> selectCheckBox(Object </w:t>
      </w:r>
      <w:r w:rsidRPr="00E52721">
        <w:rPr>
          <w:rFonts w:ascii="Consolas" w:hAnsi="Consolas" w:cs="Consolas"/>
          <w:color w:val="6A3E3E"/>
          <w:sz w:val="20"/>
          <w:szCs w:val="20"/>
          <w:lang w:val="en-US" w:bidi="ar-SA"/>
        </w:rPr>
        <w:t>element</w:t>
      </w:r>
      <w:r w:rsidRPr="00E52721">
        <w:rPr>
          <w:rFonts w:ascii="Consolas" w:hAnsi="Consolas" w:cs="Consolas"/>
          <w:color w:val="000000"/>
          <w:sz w:val="20"/>
          <w:szCs w:val="20"/>
          <w:lang w:val="en-US" w:bidi="ar-SA"/>
        </w:rPr>
        <w:t>) {</w:t>
      </w:r>
    </w:p>
    <w:p w14:paraId="63E470DA" w14:textId="77777777" w:rsidR="004E52D7" w:rsidRPr="00E52721" w:rsidRDefault="004E52D7" w:rsidP="004E52D7">
      <w:pPr>
        <w:pStyle w:val="ListParagraph"/>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rPr>
          <w:rFonts w:ascii="Consolas" w:hAnsi="Consolas" w:cs="Consolas"/>
          <w:sz w:val="20"/>
          <w:szCs w:val="20"/>
          <w:lang w:val="en-US" w:bidi="ar-SA"/>
        </w:rPr>
      </w:pP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r>
      <w:r w:rsidRPr="00E52721">
        <w:rPr>
          <w:rFonts w:ascii="Consolas" w:hAnsi="Consolas" w:cs="Consolas"/>
          <w:b/>
          <w:bCs/>
          <w:color w:val="7F0055"/>
          <w:sz w:val="20"/>
          <w:szCs w:val="20"/>
          <w:lang w:val="en-US" w:bidi="ar-SA"/>
        </w:rPr>
        <w:t>try</w:t>
      </w:r>
      <w:r w:rsidRPr="00E52721">
        <w:rPr>
          <w:rFonts w:ascii="Consolas" w:hAnsi="Consolas" w:cs="Consolas"/>
          <w:color w:val="000000"/>
          <w:sz w:val="20"/>
          <w:szCs w:val="20"/>
          <w:lang w:val="en-US" w:bidi="ar-SA"/>
        </w:rPr>
        <w:t>{</w:t>
      </w:r>
    </w:p>
    <w:p w14:paraId="4DCA5A33" w14:textId="77777777" w:rsidR="004E52D7" w:rsidRDefault="004E52D7" w:rsidP="004E52D7">
      <w:pPr>
        <w:spacing w:before="100" w:beforeAutospacing="1" w:after="100" w:afterAutospacing="1" w:line="240" w:lineRule="auto"/>
        <w:rPr>
          <w:rFonts w:ascii="Consolas" w:hAnsi="Consolas" w:cs="Consolas"/>
          <w:color w:val="000000"/>
          <w:sz w:val="20"/>
          <w:szCs w:val="20"/>
          <w:lang w:val="en-US" w:bidi="ar-SA"/>
        </w:rPr>
      </w:pP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t xml:space="preserve">WebElement </w:t>
      </w:r>
      <w:r w:rsidRPr="00E52721">
        <w:rPr>
          <w:rFonts w:ascii="Consolas" w:hAnsi="Consolas" w:cs="Consolas"/>
          <w:color w:val="6A3E3E"/>
          <w:sz w:val="20"/>
          <w:szCs w:val="20"/>
          <w:lang w:val="en-US" w:bidi="ar-SA"/>
        </w:rPr>
        <w:t>ele</w:t>
      </w:r>
      <w:r w:rsidRPr="00E52721">
        <w:rPr>
          <w:rFonts w:ascii="Consolas" w:hAnsi="Consolas" w:cs="Consolas"/>
          <w:color w:val="000000"/>
          <w:sz w:val="20"/>
          <w:szCs w:val="20"/>
          <w:lang w:val="en-US" w:bidi="ar-SA"/>
        </w:rPr>
        <w:t xml:space="preserve"> = (WebElement</w:t>
      </w:r>
      <w:r>
        <w:rPr>
          <w:rFonts w:ascii="Consolas" w:hAnsi="Consolas" w:cs="Consolas"/>
          <w:color w:val="000000"/>
          <w:sz w:val="20"/>
          <w:szCs w:val="20"/>
          <w:lang w:val="en-US" w:bidi="ar-SA"/>
        </w:rPr>
        <w:t>)</w:t>
      </w:r>
    </w:p>
    <w:p w14:paraId="66F32BCB" w14:textId="77777777" w:rsidR="004E52D7" w:rsidRPr="00202507" w:rsidRDefault="004E52D7" w:rsidP="004E52D7">
      <w:pPr>
        <w:pStyle w:val="Heading2"/>
        <w:rPr>
          <w:noProof/>
        </w:rPr>
      </w:pPr>
      <w:del w:id="990" w:author="Vrushali Karla" w:date="2018-11-16T11:53:00Z">
        <w:r w:rsidRPr="00DB74C9" w:rsidDel="000C3065">
          <w:rPr>
            <w:rFonts w:asciiTheme="minorHAnsi" w:hAnsiTheme="minorHAnsi" w:cstheme="minorHAnsi"/>
            <w:noProof/>
            <w:color w:val="000000"/>
            <w:spacing w:val="-2"/>
            <w:sz w:val="24"/>
            <w:szCs w:val="24"/>
          </w:rPr>
          <w:delText>Cybage</w:delText>
        </w:r>
      </w:del>
      <w:r w:rsidRPr="00DB74C9">
        <w:rPr>
          <w:rFonts w:asciiTheme="minorHAnsi" w:hAnsiTheme="minorHAnsi" w:cstheme="minorHAnsi"/>
          <w:noProof/>
          <w:color w:val="000000"/>
          <w:spacing w:val="-2"/>
          <w:sz w:val="24"/>
          <w:szCs w:val="24"/>
        </w:rPr>
        <w:t>WebLibrary</w:t>
      </w:r>
      <w:r>
        <w:rPr>
          <w:rFonts w:asciiTheme="minorHAnsi" w:hAnsiTheme="minorHAnsi" w:cstheme="minorHAnsi"/>
          <w:noProof/>
          <w:color w:val="000000"/>
          <w:spacing w:val="-2"/>
          <w:sz w:val="24"/>
          <w:szCs w:val="24"/>
        </w:rPr>
        <w:t>- Plugin</w:t>
      </w:r>
    </w:p>
    <w:p w14:paraId="19E3FFB6"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Existing Plugin features and support</w:t>
      </w:r>
    </w:p>
    <w:p w14:paraId="5AD5B159" w14:textId="77777777" w:rsidR="004E52D7" w:rsidRPr="00DB74C9"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sidRPr="00DB74C9">
        <w:rPr>
          <w:rFonts w:asciiTheme="minorHAnsi" w:hAnsiTheme="minorHAnsi" w:cstheme="minorHAnsi"/>
          <w:noProof/>
          <w:color w:val="000000"/>
          <w:spacing w:val="-2"/>
        </w:rPr>
        <w:t>CybageWebLibrary is a pluin for WebUI tests.</w:t>
      </w:r>
    </w:p>
    <w:p w14:paraId="53018111" w14:textId="77777777" w:rsidR="004E52D7" w:rsidRPr="00DB74C9"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sidRPr="00DB74C9">
        <w:rPr>
          <w:rFonts w:asciiTheme="minorHAnsi" w:hAnsiTheme="minorHAnsi" w:cstheme="minorHAnsi"/>
          <w:noProof/>
          <w:color w:val="000000"/>
          <w:spacing w:val="-2"/>
        </w:rPr>
        <w:t>Web tests in a Fusion are designed considering Selenium 2.0</w:t>
      </w:r>
      <w:r>
        <w:rPr>
          <w:rFonts w:asciiTheme="minorHAnsi" w:hAnsiTheme="minorHAnsi" w:cstheme="minorHAnsi"/>
          <w:noProof/>
          <w:color w:val="000000"/>
          <w:spacing w:val="-2"/>
        </w:rPr>
        <w:t>(version 2.53.0)</w:t>
      </w:r>
      <w:r w:rsidRPr="00DB74C9">
        <w:rPr>
          <w:rFonts w:asciiTheme="minorHAnsi" w:hAnsiTheme="minorHAnsi" w:cstheme="minorHAnsi"/>
          <w:noProof/>
          <w:color w:val="000000"/>
          <w:spacing w:val="-2"/>
        </w:rPr>
        <w:t xml:space="preserve">, following best design practices and standered PageObject pattern using PageFactory. </w:t>
      </w:r>
    </w:p>
    <w:p w14:paraId="7BC14BEE" w14:textId="77777777" w:rsidR="004E52D7" w:rsidRDefault="004E52D7" w:rsidP="004E52D7">
      <w:pPr>
        <w:spacing w:before="100" w:beforeAutospacing="1" w:after="100" w:afterAutospacing="1" w:line="240" w:lineRule="auto"/>
        <w:ind w:left="720"/>
        <w:jc w:val="both"/>
        <w:rPr>
          <w:rFonts w:asciiTheme="minorHAnsi" w:hAnsiTheme="minorHAnsi" w:cstheme="minorHAnsi"/>
          <w:color w:val="000000"/>
          <w:lang w:val="en-US" w:bidi="ar-SA"/>
        </w:rPr>
      </w:pPr>
      <w:r w:rsidRPr="00DB74C9">
        <w:rPr>
          <w:rFonts w:asciiTheme="minorHAnsi" w:hAnsiTheme="minorHAnsi" w:cstheme="minorHAnsi"/>
          <w:noProof/>
          <w:color w:val="000000"/>
          <w:spacing w:val="-2"/>
        </w:rPr>
        <w:t>CybageWebLibrary gives ready to use methods for Web interation and has a p</w:t>
      </w:r>
      <w:r>
        <w:rPr>
          <w:rFonts w:asciiTheme="minorHAnsi" w:hAnsiTheme="minorHAnsi" w:cstheme="minorHAnsi"/>
          <w:noProof/>
          <w:color w:val="000000"/>
          <w:spacing w:val="-2"/>
        </w:rPr>
        <w:t xml:space="preserve">rovision to extend the library </w:t>
      </w:r>
      <w:r w:rsidRPr="00DB74C9">
        <w:rPr>
          <w:rFonts w:asciiTheme="minorHAnsi" w:hAnsiTheme="minorHAnsi" w:cstheme="minorHAnsi"/>
          <w:noProof/>
          <w:color w:val="000000"/>
          <w:spacing w:val="-2"/>
        </w:rPr>
        <w:t>u</w:t>
      </w:r>
      <w:r>
        <w:rPr>
          <w:rFonts w:asciiTheme="minorHAnsi" w:hAnsiTheme="minorHAnsi" w:cstheme="minorHAnsi"/>
          <w:noProof/>
          <w:color w:val="000000"/>
          <w:spacing w:val="-2"/>
        </w:rPr>
        <w:t>s</w:t>
      </w:r>
      <w:r w:rsidRPr="00DB74C9">
        <w:rPr>
          <w:rFonts w:asciiTheme="minorHAnsi" w:hAnsiTheme="minorHAnsi" w:cstheme="minorHAnsi"/>
          <w:noProof/>
          <w:color w:val="000000"/>
          <w:spacing w:val="-2"/>
        </w:rPr>
        <w:t xml:space="preserve">ing its </w:t>
      </w:r>
      <w:r w:rsidRPr="00DB74C9">
        <w:rPr>
          <w:rFonts w:asciiTheme="minorHAnsi" w:hAnsiTheme="minorHAnsi" w:cstheme="minorHAnsi"/>
          <w:color w:val="000000"/>
          <w:highlight w:val="lightGray"/>
          <w:lang w:val="en-US" w:bidi="ar-SA"/>
        </w:rPr>
        <w:t>IUI</w:t>
      </w:r>
      <w:r>
        <w:rPr>
          <w:rFonts w:asciiTheme="minorHAnsi" w:hAnsiTheme="minorHAnsi" w:cstheme="minorHAnsi"/>
          <w:color w:val="000000"/>
          <w:highlight w:val="lightGray"/>
          <w:lang w:val="en-US" w:bidi="ar-SA"/>
        </w:rPr>
        <w:t>Base</w:t>
      </w:r>
      <w:r w:rsidRPr="00DB74C9">
        <w:rPr>
          <w:rFonts w:asciiTheme="minorHAnsi" w:hAnsiTheme="minorHAnsi" w:cstheme="minorHAnsi"/>
          <w:color w:val="000000"/>
          <w:highlight w:val="lightGray"/>
          <w:lang w:val="en-US" w:bidi="ar-SA"/>
        </w:rPr>
        <w:t>Driver</w:t>
      </w:r>
      <w:r>
        <w:rPr>
          <w:rFonts w:asciiTheme="minorHAnsi" w:hAnsiTheme="minorHAnsi" w:cstheme="minorHAnsi"/>
          <w:noProof/>
          <w:color w:val="000000"/>
          <w:spacing w:val="-2"/>
        </w:rPr>
        <w:t xml:space="preserve"> interface and </w:t>
      </w:r>
      <w:r w:rsidRPr="00F50A08">
        <w:rPr>
          <w:rFonts w:asciiTheme="minorHAnsi" w:hAnsiTheme="minorHAnsi" w:cstheme="minorHAnsi"/>
          <w:color w:val="000000"/>
          <w:highlight w:val="lightGray"/>
          <w:lang w:val="en-US" w:bidi="ar-SA"/>
        </w:rPr>
        <w:t>SelUIBaseDriver</w:t>
      </w:r>
    </w:p>
    <w:p w14:paraId="418AD2BC" w14:textId="77777777" w:rsidR="004E52D7" w:rsidRDefault="004E52D7" w:rsidP="004E52D7">
      <w:pPr>
        <w:pStyle w:val="Heading5"/>
        <w:numPr>
          <w:ilvl w:val="2"/>
          <w:numId w:val="1"/>
        </w:numPr>
        <w:ind w:left="720"/>
        <w:rPr>
          <w:rFonts w:asciiTheme="minorHAnsi" w:hAnsiTheme="minorHAnsi" w:cstheme="minorHAnsi"/>
          <w:noProof/>
        </w:rPr>
      </w:pPr>
      <w:bookmarkStart w:id="991" w:name="_Basic_Web_library"/>
      <w:bookmarkEnd w:id="991"/>
      <w:r>
        <w:rPr>
          <w:rFonts w:asciiTheme="minorHAnsi" w:hAnsiTheme="minorHAnsi" w:cstheme="minorHAnsi"/>
          <w:noProof/>
        </w:rPr>
        <w:t>Basic Web library methods</w:t>
      </w:r>
    </w:p>
    <w:p w14:paraId="05C35815" w14:textId="77777777" w:rsidR="004E52D7" w:rsidRDefault="004E52D7" w:rsidP="004E52D7">
      <w:pPr>
        <w:spacing w:before="100" w:beforeAutospacing="1" w:after="100" w:afterAutospacing="1" w:line="240" w:lineRule="auto"/>
        <w:ind w:left="720"/>
        <w:rPr>
          <w:rFonts w:asciiTheme="minorHAnsi" w:hAnsiTheme="minorHAnsi" w:cstheme="minorHAnsi"/>
          <w:noProof/>
          <w:color w:val="000000"/>
          <w:spacing w:val="-2"/>
        </w:rPr>
      </w:pPr>
      <w:r>
        <w:rPr>
          <w:rFonts w:asciiTheme="minorHAnsi" w:hAnsiTheme="minorHAnsi" w:cstheme="minorHAnsi"/>
          <w:noProof/>
          <w:color w:val="000000"/>
          <w:spacing w:val="-2"/>
        </w:rPr>
        <w:t>Below is the list of default methods:</w:t>
      </w:r>
    </w:p>
    <w:p w14:paraId="3216D2AE"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clickOn(Object element);</w:t>
      </w:r>
    </w:p>
    <w:p w14:paraId="309D27C4"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typeInText(Object element, String text);</w:t>
      </w:r>
    </w:p>
    <w:p w14:paraId="180B59C8"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String takeScreenshot() throws IOException ;</w:t>
      </w:r>
    </w:p>
    <w:p w14:paraId="067FFD64"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uiDriverSetup(String url, String os, String browser,String testType);</w:t>
      </w:r>
    </w:p>
    <w:p w14:paraId="77288D7D"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navigateTo(String url);</w:t>
      </w:r>
    </w:p>
    <w:p w14:paraId="69C8DC09"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navigateBack();</w:t>
      </w:r>
    </w:p>
    <w:p w14:paraId="59AE2733"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alertAccept();</w:t>
      </w:r>
    </w:p>
    <w:p w14:paraId="0922B8E1"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alertDismiss();</w:t>
      </w:r>
    </w:p>
    <w:p w14:paraId="141B520E"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lastRenderedPageBreak/>
        <w:t>public void pageRefersh();</w:t>
      </w:r>
    </w:p>
    <w:p w14:paraId="77278D0B"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String getPagetitle();</w:t>
      </w:r>
    </w:p>
    <w:p w14:paraId="435AD469"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selectByVisibleText(Object element,String text);</w:t>
      </w:r>
    </w:p>
    <w:p w14:paraId="0E938BE6"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selectByIndex(Object element, int index);</w:t>
      </w:r>
    </w:p>
    <w:p w14:paraId="4D6AC288"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selectByValue(Object element, String value);</w:t>
      </w:r>
    </w:p>
    <w:p w14:paraId="13B5BC4B"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switchToFrame(Object element);</w:t>
      </w:r>
    </w:p>
    <w:p w14:paraId="3E053767"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switchToWindow (Object element);</w:t>
      </w:r>
    </w:p>
    <w:p w14:paraId="692B400F"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waitForElementVisibility(Object element, String timeoutinseconds);</w:t>
      </w:r>
    </w:p>
    <w:p w14:paraId="3B4570E4"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selectCheckBox(Object element);</w:t>
      </w:r>
    </w:p>
    <w:p w14:paraId="7208B4D0"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String getTextOfElement(Object element);</w:t>
      </w:r>
    </w:p>
    <w:p w14:paraId="530D9589"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void selquit();</w:t>
      </w:r>
    </w:p>
    <w:p w14:paraId="4B2E79EB" w14:textId="77777777" w:rsidR="004E52D7" w:rsidRPr="003E1958" w:rsidRDefault="004E52D7" w:rsidP="004E52D7">
      <w:pPr>
        <w:pStyle w:val="ListParagraph"/>
        <w:numPr>
          <w:ilvl w:val="1"/>
          <w:numId w:val="61"/>
        </w:numPr>
        <w:spacing w:before="100" w:beforeAutospacing="1" w:after="100" w:afterAutospacing="1" w:line="240" w:lineRule="auto"/>
        <w:rPr>
          <w:rFonts w:asciiTheme="minorHAnsi" w:hAnsiTheme="minorHAnsi" w:cstheme="minorHAnsi"/>
          <w:noProof/>
          <w:color w:val="000000"/>
          <w:spacing w:val="-2"/>
        </w:rPr>
      </w:pPr>
      <w:r w:rsidRPr="003E1958">
        <w:rPr>
          <w:rFonts w:asciiTheme="minorHAnsi" w:hAnsiTheme="minorHAnsi" w:cstheme="minorHAnsi"/>
          <w:noProof/>
          <w:color w:val="000000"/>
          <w:spacing w:val="-2"/>
        </w:rPr>
        <w:t>public WebDriver getDriver();</w:t>
      </w:r>
    </w:p>
    <w:p w14:paraId="5107FB58" w14:textId="77777777" w:rsidR="004E52D7" w:rsidRPr="00EA4CD2" w:rsidRDefault="004E52D7" w:rsidP="004E52D7">
      <w:pPr>
        <w:pStyle w:val="Heading5"/>
        <w:numPr>
          <w:ilvl w:val="2"/>
          <w:numId w:val="1"/>
        </w:numPr>
        <w:ind w:left="720"/>
        <w:rPr>
          <w:rFonts w:asciiTheme="minorHAnsi" w:hAnsiTheme="minorHAnsi" w:cstheme="minorHAnsi"/>
          <w:noProof/>
        </w:rPr>
      </w:pPr>
      <w:r>
        <w:rPr>
          <w:rFonts w:asciiTheme="minorHAnsi" w:hAnsiTheme="minorHAnsi" w:cstheme="minorHAnsi"/>
          <w:noProof/>
        </w:rPr>
        <w:t xml:space="preserve">SelUIBaseDriver.java </w:t>
      </w:r>
    </w:p>
    <w:p w14:paraId="3A424A0B" w14:textId="77777777" w:rsidR="004E52D7" w:rsidRDefault="004E52D7" w:rsidP="004E52D7">
      <w:pPr>
        <w:spacing w:before="100" w:beforeAutospacing="1" w:after="100" w:afterAutospacing="1" w:line="240" w:lineRule="auto"/>
        <w:ind w:left="720"/>
        <w:jc w:val="both"/>
        <w:rPr>
          <w:rFonts w:asciiTheme="minorHAnsi" w:hAnsiTheme="minorHAnsi" w:cstheme="minorHAnsi"/>
          <w:noProof/>
          <w:color w:val="E36C0A" w:themeColor="accent6" w:themeShade="BF"/>
          <w:spacing w:val="-2"/>
        </w:rPr>
      </w:pPr>
      <w:r>
        <w:rPr>
          <w:rFonts w:asciiTheme="minorHAnsi" w:hAnsiTheme="minorHAnsi" w:cstheme="minorHAnsi"/>
          <w:noProof/>
          <w:color w:val="000000"/>
          <w:spacing w:val="-2"/>
        </w:rPr>
        <w:t xml:space="preserve">It is recommended not to make any changes in this class. Any customization in the existing methods or addition of new method can be done by way of plugin extension. New method can be added in </w:t>
      </w:r>
      <w:r>
        <w:rPr>
          <w:rFonts w:ascii="Consolas" w:hAnsi="Consolas" w:cs="Consolas"/>
          <w:color w:val="000000"/>
          <w:sz w:val="20"/>
          <w:szCs w:val="20"/>
          <w:highlight w:val="lightGray"/>
          <w:lang w:val="en-US" w:bidi="ar-SA"/>
        </w:rPr>
        <w:t>SelUIDriver</w:t>
      </w:r>
      <w:r>
        <w:rPr>
          <w:rFonts w:ascii="Consolas" w:hAnsi="Consolas" w:cs="Consolas"/>
          <w:color w:val="000000"/>
          <w:sz w:val="20"/>
          <w:szCs w:val="20"/>
          <w:lang w:val="en-US" w:bidi="ar-SA"/>
        </w:rPr>
        <w:t xml:space="preserve">. </w:t>
      </w:r>
      <w:hyperlink w:anchor="_WebUI_plugin_extension" w:history="1">
        <w:r w:rsidRPr="00F24DC8">
          <w:rPr>
            <w:rStyle w:val="Hyperlink"/>
            <w:rFonts w:asciiTheme="minorHAnsi" w:hAnsiTheme="minorHAnsi" w:cstheme="minorHAnsi"/>
            <w:noProof/>
            <w:spacing w:val="-2"/>
          </w:rPr>
          <w:t>Refer WebUI plugin extension</w:t>
        </w:r>
      </w:hyperlink>
      <w:r>
        <w:rPr>
          <w:rFonts w:asciiTheme="minorHAnsi" w:hAnsiTheme="minorHAnsi" w:cstheme="minorHAnsi"/>
          <w:noProof/>
          <w:color w:val="E36C0A" w:themeColor="accent6" w:themeShade="BF"/>
          <w:spacing w:val="-2"/>
        </w:rPr>
        <w:t>.</w:t>
      </w:r>
    </w:p>
    <w:p w14:paraId="1C1F5121" w14:textId="77777777" w:rsidR="004E52D7" w:rsidRPr="00CA6891" w:rsidRDefault="004E52D7" w:rsidP="004E52D7">
      <w:pPr>
        <w:spacing w:before="100" w:beforeAutospacing="1" w:after="100" w:afterAutospacing="1" w:line="240" w:lineRule="auto"/>
        <w:ind w:left="720"/>
        <w:jc w:val="both"/>
        <w:rPr>
          <w:rFonts w:asciiTheme="minorHAnsi" w:hAnsiTheme="minorHAnsi" w:cstheme="minorHAnsi"/>
          <w:noProof/>
          <w:color w:val="000000"/>
          <w:spacing w:val="-2"/>
        </w:rPr>
      </w:pPr>
      <w:r>
        <w:rPr>
          <w:rFonts w:asciiTheme="minorHAnsi" w:hAnsiTheme="minorHAnsi" w:cstheme="minorHAnsi"/>
          <w:noProof/>
          <w:color w:val="000000"/>
          <w:spacing w:val="-2"/>
        </w:rPr>
        <w:t xml:space="preserve">All methods from </w:t>
      </w:r>
      <w:r w:rsidRPr="008953FB">
        <w:rPr>
          <w:rFonts w:asciiTheme="minorHAnsi" w:hAnsiTheme="minorHAnsi" w:cstheme="minorHAnsi"/>
          <w:color w:val="000000"/>
          <w:highlight w:val="lightGray"/>
          <w:lang w:val="en-US" w:bidi="ar-SA"/>
        </w:rPr>
        <w:t>SelUIBaseDriver</w:t>
      </w:r>
      <w:r w:rsidRPr="008953FB">
        <w:rPr>
          <w:rFonts w:asciiTheme="minorHAnsi" w:hAnsiTheme="minorHAnsi" w:cstheme="minorHAnsi"/>
          <w:color w:val="000000"/>
          <w:lang w:val="en-US" w:bidi="ar-SA"/>
        </w:rPr>
        <w:t xml:space="preserve"> and </w:t>
      </w:r>
      <w:r w:rsidRPr="008953FB">
        <w:rPr>
          <w:rFonts w:asciiTheme="minorHAnsi" w:hAnsiTheme="minorHAnsi" w:cstheme="minorHAnsi"/>
          <w:noProof/>
          <w:color w:val="000000"/>
          <w:spacing w:val="-2"/>
        </w:rPr>
        <w:t xml:space="preserve"> </w:t>
      </w:r>
      <w:r w:rsidRPr="008953FB">
        <w:rPr>
          <w:rFonts w:asciiTheme="minorHAnsi" w:hAnsiTheme="minorHAnsi" w:cstheme="minorHAnsi"/>
          <w:color w:val="000000"/>
          <w:highlight w:val="lightGray"/>
          <w:lang w:val="en-US" w:bidi="ar-SA"/>
        </w:rPr>
        <w:t>SelUIDriver</w:t>
      </w:r>
      <w:r w:rsidRPr="008953FB">
        <w:rPr>
          <w:rFonts w:asciiTheme="minorHAnsi" w:hAnsiTheme="minorHAnsi" w:cstheme="minorHAnsi"/>
          <w:noProof/>
          <w:color w:val="000000"/>
          <w:spacing w:val="-2"/>
        </w:rPr>
        <w:t xml:space="preserve"> can</w:t>
      </w:r>
      <w:r w:rsidRPr="00CA6891">
        <w:rPr>
          <w:rFonts w:asciiTheme="minorHAnsi" w:hAnsiTheme="minorHAnsi" w:cstheme="minorHAnsi"/>
          <w:noProof/>
          <w:color w:val="000000"/>
          <w:spacing w:val="-2"/>
        </w:rPr>
        <w:t xml:space="preserve"> be accessed in</w:t>
      </w:r>
      <w:r>
        <w:rPr>
          <w:rFonts w:ascii="Consolas" w:hAnsi="Consolas" w:cs="Consolas"/>
          <w:color w:val="000000"/>
          <w:sz w:val="20"/>
          <w:szCs w:val="20"/>
          <w:lang w:val="en-US" w:bidi="ar-SA"/>
        </w:rPr>
        <w:t xml:space="preserve"> </w:t>
      </w:r>
      <w:r w:rsidRPr="00CA6891">
        <w:rPr>
          <w:rFonts w:asciiTheme="minorHAnsi" w:hAnsiTheme="minorHAnsi" w:cstheme="minorHAnsi"/>
          <w:noProof/>
          <w:color w:val="000000"/>
          <w:spacing w:val="-2"/>
        </w:rPr>
        <w:t>test script</w:t>
      </w:r>
      <w:r>
        <w:rPr>
          <w:rFonts w:ascii="Consolas" w:hAnsi="Consolas" w:cs="Consolas"/>
          <w:color w:val="000000"/>
          <w:sz w:val="20"/>
          <w:szCs w:val="20"/>
          <w:lang w:val="en-US" w:bidi="ar-SA"/>
        </w:rPr>
        <w:t xml:space="preserve"> </w:t>
      </w:r>
      <w:r w:rsidRPr="00CA6891">
        <w:rPr>
          <w:rFonts w:asciiTheme="minorHAnsi" w:hAnsiTheme="minorHAnsi" w:cstheme="minorHAnsi"/>
          <w:noProof/>
          <w:color w:val="000000"/>
          <w:spacing w:val="-2"/>
        </w:rPr>
        <w:t>thr</w:t>
      </w:r>
      <w:r>
        <w:rPr>
          <w:rFonts w:asciiTheme="minorHAnsi" w:hAnsiTheme="minorHAnsi" w:cstheme="minorHAnsi"/>
          <w:noProof/>
          <w:color w:val="000000"/>
          <w:spacing w:val="-2"/>
        </w:rPr>
        <w:t>o</w:t>
      </w:r>
      <w:r w:rsidRPr="00CA6891">
        <w:rPr>
          <w:rFonts w:asciiTheme="minorHAnsi" w:hAnsiTheme="minorHAnsi" w:cstheme="minorHAnsi"/>
          <w:noProof/>
          <w:color w:val="000000"/>
          <w:spacing w:val="-2"/>
        </w:rPr>
        <w:t xml:space="preserve">ugh </w:t>
      </w:r>
      <w:r w:rsidRPr="00CA6891">
        <w:rPr>
          <w:rFonts w:asciiTheme="minorHAnsi" w:hAnsiTheme="minorHAnsi" w:cstheme="minorHAnsi"/>
          <w:noProof/>
          <w:color w:val="000000"/>
          <w:spacing w:val="-2"/>
          <w:highlight w:val="lightGray"/>
        </w:rPr>
        <w:t>uiDriver()</w:t>
      </w:r>
      <w:r>
        <w:rPr>
          <w:rFonts w:asciiTheme="minorHAnsi" w:hAnsiTheme="minorHAnsi" w:cstheme="minorHAnsi"/>
          <w:noProof/>
          <w:color w:val="000000"/>
          <w:spacing w:val="-2"/>
        </w:rPr>
        <w:t xml:space="preserve"> method </w:t>
      </w:r>
      <w:r w:rsidRPr="00DC3FCA">
        <w:rPr>
          <w:rFonts w:asciiTheme="minorHAnsi" w:hAnsiTheme="minorHAnsi" w:cstheme="minorHAnsi"/>
          <w:noProof/>
          <w:color w:val="000000"/>
          <w:spacing w:val="-2"/>
        </w:rPr>
        <w:t xml:space="preserve">ones </w:t>
      </w:r>
      <w:r w:rsidRPr="00CA6891">
        <w:rPr>
          <w:rFonts w:asciiTheme="minorHAnsi" w:hAnsiTheme="minorHAnsi" w:cstheme="minorHAnsi"/>
          <w:noProof/>
          <w:color w:val="000000"/>
          <w:spacing w:val="-2"/>
        </w:rPr>
        <w:t>you create</w:t>
      </w:r>
      <w:r>
        <w:rPr>
          <w:rFonts w:asciiTheme="minorHAnsi" w:hAnsiTheme="minorHAnsi" w:cstheme="minorHAnsi"/>
          <w:noProof/>
          <w:color w:val="000000"/>
          <w:spacing w:val="-2"/>
        </w:rPr>
        <w:t xml:space="preserve"> an</w:t>
      </w:r>
      <w:r w:rsidRPr="00CA6891">
        <w:rPr>
          <w:rFonts w:asciiTheme="minorHAnsi" w:hAnsiTheme="minorHAnsi" w:cstheme="minorHAnsi"/>
          <w:noProof/>
          <w:color w:val="000000"/>
          <w:spacing w:val="-2"/>
        </w:rPr>
        <w:t xml:space="preserve"> object of SelUIDriver in DriverBase.java as below </w:t>
      </w:r>
    </w:p>
    <w:p w14:paraId="78781D40" w14:textId="77777777" w:rsidR="004E52D7" w:rsidRDefault="004E52D7" w:rsidP="004E52D7">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DC3FCA">
        <w:rPr>
          <w:rFonts w:asciiTheme="minorHAnsi" w:hAnsiTheme="minorHAnsi" w:cstheme="minorHAnsi"/>
          <w:color w:val="000000"/>
          <w:lang w:val="en-US" w:bidi="ar-SA"/>
        </w:rPr>
        <w:t xml:space="preserve">IUIDriver </w:t>
      </w:r>
      <w:r w:rsidRPr="00DC3FCA">
        <w:rPr>
          <w:rFonts w:asciiTheme="minorHAnsi" w:hAnsiTheme="minorHAnsi" w:cstheme="minorHAnsi"/>
          <w:color w:val="6A3E3E"/>
          <w:lang w:val="en-US" w:bidi="ar-SA"/>
        </w:rPr>
        <w:t>selUIDriver</w:t>
      </w:r>
      <w:r w:rsidRPr="00DC3FCA">
        <w:rPr>
          <w:rFonts w:asciiTheme="minorHAnsi" w:hAnsiTheme="minorHAnsi" w:cstheme="minorHAnsi"/>
          <w:color w:val="000000"/>
          <w:lang w:val="en-US" w:bidi="ar-SA"/>
        </w:rPr>
        <w:t xml:space="preserve"> = </w:t>
      </w:r>
      <w:r w:rsidRPr="00DC3FCA">
        <w:rPr>
          <w:rFonts w:asciiTheme="minorHAnsi" w:hAnsiTheme="minorHAnsi" w:cstheme="minorHAnsi"/>
          <w:b/>
          <w:bCs/>
          <w:color w:val="7F0055"/>
          <w:lang w:val="en-US" w:bidi="ar-SA"/>
        </w:rPr>
        <w:t>new</w:t>
      </w:r>
      <w:r w:rsidRPr="00DC3FCA">
        <w:rPr>
          <w:rFonts w:asciiTheme="minorHAnsi" w:hAnsiTheme="minorHAnsi" w:cstheme="minorHAnsi"/>
          <w:color w:val="000000"/>
          <w:lang w:val="en-US" w:bidi="ar-SA"/>
        </w:rPr>
        <w:t xml:space="preserve"> SelUIDriver(</w:t>
      </w:r>
      <w:r w:rsidRPr="00DC3FCA">
        <w:rPr>
          <w:rFonts w:asciiTheme="minorHAnsi" w:hAnsiTheme="minorHAnsi" w:cstheme="minorHAnsi"/>
          <w:i/>
          <w:iCs/>
          <w:color w:val="0000C0"/>
          <w:lang w:val="en-US" w:bidi="ar-SA"/>
        </w:rPr>
        <w:t>ReportLogger</w:t>
      </w:r>
      <w:r w:rsidRPr="00DC3FCA">
        <w:rPr>
          <w:rFonts w:asciiTheme="minorHAnsi" w:hAnsiTheme="minorHAnsi" w:cstheme="minorHAnsi"/>
          <w:color w:val="000000"/>
          <w:lang w:val="en-US" w:bidi="ar-SA"/>
        </w:rPr>
        <w:t>);</w:t>
      </w:r>
    </w:p>
    <w:p w14:paraId="33071E48" w14:textId="77777777" w:rsidR="004E52D7" w:rsidRPr="00DC3FCA" w:rsidRDefault="004E52D7" w:rsidP="004E52D7">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ind w:left="720" w:firstLine="720"/>
        <w:rPr>
          <w:rFonts w:asciiTheme="minorHAnsi" w:hAnsiTheme="minorHAnsi" w:cstheme="minorHAnsi"/>
          <w:color w:val="000000"/>
          <w:lang w:val="en-US" w:bidi="ar-SA"/>
        </w:rPr>
      </w:pPr>
      <w:r w:rsidRPr="00DC3FCA">
        <w:rPr>
          <w:rFonts w:asciiTheme="minorHAnsi" w:hAnsiTheme="minorHAnsi" w:cstheme="minorHAnsi"/>
          <w:color w:val="000000"/>
          <w:lang w:val="en-US" w:bidi="ar-SA"/>
        </w:rPr>
        <w:t>uiDriver().</w:t>
      </w:r>
      <w:r w:rsidRPr="00DC3FCA">
        <w:rPr>
          <w:rFonts w:asciiTheme="minorHAnsi" w:hAnsiTheme="minorHAnsi" w:cstheme="minorHAnsi"/>
          <w:noProof/>
          <w:color w:val="000000"/>
          <w:spacing w:val="-2"/>
        </w:rPr>
        <w:t>pageRefersh();</w:t>
      </w:r>
    </w:p>
    <w:p w14:paraId="332177B7" w14:textId="77777777" w:rsidR="004E52D7" w:rsidRPr="00EA4CD2" w:rsidRDefault="004E52D7" w:rsidP="004E52D7">
      <w:pPr>
        <w:pStyle w:val="Heading5"/>
        <w:numPr>
          <w:ilvl w:val="2"/>
          <w:numId w:val="1"/>
        </w:numPr>
        <w:ind w:left="720"/>
        <w:rPr>
          <w:rFonts w:asciiTheme="minorHAnsi" w:hAnsiTheme="minorHAnsi" w:cstheme="minorHAnsi"/>
          <w:noProof/>
        </w:rPr>
      </w:pPr>
      <w:bookmarkStart w:id="992" w:name="_WebUI_plugin_extension"/>
      <w:bookmarkStart w:id="993" w:name="_Ref528856363"/>
      <w:bookmarkEnd w:id="992"/>
      <w:r>
        <w:rPr>
          <w:rFonts w:asciiTheme="minorHAnsi" w:hAnsiTheme="minorHAnsi" w:cstheme="minorHAnsi"/>
          <w:noProof/>
        </w:rPr>
        <w:t>WebUI plugin extension</w:t>
      </w:r>
      <w:bookmarkEnd w:id="993"/>
    </w:p>
    <w:p w14:paraId="25FA6CDE" w14:textId="77777777" w:rsidR="004E52D7" w:rsidRDefault="004E52D7" w:rsidP="004E52D7">
      <w:pPr>
        <w:jc w:val="both"/>
        <w:rPr>
          <w:rFonts w:asciiTheme="minorHAnsi" w:hAnsiTheme="minorHAnsi" w:cstheme="minorHAnsi"/>
          <w:color w:val="000000"/>
          <w:lang w:val="en-US" w:bidi="ar-SA"/>
        </w:rPr>
      </w:pPr>
      <w:r w:rsidRPr="002F4BDE">
        <w:rPr>
          <w:rFonts w:asciiTheme="minorHAnsi" w:hAnsiTheme="minorHAnsi" w:cstheme="minorHAnsi"/>
          <w:color w:val="000000"/>
          <w:highlight w:val="lightGray"/>
          <w:lang w:val="en-US" w:bidi="ar-SA"/>
        </w:rPr>
        <w:t xml:space="preserve">IUIDriver </w:t>
      </w:r>
      <w:r w:rsidRPr="002F4BDE">
        <w:rPr>
          <w:rFonts w:asciiTheme="minorHAnsi" w:hAnsiTheme="minorHAnsi" w:cstheme="minorHAnsi"/>
          <w:color w:val="000000"/>
          <w:lang w:val="en-US" w:bidi="ar-SA"/>
        </w:rPr>
        <w:t>and</w:t>
      </w:r>
      <w:r>
        <w:rPr>
          <w:rFonts w:ascii="Consolas" w:hAnsi="Consolas" w:cs="Consolas"/>
          <w:color w:val="000000"/>
          <w:sz w:val="20"/>
          <w:szCs w:val="20"/>
          <w:lang w:val="en-US" w:bidi="ar-SA"/>
        </w:rPr>
        <w:t xml:space="preserve"> </w:t>
      </w:r>
      <w:r w:rsidRPr="008953FB">
        <w:rPr>
          <w:rFonts w:asciiTheme="minorHAnsi" w:hAnsiTheme="minorHAnsi" w:cstheme="minorHAnsi"/>
          <w:color w:val="000000"/>
          <w:highlight w:val="lightGray"/>
          <w:lang w:val="en-US" w:bidi="ar-SA"/>
        </w:rPr>
        <w:t>SelUIDriver</w:t>
      </w:r>
      <w:r>
        <w:rPr>
          <w:rFonts w:asciiTheme="minorHAnsi" w:hAnsiTheme="minorHAnsi" w:cstheme="minorHAnsi"/>
          <w:color w:val="000000"/>
          <w:lang w:val="en-US" w:bidi="ar-SA"/>
        </w:rPr>
        <w:t xml:space="preserve"> can be used for extending the Web Plugin functionalities.</w:t>
      </w:r>
    </w:p>
    <w:p w14:paraId="132F3BC5" w14:textId="77777777" w:rsidR="004E52D7" w:rsidRDefault="004E52D7" w:rsidP="004E52D7">
      <w:pPr>
        <w:jc w:val="both"/>
        <w:rPr>
          <w:rFonts w:asciiTheme="minorHAnsi" w:hAnsiTheme="minorHAnsi" w:cstheme="minorHAnsi"/>
          <w:color w:val="000000"/>
          <w:lang w:val="en-US" w:bidi="ar-SA"/>
        </w:rPr>
      </w:pPr>
      <w:r>
        <w:rPr>
          <w:rFonts w:asciiTheme="minorHAnsi" w:hAnsiTheme="minorHAnsi" w:cstheme="minorHAnsi"/>
          <w:color w:val="000000"/>
          <w:lang w:val="en-US" w:bidi="ar-SA"/>
        </w:rPr>
        <w:t xml:space="preserve">New functionalities can be added in </w:t>
      </w:r>
      <w:r w:rsidRPr="008953FB">
        <w:rPr>
          <w:rFonts w:asciiTheme="minorHAnsi" w:hAnsiTheme="minorHAnsi" w:cstheme="minorHAnsi"/>
          <w:color w:val="000000"/>
          <w:highlight w:val="lightGray"/>
          <w:lang w:val="en-US" w:bidi="ar-SA"/>
        </w:rPr>
        <w:t>SelUIDriver</w:t>
      </w:r>
      <w:r>
        <w:rPr>
          <w:rFonts w:asciiTheme="minorHAnsi" w:hAnsiTheme="minorHAnsi" w:cstheme="minorHAnsi"/>
          <w:color w:val="000000"/>
          <w:lang w:val="en-US" w:bidi="ar-SA"/>
        </w:rPr>
        <w:t xml:space="preserve">. </w:t>
      </w:r>
    </w:p>
    <w:p w14:paraId="1614B41C" w14:textId="77777777" w:rsidR="004E52D7" w:rsidRDefault="004E52D7" w:rsidP="004E52D7">
      <w:pPr>
        <w:jc w:val="both"/>
        <w:rPr>
          <w:rFonts w:asciiTheme="minorHAnsi" w:hAnsiTheme="minorHAnsi" w:cstheme="minorHAnsi"/>
          <w:color w:val="000000"/>
          <w:lang w:val="en-US" w:bidi="ar-SA"/>
        </w:rPr>
      </w:pPr>
      <w:r>
        <w:rPr>
          <w:rFonts w:asciiTheme="minorHAnsi" w:hAnsiTheme="minorHAnsi" w:cstheme="minorHAnsi"/>
          <w:color w:val="000000"/>
          <w:lang w:val="en-US" w:bidi="ar-SA"/>
        </w:rPr>
        <w:t>Recommendations:</w:t>
      </w:r>
    </w:p>
    <w:p w14:paraId="334E4AD9" w14:textId="77777777" w:rsidR="004E52D7" w:rsidRDefault="004E52D7" w:rsidP="004E52D7">
      <w:pPr>
        <w:pStyle w:val="ListParagraph"/>
        <w:numPr>
          <w:ilvl w:val="0"/>
          <w:numId w:val="64"/>
        </w:numPr>
        <w:jc w:val="both"/>
      </w:pPr>
      <w:r>
        <w:t>Add Try/Catch blocks for each method.</w:t>
      </w:r>
    </w:p>
    <w:p w14:paraId="5D9A34E8" w14:textId="77777777" w:rsidR="004E52D7" w:rsidRDefault="004E52D7" w:rsidP="004E52D7">
      <w:pPr>
        <w:pStyle w:val="ListParagraph"/>
        <w:numPr>
          <w:ilvl w:val="0"/>
          <w:numId w:val="64"/>
        </w:numPr>
        <w:jc w:val="both"/>
      </w:pPr>
      <w:r>
        <w:t>ReportLogger and logger objects are available in SelUIDriver for use though inheritance.</w:t>
      </w:r>
    </w:p>
    <w:p w14:paraId="7FEC8C75" w14:textId="77777777" w:rsidR="004E52D7" w:rsidRDefault="004E52D7" w:rsidP="004E52D7">
      <w:pPr>
        <w:pStyle w:val="ListParagraph"/>
        <w:numPr>
          <w:ilvl w:val="1"/>
          <w:numId w:val="64"/>
        </w:numPr>
        <w:jc w:val="both"/>
      </w:pPr>
      <w:r>
        <w:t>ReportLogger - for adding the execution information in the reports.</w:t>
      </w:r>
    </w:p>
    <w:p w14:paraId="30D55F16"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t>ReportLogger</w:t>
      </w:r>
      <w:r w:rsidRPr="00D363EB">
        <w:t>.LogPass("Opened " + browser + " Browser for navigating to---"</w:t>
      </w:r>
    </w:p>
    <w:p w14:paraId="04ADAF21" w14:textId="77777777" w:rsidR="004E52D7" w:rsidRDefault="004E52D7" w:rsidP="004E52D7">
      <w:pPr>
        <w:pStyle w:val="ListParagraph"/>
        <w:ind w:left="1440"/>
        <w:jc w:val="both"/>
      </w:pPr>
      <w:r>
        <w:t xml:space="preserve">For more ReportLogger methods </w:t>
      </w:r>
      <w:r w:rsidRPr="00D363EB">
        <w:rPr>
          <w:color w:val="E36C0A" w:themeColor="accent6" w:themeShade="BF"/>
        </w:rPr>
        <w:t>refer Rep</w:t>
      </w:r>
      <w:r>
        <w:rPr>
          <w:color w:val="E36C0A" w:themeColor="accent6" w:themeShade="BF"/>
        </w:rPr>
        <w:t>o</w:t>
      </w:r>
      <w:r w:rsidRPr="00D363EB">
        <w:rPr>
          <w:color w:val="E36C0A" w:themeColor="accent6" w:themeShade="BF"/>
        </w:rPr>
        <w:t>rting</w:t>
      </w:r>
      <w:r>
        <w:rPr>
          <w:color w:val="E36C0A" w:themeColor="accent6" w:themeShade="BF"/>
        </w:rPr>
        <w:t>.</w:t>
      </w:r>
    </w:p>
    <w:p w14:paraId="16243A31" w14:textId="77777777" w:rsidR="004E52D7" w:rsidRDefault="004E52D7" w:rsidP="004E52D7">
      <w:pPr>
        <w:pStyle w:val="ListParagraph"/>
        <w:numPr>
          <w:ilvl w:val="1"/>
          <w:numId w:val="64"/>
        </w:numPr>
        <w:jc w:val="both"/>
      </w:pPr>
      <w:r>
        <w:t>logger-</w:t>
      </w:r>
    </w:p>
    <w:p w14:paraId="06D91BEE"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rsidRPr="00D363EB">
        <w:t>logger.Log(LogType.INFO, "Opened Browser and navigated to---" + url);</w:t>
      </w:r>
    </w:p>
    <w:p w14:paraId="521140CB" w14:textId="77777777" w:rsidR="004E52D7" w:rsidRDefault="004E52D7" w:rsidP="004E52D7">
      <w:pPr>
        <w:pStyle w:val="ListParagraph"/>
        <w:ind w:left="1440"/>
        <w:jc w:val="both"/>
      </w:pPr>
      <w:r>
        <w:t xml:space="preserve">For more logger methods </w:t>
      </w:r>
      <w:r w:rsidRPr="00D363EB">
        <w:rPr>
          <w:color w:val="E36C0A" w:themeColor="accent6" w:themeShade="BF"/>
        </w:rPr>
        <w:t xml:space="preserve">refer </w:t>
      </w:r>
      <w:r>
        <w:rPr>
          <w:color w:val="E36C0A" w:themeColor="accent6" w:themeShade="BF"/>
        </w:rPr>
        <w:t>Logging.</w:t>
      </w:r>
    </w:p>
    <w:p w14:paraId="7AEF8296" w14:textId="77777777" w:rsidR="004E52D7" w:rsidRDefault="004E52D7" w:rsidP="004E52D7">
      <w:pPr>
        <w:pStyle w:val="ListParagraph"/>
        <w:ind w:left="1440"/>
        <w:jc w:val="both"/>
      </w:pPr>
    </w:p>
    <w:p w14:paraId="5171A256" w14:textId="77777777" w:rsidR="004E52D7" w:rsidRDefault="004E52D7" w:rsidP="004E52D7">
      <w:pPr>
        <w:pStyle w:val="ListParagraph"/>
        <w:numPr>
          <w:ilvl w:val="0"/>
          <w:numId w:val="64"/>
        </w:numPr>
        <w:jc w:val="both"/>
      </w:pPr>
      <w:r>
        <w:t xml:space="preserve">Driver object from SelUIBaseDriver can be used in </w:t>
      </w:r>
      <w:r w:rsidRPr="008953FB">
        <w:rPr>
          <w:rFonts w:asciiTheme="minorHAnsi" w:hAnsiTheme="minorHAnsi" w:cstheme="minorHAnsi"/>
          <w:color w:val="000000"/>
          <w:highlight w:val="lightGray"/>
          <w:lang w:val="en-US" w:bidi="ar-SA"/>
        </w:rPr>
        <w:t>SelUIDriver</w:t>
      </w:r>
      <w:r>
        <w:rPr>
          <w:rFonts w:asciiTheme="minorHAnsi" w:hAnsiTheme="minorHAnsi" w:cstheme="minorHAnsi"/>
          <w:color w:val="000000"/>
          <w:lang w:val="en-US" w:bidi="ar-SA"/>
        </w:rPr>
        <w:t xml:space="preserve"> using </w:t>
      </w:r>
      <w:r w:rsidRPr="00255B71">
        <w:t>getDriver()</w:t>
      </w:r>
      <w:r>
        <w:t>.</w:t>
      </w:r>
    </w:p>
    <w:p w14:paraId="0F6DA22D" w14:textId="77777777" w:rsidR="004E52D7" w:rsidRDefault="004E52D7" w:rsidP="004E52D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rsidRPr="00255B71">
        <w:lastRenderedPageBreak/>
        <w:t>getDriver().navigate().to(url);</w:t>
      </w:r>
    </w:p>
    <w:p w14:paraId="7BF33F28" w14:textId="77777777" w:rsidR="004E52D7" w:rsidRDefault="004E52D7" w:rsidP="004E52D7">
      <w:pPr>
        <w:pStyle w:val="ListParagraph"/>
        <w:jc w:val="both"/>
      </w:pPr>
    </w:p>
    <w:p w14:paraId="3DCAE52E" w14:textId="77777777" w:rsidR="004E52D7" w:rsidRDefault="004E52D7" w:rsidP="004E52D7">
      <w:pPr>
        <w:pStyle w:val="ListParagraph"/>
        <w:numPr>
          <w:ilvl w:val="0"/>
          <w:numId w:val="64"/>
        </w:numPr>
        <w:jc w:val="both"/>
      </w:pPr>
      <w:r>
        <w:t>While creating a new method, if method requires any parameter as WebElement, it is recommended to specify it as Object. And then inside a method do the required conversion as below.</w:t>
      </w:r>
    </w:p>
    <w:p w14:paraId="2BC6F519" w14:textId="77777777" w:rsidR="004E52D7" w:rsidRPr="00E52721" w:rsidRDefault="004E52D7" w:rsidP="004E52D7">
      <w:pPr>
        <w:pStyle w:val="ListParagraph"/>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jc w:val="both"/>
        <w:rPr>
          <w:rFonts w:ascii="Consolas" w:hAnsi="Consolas" w:cs="Consolas"/>
          <w:sz w:val="20"/>
          <w:szCs w:val="20"/>
          <w:lang w:val="en-US" w:bidi="ar-SA"/>
        </w:rPr>
      </w:pPr>
      <w:r w:rsidRPr="00E52721">
        <w:rPr>
          <w:rFonts w:ascii="Consolas" w:hAnsi="Consolas" w:cs="Consolas"/>
          <w:b/>
          <w:bCs/>
          <w:color w:val="7F0055"/>
          <w:sz w:val="20"/>
          <w:szCs w:val="20"/>
          <w:lang w:val="en-US" w:bidi="ar-SA"/>
        </w:rPr>
        <w:t>public</w:t>
      </w:r>
      <w:r w:rsidRPr="00E52721">
        <w:rPr>
          <w:rFonts w:ascii="Consolas" w:hAnsi="Consolas" w:cs="Consolas"/>
          <w:color w:val="000000"/>
          <w:sz w:val="20"/>
          <w:szCs w:val="20"/>
          <w:lang w:val="en-US" w:bidi="ar-SA"/>
        </w:rPr>
        <w:t xml:space="preserve"> </w:t>
      </w:r>
      <w:r w:rsidRPr="00E52721">
        <w:rPr>
          <w:rFonts w:ascii="Consolas" w:hAnsi="Consolas" w:cs="Consolas"/>
          <w:b/>
          <w:bCs/>
          <w:color w:val="7F0055"/>
          <w:sz w:val="20"/>
          <w:szCs w:val="20"/>
          <w:lang w:val="en-US" w:bidi="ar-SA"/>
        </w:rPr>
        <w:t>void</w:t>
      </w:r>
      <w:r w:rsidRPr="00E52721">
        <w:rPr>
          <w:rFonts w:ascii="Consolas" w:hAnsi="Consolas" w:cs="Consolas"/>
          <w:color w:val="000000"/>
          <w:sz w:val="20"/>
          <w:szCs w:val="20"/>
          <w:lang w:val="en-US" w:bidi="ar-SA"/>
        </w:rPr>
        <w:t xml:space="preserve"> selectCheckBox(Object </w:t>
      </w:r>
      <w:r w:rsidRPr="00E52721">
        <w:rPr>
          <w:rFonts w:ascii="Consolas" w:hAnsi="Consolas" w:cs="Consolas"/>
          <w:color w:val="6A3E3E"/>
          <w:sz w:val="20"/>
          <w:szCs w:val="20"/>
          <w:lang w:val="en-US" w:bidi="ar-SA"/>
        </w:rPr>
        <w:t>element</w:t>
      </w:r>
      <w:r w:rsidRPr="00E52721">
        <w:rPr>
          <w:rFonts w:ascii="Consolas" w:hAnsi="Consolas" w:cs="Consolas"/>
          <w:color w:val="000000"/>
          <w:sz w:val="20"/>
          <w:szCs w:val="20"/>
          <w:lang w:val="en-US" w:bidi="ar-SA"/>
        </w:rPr>
        <w:t>) {</w:t>
      </w:r>
    </w:p>
    <w:p w14:paraId="0AB57C54" w14:textId="77777777" w:rsidR="004E52D7" w:rsidRPr="00E52721" w:rsidRDefault="004E52D7" w:rsidP="004E52D7">
      <w:pPr>
        <w:pStyle w:val="ListParagraph"/>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before="0" w:after="0" w:line="240" w:lineRule="auto"/>
        <w:jc w:val="both"/>
        <w:rPr>
          <w:rFonts w:ascii="Consolas" w:hAnsi="Consolas" w:cs="Consolas"/>
          <w:sz w:val="20"/>
          <w:szCs w:val="20"/>
          <w:lang w:val="en-US" w:bidi="ar-SA"/>
        </w:rPr>
      </w:pP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r>
      <w:r w:rsidRPr="00E52721">
        <w:rPr>
          <w:rFonts w:ascii="Consolas" w:hAnsi="Consolas" w:cs="Consolas"/>
          <w:b/>
          <w:bCs/>
          <w:color w:val="7F0055"/>
          <w:sz w:val="20"/>
          <w:szCs w:val="20"/>
          <w:lang w:val="en-US" w:bidi="ar-SA"/>
        </w:rPr>
        <w:t>try</w:t>
      </w:r>
      <w:r w:rsidRPr="00E52721">
        <w:rPr>
          <w:rFonts w:ascii="Consolas" w:hAnsi="Consolas" w:cs="Consolas"/>
          <w:color w:val="000000"/>
          <w:sz w:val="20"/>
          <w:szCs w:val="20"/>
          <w:lang w:val="en-US" w:bidi="ar-SA"/>
        </w:rPr>
        <w:t>{</w:t>
      </w:r>
    </w:p>
    <w:p w14:paraId="6F6F577D" w14:textId="77777777" w:rsidR="004E52D7" w:rsidRDefault="004E52D7" w:rsidP="004E52D7">
      <w:pPr>
        <w:pStyle w:val="ListParagraph"/>
        <w:pBdr>
          <w:top w:val="single" w:sz="4" w:space="1" w:color="auto"/>
          <w:left w:val="single" w:sz="4" w:space="4" w:color="auto"/>
          <w:bottom w:val="single" w:sz="4" w:space="1" w:color="auto"/>
          <w:right w:val="single" w:sz="4" w:space="4" w:color="auto"/>
        </w:pBdr>
        <w:shd w:val="clear" w:color="auto" w:fill="BFBFBF" w:themeFill="background1" w:themeFillShade="BF"/>
        <w:jc w:val="both"/>
      </w:pP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r>
      <w:r w:rsidRPr="00E52721">
        <w:rPr>
          <w:rFonts w:ascii="Consolas" w:hAnsi="Consolas" w:cs="Consolas"/>
          <w:color w:val="000000"/>
          <w:sz w:val="20"/>
          <w:szCs w:val="20"/>
          <w:lang w:val="en-US" w:bidi="ar-SA"/>
        </w:rPr>
        <w:tab/>
        <w:t xml:space="preserve">WebElement </w:t>
      </w:r>
      <w:r w:rsidRPr="00E52721">
        <w:rPr>
          <w:rFonts w:ascii="Consolas" w:hAnsi="Consolas" w:cs="Consolas"/>
          <w:color w:val="6A3E3E"/>
          <w:sz w:val="20"/>
          <w:szCs w:val="20"/>
          <w:lang w:val="en-US" w:bidi="ar-SA"/>
        </w:rPr>
        <w:t>ele</w:t>
      </w:r>
      <w:r w:rsidRPr="00E52721">
        <w:rPr>
          <w:rFonts w:ascii="Consolas" w:hAnsi="Consolas" w:cs="Consolas"/>
          <w:color w:val="000000"/>
          <w:sz w:val="20"/>
          <w:szCs w:val="20"/>
          <w:lang w:val="en-US" w:bidi="ar-SA"/>
        </w:rPr>
        <w:t xml:space="preserve"> = (WebElement) </w:t>
      </w:r>
      <w:r w:rsidRPr="00E52721">
        <w:rPr>
          <w:rFonts w:ascii="Consolas" w:hAnsi="Consolas" w:cs="Consolas"/>
          <w:color w:val="6A3E3E"/>
          <w:sz w:val="20"/>
          <w:szCs w:val="20"/>
          <w:lang w:val="en-US" w:bidi="ar-SA"/>
        </w:rPr>
        <w:t>element</w:t>
      </w:r>
      <w:r w:rsidRPr="00E52721">
        <w:rPr>
          <w:rFonts w:ascii="Consolas" w:hAnsi="Consolas" w:cs="Consolas"/>
          <w:color w:val="000000"/>
          <w:sz w:val="20"/>
          <w:szCs w:val="20"/>
          <w:lang w:val="en-US" w:bidi="ar-SA"/>
        </w:rPr>
        <w:t>;</w:t>
      </w:r>
    </w:p>
    <w:p w14:paraId="1D7C405C" w14:textId="77777777" w:rsidR="004E52D7" w:rsidRDefault="004E52D7" w:rsidP="004E52D7">
      <w:pPr>
        <w:pStyle w:val="ListParagraph"/>
        <w:jc w:val="both"/>
      </w:pPr>
    </w:p>
    <w:p w14:paraId="42BDDD44" w14:textId="77777777" w:rsidR="004E52D7" w:rsidRDefault="004E52D7" w:rsidP="004E52D7">
      <w:pPr>
        <w:pStyle w:val="ListParagraph"/>
        <w:numPr>
          <w:ilvl w:val="0"/>
          <w:numId w:val="64"/>
        </w:numPr>
        <w:jc w:val="both"/>
      </w:pPr>
      <w:r>
        <w:t xml:space="preserve">IEDriver and Chrome driver exe are placed at </w:t>
      </w:r>
      <w:hyperlink r:id="rId128" w:history="1">
        <w:r w:rsidRPr="008D4E0F">
          <w:rPr>
            <w:rStyle w:val="Hyperlink"/>
          </w:rPr>
          <w:t>\\AutomationTestProject\setupfiles</w:t>
        </w:r>
      </w:hyperlink>
      <w:r>
        <w:t xml:space="preserve"> folder.</w:t>
      </w:r>
    </w:p>
    <w:p w14:paraId="08DE5D5D" w14:textId="77777777" w:rsidR="004E52D7" w:rsidRDefault="004E52D7" w:rsidP="004E52D7">
      <w:pPr>
        <w:pStyle w:val="ListParagraph"/>
        <w:jc w:val="both"/>
      </w:pPr>
      <w:r>
        <w:t>If you required to update the version of those exes, you can directly replace the files at above place keeping the file name same.</w:t>
      </w:r>
    </w:p>
    <w:p w14:paraId="55B05C3A" w14:textId="77777777" w:rsidR="004E52D7" w:rsidRDefault="004E52D7" w:rsidP="004E52D7">
      <w:pPr>
        <w:pStyle w:val="ListParagraph"/>
      </w:pPr>
    </w:p>
    <w:p w14:paraId="69CEF3AF" w14:textId="77777777" w:rsidR="004E52D7" w:rsidRPr="003F1F7D" w:rsidRDefault="004E52D7" w:rsidP="004E52D7">
      <w:pPr>
        <w:pStyle w:val="Heading1"/>
        <w:numPr>
          <w:ilvl w:val="0"/>
          <w:numId w:val="57"/>
        </w:numPr>
        <w:rPr>
          <w:rFonts w:asciiTheme="minorHAnsi" w:hAnsiTheme="minorHAnsi"/>
          <w:sz w:val="24"/>
          <w:szCs w:val="24"/>
        </w:rPr>
      </w:pPr>
      <w:bookmarkStart w:id="994" w:name="_Toc531338522"/>
      <w:r>
        <w:rPr>
          <w:rFonts w:asciiTheme="minorHAnsi" w:hAnsiTheme="minorHAnsi"/>
          <w:sz w:val="24"/>
          <w:szCs w:val="24"/>
        </w:rPr>
        <w:t>Jenkins CI</w:t>
      </w:r>
      <w:bookmarkEnd w:id="994"/>
      <w:r>
        <w:rPr>
          <w:rFonts w:asciiTheme="minorHAnsi" w:hAnsiTheme="minorHAnsi"/>
          <w:sz w:val="24"/>
          <w:szCs w:val="24"/>
        </w:rPr>
        <w:t xml:space="preserve"> </w:t>
      </w:r>
    </w:p>
    <w:p w14:paraId="43677FE1" w14:textId="77777777" w:rsidR="004E52D7" w:rsidRDefault="004E52D7" w:rsidP="004E52D7">
      <w:pPr>
        <w:pStyle w:val="ListParagraph"/>
        <w:spacing w:before="0" w:after="0" w:line="240" w:lineRule="auto"/>
        <w:jc w:val="both"/>
        <w:rPr>
          <w:rFonts w:asciiTheme="minorHAnsi" w:hAnsiTheme="minorHAnsi" w:cstheme="minorHAnsi"/>
        </w:rPr>
      </w:pPr>
    </w:p>
    <w:p w14:paraId="74A1A584" w14:textId="77777777" w:rsidR="004E52D7" w:rsidRPr="00131F85" w:rsidRDefault="004E52D7" w:rsidP="004E52D7">
      <w:pPr>
        <w:spacing w:before="0" w:after="0" w:line="240" w:lineRule="auto"/>
        <w:jc w:val="both"/>
        <w:rPr>
          <w:rFonts w:asciiTheme="minorHAnsi" w:hAnsiTheme="minorHAnsi" w:cstheme="minorHAnsi"/>
          <w:b/>
        </w:rPr>
      </w:pPr>
      <w:r w:rsidRPr="00131F85">
        <w:rPr>
          <w:rFonts w:asciiTheme="minorHAnsi" w:hAnsiTheme="minorHAnsi" w:cstheme="minorHAnsi"/>
          <w:b/>
        </w:rPr>
        <w:t>Following are the steps to setup Jenkins for Fusion:</w:t>
      </w:r>
    </w:p>
    <w:p w14:paraId="78579D6E" w14:textId="77777777" w:rsidR="004E52D7" w:rsidRPr="007C3669" w:rsidRDefault="004E52D7" w:rsidP="004E52D7">
      <w:pPr>
        <w:spacing w:before="0" w:after="0" w:line="240" w:lineRule="auto"/>
        <w:jc w:val="both"/>
        <w:rPr>
          <w:rFonts w:asciiTheme="minorHAnsi" w:hAnsiTheme="minorHAnsi" w:cstheme="minorHAnsi"/>
          <w:sz w:val="18"/>
        </w:rPr>
      </w:pPr>
    </w:p>
    <w:p w14:paraId="543F7521" w14:textId="77777777" w:rsidR="004E52D7" w:rsidRDefault="004E52D7" w:rsidP="004E52D7">
      <w:pPr>
        <w:pStyle w:val="ListParagraph"/>
        <w:numPr>
          <w:ilvl w:val="0"/>
          <w:numId w:val="12"/>
        </w:numPr>
        <w:spacing w:before="0" w:after="0" w:line="240" w:lineRule="auto"/>
        <w:jc w:val="both"/>
        <w:rPr>
          <w:rFonts w:asciiTheme="minorHAnsi" w:hAnsiTheme="minorHAnsi" w:cstheme="minorHAnsi"/>
        </w:rPr>
      </w:pPr>
      <w:r>
        <w:rPr>
          <w:rFonts w:asciiTheme="minorHAnsi" w:hAnsiTheme="minorHAnsi" w:cstheme="minorHAnsi"/>
        </w:rPr>
        <w:t>Create a new item Maven Project in Jenkins.</w:t>
      </w:r>
    </w:p>
    <w:p w14:paraId="217D49AF" w14:textId="77777777" w:rsidR="004E52D7" w:rsidRPr="0062592A" w:rsidRDefault="004E52D7" w:rsidP="004E52D7">
      <w:pPr>
        <w:pStyle w:val="ListParagraph"/>
        <w:spacing w:before="0" w:after="0" w:line="240" w:lineRule="auto"/>
        <w:jc w:val="both"/>
        <w:rPr>
          <w:rFonts w:asciiTheme="minorHAnsi" w:hAnsiTheme="minorHAnsi" w:cstheme="minorHAnsi"/>
          <w:sz w:val="14"/>
        </w:rPr>
      </w:pPr>
    </w:p>
    <w:p w14:paraId="5E80781E" w14:textId="77777777" w:rsidR="004E52D7"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noProof/>
          <w:lang w:val="en-US" w:bidi="ar-SA"/>
        </w:rPr>
        <w:drawing>
          <wp:inline distT="0" distB="0" distL="0" distR="0" wp14:anchorId="49909DB6" wp14:editId="4BFF1B65">
            <wp:extent cx="5786323" cy="2085975"/>
            <wp:effectExtent l="19050" t="19050" r="2413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87779" cy="2086500"/>
                    </a:xfrm>
                    <a:prstGeom prst="rect">
                      <a:avLst/>
                    </a:prstGeom>
                    <a:noFill/>
                    <a:ln>
                      <a:solidFill>
                        <a:schemeClr val="accent1"/>
                      </a:solidFill>
                    </a:ln>
                  </pic:spPr>
                </pic:pic>
              </a:graphicData>
            </a:graphic>
          </wp:inline>
        </w:drawing>
      </w:r>
    </w:p>
    <w:p w14:paraId="018D03EC" w14:textId="77777777" w:rsidR="004E52D7" w:rsidRDefault="004E52D7" w:rsidP="004E52D7">
      <w:pPr>
        <w:pStyle w:val="ListParagraph"/>
        <w:spacing w:before="0" w:after="0" w:line="240" w:lineRule="auto"/>
        <w:jc w:val="both"/>
        <w:rPr>
          <w:rFonts w:asciiTheme="minorHAnsi" w:hAnsiTheme="minorHAnsi" w:cstheme="minorHAnsi"/>
        </w:rPr>
      </w:pPr>
    </w:p>
    <w:p w14:paraId="19DC333A" w14:textId="77777777" w:rsidR="004E52D7" w:rsidRPr="00E33A68"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rPr>
        <w:t xml:space="preserve">After this Build your job ,so that Jenkins would create the workspace. After creating Jenkins job workspace, please refer section </w:t>
      </w:r>
      <w:r>
        <w:rPr>
          <w:rFonts w:asciiTheme="minorHAnsi" w:hAnsiTheme="minorHAnsi" w:cstheme="minorHAnsi"/>
        </w:rPr>
        <w:fldChar w:fldCharType="begin"/>
      </w:r>
      <w:r>
        <w:rPr>
          <w:rFonts w:asciiTheme="minorHAnsi" w:hAnsiTheme="minorHAnsi" w:cstheme="minorHAnsi"/>
        </w:rPr>
        <w:instrText xml:space="preserve"> REF _Ref491333915 \w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7.3</w:t>
      </w:r>
      <w:r>
        <w:rPr>
          <w:rFonts w:asciiTheme="minorHAnsi" w:hAnsiTheme="minorHAnsi" w:cstheme="minorHAnsi"/>
        </w:rPr>
        <w:fldChar w:fldCharType="end"/>
      </w:r>
      <w:r>
        <w:rPr>
          <w:rFonts w:asciiTheme="minorHAnsi" w:hAnsiTheme="minorHAnsi" w:cstheme="minorHAnsi"/>
        </w:rPr>
        <w:fldChar w:fldCharType="begin"/>
      </w:r>
      <w:r>
        <w:rPr>
          <w:rFonts w:asciiTheme="minorHAnsi" w:hAnsiTheme="minorHAnsi" w:cstheme="minorHAnsi"/>
        </w:rPr>
        <w:instrText xml:space="preserve"> REF _Ref491333915 \h </w:instrText>
      </w:r>
      <w:r>
        <w:rPr>
          <w:rFonts w:asciiTheme="minorHAnsi" w:hAnsiTheme="minorHAnsi" w:cstheme="minorHAnsi"/>
        </w:rPr>
      </w:r>
      <w:r>
        <w:rPr>
          <w:rFonts w:asciiTheme="minorHAnsi" w:hAnsiTheme="minorHAnsi" w:cstheme="minorHAnsi"/>
        </w:rPr>
        <w:fldChar w:fldCharType="separate"/>
      </w:r>
      <w:r>
        <w:rPr>
          <w:noProof/>
        </w:rPr>
        <w:t>Execute a  Test from Jenkins</w:t>
      </w:r>
      <w:r>
        <w:rPr>
          <w:rFonts w:asciiTheme="minorHAnsi" w:hAnsiTheme="minorHAnsi" w:cstheme="minorHAnsi"/>
        </w:rPr>
        <w:fldChar w:fldCharType="end"/>
      </w:r>
    </w:p>
    <w:p w14:paraId="2FA5FE48" w14:textId="77777777" w:rsidR="004E52D7" w:rsidRDefault="004E52D7" w:rsidP="004E52D7">
      <w:pPr>
        <w:pStyle w:val="ListParagraph"/>
        <w:spacing w:before="0" w:after="0" w:line="240" w:lineRule="auto"/>
        <w:jc w:val="both"/>
        <w:rPr>
          <w:rFonts w:asciiTheme="minorHAnsi" w:hAnsiTheme="minorHAnsi" w:cstheme="minorHAnsi"/>
        </w:rPr>
      </w:pPr>
    </w:p>
    <w:p w14:paraId="0E18D6B4" w14:textId="77777777" w:rsidR="004E52D7" w:rsidRPr="007E3166" w:rsidRDefault="004E52D7" w:rsidP="004E52D7">
      <w:pPr>
        <w:pStyle w:val="ListParagraph"/>
        <w:numPr>
          <w:ilvl w:val="0"/>
          <w:numId w:val="12"/>
        </w:numPr>
        <w:spacing w:before="0" w:after="0" w:line="240" w:lineRule="auto"/>
        <w:jc w:val="both"/>
        <w:rPr>
          <w:rFonts w:asciiTheme="minorHAnsi" w:hAnsiTheme="minorHAnsi" w:cstheme="minorHAnsi"/>
        </w:rPr>
      </w:pPr>
      <w:r w:rsidRPr="007E3166">
        <w:rPr>
          <w:rFonts w:asciiTheme="minorHAnsi" w:hAnsiTheme="minorHAnsi" w:cstheme="minorHAnsi"/>
        </w:rPr>
        <w:t xml:space="preserve">Go to Manage Jenkins </w:t>
      </w:r>
      <w:r w:rsidRPr="00790396">
        <w:rPr>
          <w:rFonts w:asciiTheme="minorHAnsi" w:hAnsiTheme="minorHAnsi" w:cstheme="minorHAnsi"/>
        </w:rPr>
        <w:sym w:font="Wingdings" w:char="F0E0"/>
      </w:r>
      <w:r w:rsidRPr="007E3166">
        <w:rPr>
          <w:rFonts w:asciiTheme="minorHAnsi" w:hAnsiTheme="minorHAnsi" w:cstheme="minorHAnsi"/>
        </w:rPr>
        <w:t xml:space="preserve"> Configure System</w:t>
      </w:r>
      <w:r>
        <w:rPr>
          <w:rFonts w:asciiTheme="minorHAnsi" w:hAnsiTheme="minorHAnsi" w:cstheme="minorHAnsi"/>
        </w:rPr>
        <w:t xml:space="preserve"> </w:t>
      </w:r>
      <w:r w:rsidRPr="007E3166">
        <w:rPr>
          <w:rFonts w:asciiTheme="minorHAnsi" w:hAnsiTheme="minorHAnsi" w:cstheme="minorHAnsi"/>
        </w:rPr>
        <w:t>Set the Workspace and Maven Project configuration as below:</w:t>
      </w:r>
    </w:p>
    <w:p w14:paraId="69F17E9C" w14:textId="77777777" w:rsidR="004E52D7"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noProof/>
          <w:lang w:val="en-US" w:bidi="ar-SA"/>
        </w:rPr>
        <w:lastRenderedPageBreak/>
        <w:drawing>
          <wp:inline distT="0" distB="0" distL="0" distR="0" wp14:anchorId="14CAC816" wp14:editId="426AB807">
            <wp:extent cx="5771693" cy="195262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088" cy="1959186"/>
                    </a:xfrm>
                    <a:prstGeom prst="rect">
                      <a:avLst/>
                    </a:prstGeom>
                    <a:noFill/>
                    <a:ln>
                      <a:solidFill>
                        <a:schemeClr val="accent1"/>
                      </a:solidFill>
                    </a:ln>
                  </pic:spPr>
                </pic:pic>
              </a:graphicData>
            </a:graphic>
          </wp:inline>
        </w:drawing>
      </w:r>
    </w:p>
    <w:p w14:paraId="7093063E" w14:textId="77777777" w:rsidR="004E52D7" w:rsidRDefault="004E52D7" w:rsidP="004E52D7">
      <w:pPr>
        <w:pStyle w:val="ListParagraph"/>
        <w:spacing w:before="0" w:after="0" w:line="240" w:lineRule="auto"/>
        <w:jc w:val="both"/>
        <w:rPr>
          <w:rFonts w:asciiTheme="minorHAnsi" w:hAnsiTheme="minorHAnsi" w:cstheme="minorHAnsi"/>
        </w:rPr>
      </w:pPr>
    </w:p>
    <w:p w14:paraId="53635954" w14:textId="77777777" w:rsidR="004E52D7" w:rsidRDefault="004E52D7" w:rsidP="004E52D7">
      <w:pPr>
        <w:pStyle w:val="ListParagraph"/>
        <w:spacing w:before="0" w:after="0" w:line="240" w:lineRule="auto"/>
        <w:jc w:val="both"/>
        <w:rPr>
          <w:rFonts w:asciiTheme="minorHAnsi" w:hAnsiTheme="minorHAnsi" w:cstheme="minorHAnsi"/>
        </w:rPr>
      </w:pPr>
    </w:p>
    <w:p w14:paraId="2566DF6E" w14:textId="77777777" w:rsidR="004E52D7" w:rsidDel="0055278D" w:rsidRDefault="004E52D7" w:rsidP="004E52D7">
      <w:pPr>
        <w:pStyle w:val="ListParagraph"/>
        <w:spacing w:before="0" w:after="0" w:line="240" w:lineRule="auto"/>
        <w:jc w:val="both"/>
        <w:rPr>
          <w:del w:id="995" w:author="Vrushali Karla" w:date="2018-11-19T16:45:00Z"/>
          <w:rFonts w:asciiTheme="minorHAnsi" w:hAnsiTheme="minorHAnsi" w:cstheme="minorHAnsi"/>
        </w:rPr>
      </w:pPr>
    </w:p>
    <w:p w14:paraId="769658B9" w14:textId="77777777" w:rsidR="004E52D7" w:rsidDel="0055278D" w:rsidRDefault="004E52D7" w:rsidP="004E52D7">
      <w:pPr>
        <w:pStyle w:val="ListParagraph"/>
        <w:spacing w:before="0" w:after="0" w:line="240" w:lineRule="auto"/>
        <w:jc w:val="both"/>
        <w:rPr>
          <w:del w:id="996" w:author="Vrushali Karla" w:date="2018-11-19T16:45:00Z"/>
          <w:rFonts w:asciiTheme="minorHAnsi" w:hAnsiTheme="minorHAnsi" w:cstheme="minorHAnsi"/>
        </w:rPr>
      </w:pPr>
    </w:p>
    <w:p w14:paraId="00D6A247" w14:textId="77777777" w:rsidR="004E52D7" w:rsidDel="0055278D" w:rsidRDefault="004E52D7" w:rsidP="004E52D7">
      <w:pPr>
        <w:pStyle w:val="ListParagraph"/>
        <w:spacing w:before="0" w:after="0" w:line="240" w:lineRule="auto"/>
        <w:jc w:val="both"/>
        <w:rPr>
          <w:del w:id="997" w:author="Vrushali Karla" w:date="2018-11-19T16:45:00Z"/>
          <w:rFonts w:asciiTheme="minorHAnsi" w:hAnsiTheme="minorHAnsi" w:cstheme="minorHAnsi"/>
        </w:rPr>
      </w:pPr>
    </w:p>
    <w:p w14:paraId="451C3504" w14:textId="77777777" w:rsidR="004E52D7" w:rsidDel="0055278D" w:rsidRDefault="004E52D7" w:rsidP="004E52D7">
      <w:pPr>
        <w:pStyle w:val="ListParagraph"/>
        <w:spacing w:before="0" w:after="0" w:line="240" w:lineRule="auto"/>
        <w:jc w:val="both"/>
        <w:rPr>
          <w:del w:id="998" w:author="Vrushali Karla" w:date="2018-11-19T16:45:00Z"/>
          <w:rFonts w:asciiTheme="minorHAnsi" w:hAnsiTheme="minorHAnsi" w:cstheme="minorHAnsi"/>
        </w:rPr>
      </w:pPr>
    </w:p>
    <w:p w14:paraId="662AAF45" w14:textId="77777777" w:rsidR="004E52D7" w:rsidDel="0055278D" w:rsidRDefault="004E52D7" w:rsidP="004E52D7">
      <w:pPr>
        <w:pStyle w:val="ListParagraph"/>
        <w:spacing w:before="0" w:after="0" w:line="240" w:lineRule="auto"/>
        <w:jc w:val="both"/>
        <w:rPr>
          <w:del w:id="999" w:author="Vrushali Karla" w:date="2018-11-19T16:45:00Z"/>
          <w:rFonts w:asciiTheme="minorHAnsi" w:hAnsiTheme="minorHAnsi" w:cstheme="minorHAnsi"/>
        </w:rPr>
      </w:pPr>
    </w:p>
    <w:p w14:paraId="0E92E70D" w14:textId="77777777" w:rsidR="004E52D7" w:rsidDel="0055278D" w:rsidRDefault="004E52D7" w:rsidP="004E52D7">
      <w:pPr>
        <w:pStyle w:val="ListParagraph"/>
        <w:spacing w:before="0" w:after="0" w:line="240" w:lineRule="auto"/>
        <w:jc w:val="both"/>
        <w:rPr>
          <w:del w:id="1000" w:author="Vrushali Karla" w:date="2018-11-19T16:45:00Z"/>
          <w:rFonts w:asciiTheme="minorHAnsi" w:hAnsiTheme="minorHAnsi" w:cstheme="minorHAnsi"/>
        </w:rPr>
      </w:pPr>
    </w:p>
    <w:p w14:paraId="34B6904D" w14:textId="77777777" w:rsidR="004E52D7" w:rsidDel="0055278D" w:rsidRDefault="004E52D7" w:rsidP="004E52D7">
      <w:pPr>
        <w:pStyle w:val="ListParagraph"/>
        <w:spacing w:before="0" w:after="0" w:line="240" w:lineRule="auto"/>
        <w:jc w:val="both"/>
        <w:rPr>
          <w:del w:id="1001" w:author="Vrushali Karla" w:date="2018-11-19T16:45:00Z"/>
          <w:rFonts w:asciiTheme="minorHAnsi" w:hAnsiTheme="minorHAnsi" w:cstheme="minorHAnsi"/>
        </w:rPr>
      </w:pPr>
    </w:p>
    <w:p w14:paraId="5ACAA4C0" w14:textId="77777777" w:rsidR="004E52D7" w:rsidDel="0055278D" w:rsidRDefault="004E52D7" w:rsidP="004E52D7">
      <w:pPr>
        <w:pStyle w:val="ListParagraph"/>
        <w:spacing w:before="0" w:after="0" w:line="240" w:lineRule="auto"/>
        <w:jc w:val="both"/>
        <w:rPr>
          <w:del w:id="1002" w:author="Vrushali Karla" w:date="2018-11-19T16:45:00Z"/>
          <w:rFonts w:asciiTheme="minorHAnsi" w:hAnsiTheme="minorHAnsi" w:cstheme="minorHAnsi"/>
        </w:rPr>
      </w:pPr>
    </w:p>
    <w:p w14:paraId="2B1F3E3B" w14:textId="77777777" w:rsidR="004E52D7" w:rsidDel="0055278D" w:rsidRDefault="004E52D7" w:rsidP="004E52D7">
      <w:pPr>
        <w:pStyle w:val="ListParagraph"/>
        <w:spacing w:before="0" w:after="0" w:line="240" w:lineRule="auto"/>
        <w:jc w:val="both"/>
        <w:rPr>
          <w:del w:id="1003" w:author="Vrushali Karla" w:date="2018-11-19T16:45:00Z"/>
          <w:rFonts w:asciiTheme="minorHAnsi" w:hAnsiTheme="minorHAnsi" w:cstheme="minorHAnsi"/>
        </w:rPr>
      </w:pPr>
    </w:p>
    <w:p w14:paraId="68A32729" w14:textId="77777777" w:rsidR="004E52D7" w:rsidRPr="0050776D" w:rsidRDefault="004E52D7" w:rsidP="004E52D7">
      <w:pPr>
        <w:pStyle w:val="ListParagraph"/>
        <w:numPr>
          <w:ilvl w:val="0"/>
          <w:numId w:val="12"/>
        </w:numPr>
        <w:spacing w:before="0" w:after="0" w:line="240" w:lineRule="auto"/>
        <w:jc w:val="both"/>
        <w:rPr>
          <w:rFonts w:asciiTheme="minorHAnsi" w:hAnsiTheme="minorHAnsi" w:cstheme="minorHAnsi"/>
        </w:rPr>
      </w:pPr>
      <w:r w:rsidRPr="0050776D">
        <w:rPr>
          <w:rFonts w:asciiTheme="minorHAnsi" w:hAnsiTheme="minorHAnsi" w:cstheme="minorHAnsi"/>
        </w:rPr>
        <w:t>Go to Global Tool Configuration Set the Maven configuration as below:</w:t>
      </w:r>
    </w:p>
    <w:p w14:paraId="562245E8" w14:textId="77777777" w:rsidR="004E52D7" w:rsidRDefault="004E52D7" w:rsidP="004E52D7">
      <w:pPr>
        <w:spacing w:before="0" w:after="0" w:line="240" w:lineRule="auto"/>
        <w:ind w:left="360"/>
        <w:jc w:val="both"/>
        <w:rPr>
          <w:rFonts w:asciiTheme="minorHAnsi" w:hAnsiTheme="minorHAnsi" w:cstheme="minorHAnsi"/>
        </w:rPr>
      </w:pPr>
    </w:p>
    <w:p w14:paraId="7BE0B257" w14:textId="77777777" w:rsidR="004E52D7" w:rsidRDefault="004E52D7" w:rsidP="004E52D7">
      <w:pPr>
        <w:spacing w:before="0" w:after="0" w:line="240" w:lineRule="auto"/>
        <w:ind w:left="720"/>
        <w:jc w:val="both"/>
        <w:rPr>
          <w:rFonts w:asciiTheme="minorHAnsi" w:hAnsiTheme="minorHAnsi" w:cstheme="minorHAnsi"/>
        </w:rPr>
      </w:pPr>
      <w:r>
        <w:rPr>
          <w:rFonts w:asciiTheme="minorHAnsi" w:hAnsiTheme="minorHAnsi" w:cstheme="minorHAnsi"/>
          <w:noProof/>
          <w:lang w:val="en-US" w:bidi="ar-SA"/>
        </w:rPr>
        <w:drawing>
          <wp:inline distT="0" distB="0" distL="0" distR="0" wp14:anchorId="1322BBB0" wp14:editId="36870BEE">
            <wp:extent cx="5837529" cy="3067050"/>
            <wp:effectExtent l="19050" t="19050" r="1143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41589" cy="3069183"/>
                    </a:xfrm>
                    <a:prstGeom prst="rect">
                      <a:avLst/>
                    </a:prstGeom>
                    <a:noFill/>
                    <a:ln>
                      <a:solidFill>
                        <a:schemeClr val="accent1"/>
                      </a:solidFill>
                    </a:ln>
                  </pic:spPr>
                </pic:pic>
              </a:graphicData>
            </a:graphic>
          </wp:inline>
        </w:drawing>
      </w:r>
    </w:p>
    <w:p w14:paraId="7626A45F" w14:textId="77777777" w:rsidR="004E52D7" w:rsidRDefault="004E52D7" w:rsidP="004E52D7">
      <w:pPr>
        <w:spacing w:before="0" w:after="0" w:line="240" w:lineRule="auto"/>
        <w:ind w:left="720"/>
        <w:jc w:val="both"/>
        <w:rPr>
          <w:rFonts w:asciiTheme="minorHAnsi" w:hAnsiTheme="minorHAnsi" w:cstheme="minorHAnsi"/>
        </w:rPr>
      </w:pPr>
    </w:p>
    <w:p w14:paraId="437CB896" w14:textId="77777777" w:rsidR="004E52D7" w:rsidRDefault="004E52D7" w:rsidP="004E52D7">
      <w:pPr>
        <w:spacing w:before="0" w:after="0" w:line="240" w:lineRule="auto"/>
        <w:ind w:left="720"/>
        <w:jc w:val="both"/>
        <w:rPr>
          <w:rFonts w:asciiTheme="minorHAnsi" w:hAnsiTheme="minorHAnsi" w:cstheme="minorHAnsi"/>
        </w:rPr>
      </w:pPr>
    </w:p>
    <w:p w14:paraId="22C237DF" w14:textId="77777777" w:rsidR="004E52D7" w:rsidRDefault="004E52D7" w:rsidP="004E52D7">
      <w:pPr>
        <w:spacing w:before="0" w:after="0" w:line="240" w:lineRule="auto"/>
        <w:ind w:left="720"/>
        <w:jc w:val="both"/>
        <w:rPr>
          <w:rFonts w:asciiTheme="minorHAnsi" w:hAnsiTheme="minorHAnsi" w:cstheme="minorHAnsi"/>
        </w:rPr>
      </w:pPr>
    </w:p>
    <w:p w14:paraId="0FE636A3" w14:textId="77777777" w:rsidR="004E52D7" w:rsidRDefault="004E52D7" w:rsidP="004E52D7">
      <w:pPr>
        <w:spacing w:before="0" w:after="0" w:line="240" w:lineRule="auto"/>
        <w:ind w:left="720"/>
        <w:jc w:val="both"/>
        <w:rPr>
          <w:rFonts w:asciiTheme="minorHAnsi" w:hAnsiTheme="minorHAnsi" w:cstheme="minorHAnsi"/>
        </w:rPr>
      </w:pPr>
    </w:p>
    <w:p w14:paraId="0DCACFC7" w14:textId="77777777" w:rsidR="004E52D7" w:rsidRDefault="004E52D7" w:rsidP="004E52D7">
      <w:pPr>
        <w:spacing w:before="0" w:after="0" w:line="240" w:lineRule="auto"/>
        <w:ind w:left="720"/>
        <w:jc w:val="both"/>
        <w:rPr>
          <w:rFonts w:asciiTheme="minorHAnsi" w:hAnsiTheme="minorHAnsi" w:cstheme="minorHAnsi"/>
        </w:rPr>
      </w:pPr>
    </w:p>
    <w:p w14:paraId="3891C07D" w14:textId="77777777" w:rsidR="004E52D7" w:rsidRDefault="004E52D7" w:rsidP="004E52D7">
      <w:pPr>
        <w:spacing w:before="0" w:after="0" w:line="240" w:lineRule="auto"/>
        <w:ind w:left="720"/>
        <w:jc w:val="both"/>
        <w:rPr>
          <w:rFonts w:asciiTheme="minorHAnsi" w:hAnsiTheme="minorHAnsi" w:cstheme="minorHAnsi"/>
        </w:rPr>
      </w:pPr>
    </w:p>
    <w:p w14:paraId="4A9241EB" w14:textId="77777777" w:rsidR="004E52D7" w:rsidRDefault="004E52D7" w:rsidP="004E52D7">
      <w:pPr>
        <w:spacing w:before="0" w:after="0" w:line="240" w:lineRule="auto"/>
        <w:ind w:left="720"/>
        <w:jc w:val="both"/>
        <w:rPr>
          <w:rFonts w:asciiTheme="minorHAnsi" w:hAnsiTheme="minorHAnsi" w:cstheme="minorHAnsi"/>
        </w:rPr>
      </w:pPr>
    </w:p>
    <w:p w14:paraId="67F7AB49" w14:textId="77777777" w:rsidR="004E52D7" w:rsidRDefault="004E52D7" w:rsidP="004E52D7">
      <w:pPr>
        <w:spacing w:before="0" w:after="0" w:line="240" w:lineRule="auto"/>
        <w:ind w:left="720"/>
        <w:jc w:val="both"/>
        <w:rPr>
          <w:rFonts w:asciiTheme="minorHAnsi" w:hAnsiTheme="minorHAnsi" w:cstheme="minorHAnsi"/>
        </w:rPr>
      </w:pPr>
    </w:p>
    <w:p w14:paraId="23730456" w14:textId="77777777" w:rsidR="004E52D7" w:rsidRDefault="004E52D7" w:rsidP="004E52D7">
      <w:pPr>
        <w:spacing w:before="0" w:after="0" w:line="240" w:lineRule="auto"/>
        <w:ind w:left="720"/>
        <w:jc w:val="both"/>
        <w:rPr>
          <w:rFonts w:asciiTheme="minorHAnsi" w:hAnsiTheme="minorHAnsi" w:cstheme="minorHAnsi"/>
        </w:rPr>
      </w:pPr>
    </w:p>
    <w:p w14:paraId="0E7A118A" w14:textId="77777777" w:rsidR="004E52D7" w:rsidRDefault="004E52D7" w:rsidP="004E52D7">
      <w:pPr>
        <w:spacing w:before="0" w:after="0" w:line="240" w:lineRule="auto"/>
        <w:ind w:left="720"/>
        <w:jc w:val="both"/>
        <w:rPr>
          <w:rFonts w:asciiTheme="minorHAnsi" w:hAnsiTheme="minorHAnsi" w:cstheme="minorHAnsi"/>
        </w:rPr>
      </w:pPr>
    </w:p>
    <w:p w14:paraId="7BFF9ABE" w14:textId="77777777" w:rsidR="004E52D7" w:rsidRDefault="004E52D7" w:rsidP="004E52D7">
      <w:pPr>
        <w:spacing w:before="0" w:after="0" w:line="240" w:lineRule="auto"/>
        <w:ind w:left="720"/>
        <w:jc w:val="both"/>
        <w:rPr>
          <w:rFonts w:asciiTheme="minorHAnsi" w:hAnsiTheme="minorHAnsi" w:cstheme="minorHAnsi"/>
        </w:rPr>
      </w:pPr>
    </w:p>
    <w:p w14:paraId="17E07365" w14:textId="77777777" w:rsidR="004E52D7" w:rsidRPr="00931E74" w:rsidRDefault="004E52D7" w:rsidP="004E52D7">
      <w:pPr>
        <w:spacing w:before="0" w:after="0" w:line="240" w:lineRule="auto"/>
        <w:ind w:left="720"/>
        <w:jc w:val="both"/>
        <w:rPr>
          <w:rFonts w:asciiTheme="minorHAnsi" w:hAnsiTheme="minorHAnsi" w:cstheme="minorHAnsi"/>
          <w:b/>
        </w:rPr>
      </w:pPr>
      <w:r w:rsidRPr="00931E74">
        <w:rPr>
          <w:rFonts w:asciiTheme="minorHAnsi" w:hAnsiTheme="minorHAnsi" w:cstheme="minorHAnsi"/>
          <w:b/>
        </w:rPr>
        <w:t>JDK Installations:</w:t>
      </w:r>
    </w:p>
    <w:p w14:paraId="18B7B3A6" w14:textId="77777777" w:rsidR="004E52D7" w:rsidRDefault="004E52D7" w:rsidP="004E52D7">
      <w:pPr>
        <w:spacing w:before="0" w:after="0" w:line="240" w:lineRule="auto"/>
        <w:ind w:left="720"/>
        <w:jc w:val="both"/>
        <w:rPr>
          <w:rFonts w:asciiTheme="minorHAnsi" w:hAnsiTheme="minorHAnsi" w:cstheme="minorHAnsi"/>
        </w:rPr>
      </w:pPr>
    </w:p>
    <w:p w14:paraId="5A73A57E" w14:textId="77777777" w:rsidR="004E52D7" w:rsidRDefault="004E52D7" w:rsidP="004E52D7">
      <w:pPr>
        <w:spacing w:before="0" w:after="0" w:line="240" w:lineRule="auto"/>
        <w:ind w:left="720"/>
        <w:jc w:val="both"/>
        <w:rPr>
          <w:rFonts w:asciiTheme="minorHAnsi" w:hAnsiTheme="minorHAnsi" w:cstheme="minorHAnsi"/>
        </w:rPr>
      </w:pPr>
      <w:r>
        <w:rPr>
          <w:rFonts w:asciiTheme="minorHAnsi" w:hAnsiTheme="minorHAnsi" w:cstheme="minorHAnsi"/>
          <w:noProof/>
          <w:lang w:val="en-US" w:bidi="ar-SA"/>
        </w:rPr>
        <w:lastRenderedPageBreak/>
        <w:drawing>
          <wp:inline distT="0" distB="0" distL="0" distR="0" wp14:anchorId="75E17DC1" wp14:editId="66A23C36">
            <wp:extent cx="5837529" cy="1737338"/>
            <wp:effectExtent l="19050" t="19050" r="1143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59118" cy="1743763"/>
                    </a:xfrm>
                    <a:prstGeom prst="rect">
                      <a:avLst/>
                    </a:prstGeom>
                    <a:noFill/>
                    <a:ln>
                      <a:solidFill>
                        <a:schemeClr val="accent1"/>
                      </a:solidFill>
                    </a:ln>
                  </pic:spPr>
                </pic:pic>
              </a:graphicData>
            </a:graphic>
          </wp:inline>
        </w:drawing>
      </w:r>
    </w:p>
    <w:p w14:paraId="21A0C9D6" w14:textId="77777777" w:rsidR="004E52D7" w:rsidRDefault="004E52D7" w:rsidP="004E52D7">
      <w:pPr>
        <w:spacing w:before="0" w:after="0" w:line="240" w:lineRule="auto"/>
        <w:ind w:left="720"/>
        <w:jc w:val="both"/>
        <w:rPr>
          <w:rFonts w:asciiTheme="minorHAnsi" w:hAnsiTheme="minorHAnsi" w:cstheme="minorHAnsi"/>
        </w:rPr>
      </w:pPr>
    </w:p>
    <w:p w14:paraId="306BE245" w14:textId="77777777" w:rsidR="004E52D7" w:rsidRDefault="004E52D7" w:rsidP="004E52D7">
      <w:pPr>
        <w:pStyle w:val="ListParagraph"/>
        <w:numPr>
          <w:ilvl w:val="0"/>
          <w:numId w:val="12"/>
        </w:numPr>
        <w:spacing w:before="0" w:after="0" w:line="240" w:lineRule="auto"/>
        <w:jc w:val="both"/>
        <w:rPr>
          <w:rFonts w:asciiTheme="minorHAnsi" w:hAnsiTheme="minorHAnsi" w:cstheme="minorHAnsi"/>
        </w:rPr>
      </w:pPr>
      <w:r w:rsidRPr="006C23EB">
        <w:rPr>
          <w:rFonts w:asciiTheme="minorHAnsi" w:hAnsiTheme="minorHAnsi" w:cstheme="minorHAnsi"/>
        </w:rPr>
        <w:t>CSS is striped because of the Content Security Policy in Jenkins</w:t>
      </w:r>
      <w:r>
        <w:rPr>
          <w:rFonts w:asciiTheme="minorHAnsi" w:hAnsiTheme="minorHAnsi" w:cstheme="minorHAnsi"/>
        </w:rPr>
        <w:t>. To relax this rule:</w:t>
      </w:r>
    </w:p>
    <w:p w14:paraId="35D44E81" w14:textId="77777777" w:rsidR="004E52D7" w:rsidRDefault="004E52D7" w:rsidP="004E52D7">
      <w:pPr>
        <w:pStyle w:val="ListParagraph"/>
        <w:numPr>
          <w:ilvl w:val="0"/>
          <w:numId w:val="32"/>
        </w:numPr>
        <w:spacing w:before="0" w:after="0" w:line="240" w:lineRule="auto"/>
        <w:jc w:val="both"/>
        <w:rPr>
          <w:rFonts w:asciiTheme="minorHAnsi" w:hAnsiTheme="minorHAnsi" w:cstheme="minorHAnsi"/>
        </w:rPr>
      </w:pPr>
      <w:r>
        <w:rPr>
          <w:rFonts w:asciiTheme="minorHAnsi" w:hAnsiTheme="minorHAnsi" w:cstheme="minorHAnsi"/>
        </w:rPr>
        <w:t>G</w:t>
      </w:r>
      <w:r w:rsidRPr="006C23EB">
        <w:rPr>
          <w:rFonts w:asciiTheme="minorHAnsi" w:hAnsiTheme="minorHAnsi" w:cstheme="minorHAnsi"/>
        </w:rPr>
        <w:t>o to Manage Jenkins-&gt;Script console and type in the following command</w:t>
      </w:r>
      <w:r>
        <w:rPr>
          <w:rFonts w:asciiTheme="minorHAnsi" w:hAnsiTheme="minorHAnsi" w:cstheme="minorHAnsi"/>
        </w:rPr>
        <w:t>:</w:t>
      </w:r>
    </w:p>
    <w:p w14:paraId="2CD471BF" w14:textId="77777777" w:rsidR="004E52D7" w:rsidRDefault="004E52D7" w:rsidP="004E52D7">
      <w:pPr>
        <w:pStyle w:val="ListParagraph"/>
        <w:spacing w:before="0" w:after="0" w:line="240" w:lineRule="auto"/>
        <w:ind w:left="1440"/>
        <w:jc w:val="both"/>
        <w:rPr>
          <w:rFonts w:asciiTheme="minorHAnsi" w:hAnsiTheme="minorHAnsi" w:cstheme="minorHAnsi"/>
        </w:rPr>
      </w:pPr>
      <w:r w:rsidRPr="006C23EB">
        <w:rPr>
          <w:rFonts w:asciiTheme="minorHAnsi" w:hAnsiTheme="minorHAnsi" w:cstheme="minorHAnsi"/>
        </w:rPr>
        <w:t>System.setProperty("hudson.model.DirectoryBrowserSupport.CSP", "")</w:t>
      </w:r>
    </w:p>
    <w:p w14:paraId="6D1C7FC8" w14:textId="77777777" w:rsidR="004E52D7" w:rsidRDefault="004E52D7" w:rsidP="004E52D7">
      <w:pPr>
        <w:pStyle w:val="ListParagraph"/>
        <w:numPr>
          <w:ilvl w:val="0"/>
          <w:numId w:val="32"/>
        </w:numPr>
        <w:spacing w:before="0" w:after="0" w:line="240" w:lineRule="auto"/>
        <w:jc w:val="both"/>
        <w:rPr>
          <w:rFonts w:asciiTheme="minorHAnsi" w:hAnsiTheme="minorHAnsi" w:cstheme="minorHAnsi"/>
        </w:rPr>
      </w:pPr>
      <w:r w:rsidRPr="006C23EB">
        <w:rPr>
          <w:rFonts w:asciiTheme="minorHAnsi" w:hAnsiTheme="minorHAnsi" w:cstheme="minorHAnsi"/>
        </w:rPr>
        <w:t>and Press Run.</w:t>
      </w:r>
    </w:p>
    <w:p w14:paraId="795EFBDC" w14:textId="77777777" w:rsidR="004E52D7" w:rsidRDefault="004E52D7" w:rsidP="004E52D7">
      <w:pPr>
        <w:spacing w:before="0" w:after="0" w:line="240" w:lineRule="auto"/>
        <w:jc w:val="both"/>
        <w:rPr>
          <w:rFonts w:asciiTheme="minorHAnsi" w:hAnsiTheme="minorHAnsi" w:cstheme="minorHAnsi"/>
        </w:rPr>
      </w:pPr>
    </w:p>
    <w:p w14:paraId="4BF12FD1" w14:textId="77777777" w:rsidR="004E52D7" w:rsidRDefault="004E52D7" w:rsidP="004E52D7">
      <w:pPr>
        <w:spacing w:before="0" w:after="0" w:line="240" w:lineRule="auto"/>
        <w:ind w:left="360" w:firstLine="720"/>
        <w:jc w:val="both"/>
        <w:rPr>
          <w:rFonts w:asciiTheme="minorHAnsi" w:hAnsiTheme="minorHAnsi" w:cstheme="minorHAnsi"/>
        </w:rPr>
      </w:pPr>
      <w:r>
        <w:rPr>
          <w:rFonts w:asciiTheme="minorHAnsi" w:hAnsiTheme="minorHAnsi" w:cstheme="minorHAnsi"/>
        </w:rPr>
        <w:t>OR</w:t>
      </w:r>
    </w:p>
    <w:p w14:paraId="7EC4395E" w14:textId="77777777" w:rsidR="004E52D7" w:rsidRDefault="004E52D7" w:rsidP="004E52D7">
      <w:pPr>
        <w:spacing w:before="0" w:after="0" w:line="240" w:lineRule="auto"/>
        <w:ind w:left="360" w:firstLine="720"/>
        <w:jc w:val="both"/>
        <w:rPr>
          <w:rFonts w:asciiTheme="minorHAnsi" w:hAnsiTheme="minorHAnsi" w:cstheme="minorHAnsi"/>
        </w:rPr>
      </w:pPr>
    </w:p>
    <w:p w14:paraId="48D9C030" w14:textId="77777777" w:rsidR="004E52D7" w:rsidRDefault="004E52D7" w:rsidP="004E52D7">
      <w:pPr>
        <w:pStyle w:val="ListParagraph"/>
        <w:numPr>
          <w:ilvl w:val="1"/>
          <w:numId w:val="73"/>
        </w:numPr>
        <w:spacing w:before="0" w:after="0" w:line="240" w:lineRule="auto"/>
        <w:jc w:val="both"/>
        <w:rPr>
          <w:rFonts w:asciiTheme="minorHAnsi" w:hAnsiTheme="minorHAnsi" w:cstheme="minorHAnsi"/>
        </w:rPr>
      </w:pPr>
      <w:r>
        <w:rPr>
          <w:rFonts w:asciiTheme="minorHAnsi" w:hAnsiTheme="minorHAnsi" w:cstheme="minorHAnsi"/>
        </w:rPr>
        <w:t>Go to C:\Program Files(x86)\ Jenkins\</w:t>
      </w:r>
      <w:r w:rsidRPr="00437FB7">
        <w:rPr>
          <w:rFonts w:asciiTheme="minorHAnsi" w:hAnsiTheme="minorHAnsi" w:cstheme="minorHAnsi"/>
        </w:rPr>
        <w:t>jenkins.xml</w:t>
      </w:r>
    </w:p>
    <w:p w14:paraId="64AEC0C9" w14:textId="77777777" w:rsidR="004E52D7" w:rsidRDefault="004E52D7" w:rsidP="004E52D7">
      <w:pPr>
        <w:pStyle w:val="ListParagraph"/>
        <w:numPr>
          <w:ilvl w:val="1"/>
          <w:numId w:val="73"/>
        </w:numPr>
        <w:spacing w:before="0" w:after="0" w:line="240" w:lineRule="auto"/>
        <w:jc w:val="both"/>
        <w:rPr>
          <w:rFonts w:asciiTheme="minorHAnsi" w:hAnsiTheme="minorHAnsi" w:cstheme="minorHAnsi"/>
        </w:rPr>
      </w:pPr>
      <w:r>
        <w:rPr>
          <w:rFonts w:asciiTheme="minorHAnsi" w:hAnsiTheme="minorHAnsi" w:cstheme="minorHAnsi"/>
        </w:rPr>
        <w:t xml:space="preserve">Add following entry </w:t>
      </w:r>
      <w:r w:rsidRPr="00437FB7">
        <w:rPr>
          <w:rFonts w:asciiTheme="minorHAnsi" w:hAnsiTheme="minorHAnsi" w:cstheme="minorHAnsi"/>
        </w:rPr>
        <w:t xml:space="preserve"> -Dhudson.model.DirectoryBrowserSupport.CSP</w:t>
      </w:r>
      <w:r>
        <w:rPr>
          <w:rFonts w:asciiTheme="minorHAnsi" w:hAnsiTheme="minorHAnsi" w:cstheme="minorHAnsi"/>
        </w:rPr>
        <w:t xml:space="preserve"> in the arguments section.</w:t>
      </w:r>
    </w:p>
    <w:p w14:paraId="1F26C693" w14:textId="77777777" w:rsidR="004E52D7" w:rsidRDefault="004E52D7" w:rsidP="004E52D7">
      <w:pPr>
        <w:pStyle w:val="ListParagraph"/>
        <w:spacing w:before="0" w:after="0" w:line="240" w:lineRule="auto"/>
        <w:ind w:left="1440"/>
        <w:jc w:val="both"/>
        <w:rPr>
          <w:rFonts w:asciiTheme="minorHAnsi" w:hAnsiTheme="minorHAnsi" w:cstheme="minorHAnsi"/>
        </w:rPr>
      </w:pPr>
    </w:p>
    <w:p w14:paraId="2D9CA9EE" w14:textId="77777777" w:rsidR="004E52D7" w:rsidRPr="00437FB7"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rPr>
        <w:t xml:space="preserve">E.g. </w:t>
      </w:r>
      <w:r w:rsidRPr="00437FB7">
        <w:rPr>
          <w:rFonts w:asciiTheme="minorHAnsi" w:hAnsiTheme="minorHAnsi" w:cstheme="minorHAnsi"/>
        </w:rPr>
        <w:t>&lt;arguments&gt;-Xrs -Xmx256m -Dhudson.lifecycle=hudson.lifecycle.</w:t>
      </w:r>
      <w:r w:rsidRPr="00437FB7">
        <w:rPr>
          <w:rFonts w:asciiTheme="minorHAnsi" w:hAnsiTheme="minorHAnsi" w:cstheme="minorHAnsi"/>
          <w:highlight w:val="yellow"/>
        </w:rPr>
        <w:t>WindowsServiceLifecycle -Dhudson.model.DirectoryBrowserSupport.CSP</w:t>
      </w:r>
      <w:r w:rsidRPr="00437FB7">
        <w:rPr>
          <w:rFonts w:asciiTheme="minorHAnsi" w:hAnsiTheme="minorHAnsi" w:cstheme="minorHAnsi"/>
        </w:rPr>
        <w:t xml:space="preserve"> -jar "%BASE%\jenkins.war" --httpPort=8080 --webroot="%BASE%\war"&lt;/arguments&gt;</w:t>
      </w:r>
    </w:p>
    <w:p w14:paraId="6E2FCF99" w14:textId="77777777" w:rsidR="004E52D7" w:rsidRDefault="004E52D7" w:rsidP="004E52D7">
      <w:pPr>
        <w:spacing w:before="0" w:after="0" w:line="240" w:lineRule="auto"/>
        <w:ind w:left="360" w:firstLine="720"/>
        <w:jc w:val="both"/>
        <w:rPr>
          <w:rFonts w:asciiTheme="minorHAnsi" w:hAnsiTheme="minorHAnsi" w:cstheme="minorHAnsi"/>
        </w:rPr>
      </w:pPr>
    </w:p>
    <w:p w14:paraId="3B3C0D01" w14:textId="77777777" w:rsidR="004E52D7" w:rsidRDefault="004E52D7" w:rsidP="004E52D7">
      <w:pPr>
        <w:pStyle w:val="ListParagraph"/>
        <w:spacing w:before="0" w:after="0" w:line="240" w:lineRule="auto"/>
        <w:ind w:left="1440"/>
        <w:jc w:val="both"/>
        <w:rPr>
          <w:rFonts w:asciiTheme="minorHAnsi" w:hAnsiTheme="minorHAnsi" w:cstheme="minorHAnsi"/>
        </w:rPr>
      </w:pPr>
    </w:p>
    <w:p w14:paraId="09CBB2E9" w14:textId="77777777" w:rsidR="004E52D7" w:rsidRPr="006C23EB" w:rsidRDefault="004E52D7" w:rsidP="004E52D7">
      <w:pPr>
        <w:spacing w:before="0" w:after="0" w:line="240" w:lineRule="auto"/>
        <w:jc w:val="both"/>
        <w:rPr>
          <w:rFonts w:asciiTheme="minorHAnsi" w:hAnsiTheme="minorHAnsi" w:cstheme="minorHAnsi"/>
        </w:rPr>
      </w:pPr>
      <w:r>
        <w:rPr>
          <w:rFonts w:asciiTheme="minorHAnsi" w:hAnsiTheme="minorHAnsi" w:cstheme="minorHAnsi"/>
        </w:rPr>
        <w:t xml:space="preserve">              By doing this you will be able to view any HTML report in Jenkins.</w:t>
      </w:r>
    </w:p>
    <w:p w14:paraId="669B5C6C" w14:textId="77777777" w:rsidR="004E52D7" w:rsidRPr="006C23EB" w:rsidRDefault="004E52D7" w:rsidP="004E52D7">
      <w:pPr>
        <w:spacing w:before="0" w:after="0" w:line="240" w:lineRule="auto"/>
        <w:ind w:left="360" w:firstLine="720"/>
        <w:jc w:val="both"/>
        <w:rPr>
          <w:rFonts w:asciiTheme="minorHAnsi" w:hAnsiTheme="minorHAnsi" w:cstheme="minorHAnsi"/>
        </w:rPr>
      </w:pPr>
      <w:r>
        <w:rPr>
          <w:rFonts w:asciiTheme="minorHAnsi" w:hAnsiTheme="minorHAnsi" w:cstheme="minorHAnsi"/>
        </w:rPr>
        <w:t xml:space="preserve">      </w:t>
      </w:r>
    </w:p>
    <w:p w14:paraId="71359BE2" w14:textId="77777777" w:rsidR="004E52D7" w:rsidRDefault="004E52D7" w:rsidP="004E52D7">
      <w:pPr>
        <w:spacing w:before="0" w:after="0" w:line="240" w:lineRule="auto"/>
        <w:ind w:left="720"/>
        <w:jc w:val="both"/>
        <w:rPr>
          <w:rFonts w:asciiTheme="minorHAnsi" w:hAnsiTheme="minorHAnsi" w:cstheme="minorHAnsi"/>
        </w:rPr>
      </w:pPr>
    </w:p>
    <w:p w14:paraId="30AA2896" w14:textId="77777777" w:rsidR="004E52D7" w:rsidRDefault="004E52D7" w:rsidP="004E52D7">
      <w:pPr>
        <w:pStyle w:val="ListParagraph"/>
        <w:numPr>
          <w:ilvl w:val="0"/>
          <w:numId w:val="12"/>
        </w:numPr>
        <w:spacing w:before="0" w:after="0" w:line="240" w:lineRule="auto"/>
        <w:jc w:val="both"/>
        <w:rPr>
          <w:rFonts w:asciiTheme="minorHAnsi" w:hAnsiTheme="minorHAnsi" w:cstheme="minorHAnsi"/>
        </w:rPr>
      </w:pPr>
      <w:r>
        <w:rPr>
          <w:rFonts w:asciiTheme="minorHAnsi" w:hAnsiTheme="minorHAnsi" w:cstheme="minorHAnsi"/>
        </w:rPr>
        <w:t xml:space="preserve">Go to Jenkins </w:t>
      </w:r>
      <w:r w:rsidRPr="00931E74">
        <w:rPr>
          <w:rFonts w:asciiTheme="minorHAnsi" w:hAnsiTheme="minorHAnsi" w:cstheme="minorHAnsi"/>
        </w:rPr>
        <w:sym w:font="Wingdings" w:char="F0E0"/>
      </w:r>
      <w:r>
        <w:rPr>
          <w:rFonts w:asciiTheme="minorHAnsi" w:hAnsiTheme="minorHAnsi" w:cstheme="minorHAnsi"/>
        </w:rPr>
        <w:t xml:space="preserve"> TestAutomation Maven project.</w:t>
      </w:r>
    </w:p>
    <w:p w14:paraId="0AE3C329" w14:textId="77777777" w:rsidR="004E52D7" w:rsidRDefault="004E52D7" w:rsidP="004E52D7">
      <w:pPr>
        <w:spacing w:before="0" w:after="0" w:line="240" w:lineRule="auto"/>
        <w:jc w:val="both"/>
        <w:rPr>
          <w:rFonts w:asciiTheme="minorHAnsi" w:hAnsiTheme="minorHAnsi" w:cstheme="minorHAnsi"/>
        </w:rPr>
      </w:pPr>
    </w:p>
    <w:p w14:paraId="5EC2A601" w14:textId="77777777" w:rsidR="004E52D7" w:rsidRDefault="004E52D7" w:rsidP="004E52D7">
      <w:pPr>
        <w:pStyle w:val="ListParagraph"/>
        <w:numPr>
          <w:ilvl w:val="0"/>
          <w:numId w:val="13"/>
        </w:numPr>
        <w:spacing w:before="0" w:after="0" w:line="240" w:lineRule="auto"/>
        <w:jc w:val="both"/>
        <w:rPr>
          <w:rFonts w:asciiTheme="minorHAnsi" w:hAnsiTheme="minorHAnsi" w:cstheme="minorHAnsi"/>
        </w:rPr>
      </w:pPr>
      <w:r>
        <w:rPr>
          <w:rFonts w:asciiTheme="minorHAnsi" w:hAnsiTheme="minorHAnsi" w:cstheme="minorHAnsi"/>
        </w:rPr>
        <w:t>Add mvn clean in Pre Build steps</w:t>
      </w:r>
    </w:p>
    <w:p w14:paraId="6C675159" w14:textId="77777777" w:rsidR="004E52D7" w:rsidRDefault="004E52D7" w:rsidP="004E52D7">
      <w:pPr>
        <w:pStyle w:val="ListParagraph"/>
        <w:spacing w:before="0" w:after="0" w:line="240" w:lineRule="auto"/>
        <w:ind w:left="1080"/>
        <w:jc w:val="both"/>
        <w:rPr>
          <w:rFonts w:asciiTheme="minorHAnsi" w:hAnsiTheme="minorHAnsi" w:cstheme="minorHAnsi"/>
        </w:rPr>
      </w:pPr>
      <w:r>
        <w:rPr>
          <w:noProof/>
          <w:lang w:val="en-US" w:bidi="ar-SA"/>
        </w:rPr>
        <w:lastRenderedPageBreak/>
        <w:drawing>
          <wp:inline distT="0" distB="0" distL="0" distR="0" wp14:anchorId="78ECE16B" wp14:editId="3290C51A">
            <wp:extent cx="5943600" cy="34042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3404235"/>
                    </a:xfrm>
                    <a:prstGeom prst="rect">
                      <a:avLst/>
                    </a:prstGeom>
                  </pic:spPr>
                </pic:pic>
              </a:graphicData>
            </a:graphic>
          </wp:inline>
        </w:drawing>
      </w:r>
    </w:p>
    <w:p w14:paraId="52A8AD21" w14:textId="77777777" w:rsidR="004E52D7" w:rsidRDefault="004E52D7" w:rsidP="004E52D7">
      <w:pPr>
        <w:pStyle w:val="ListParagraph"/>
        <w:numPr>
          <w:ilvl w:val="0"/>
          <w:numId w:val="13"/>
        </w:numPr>
        <w:spacing w:before="0" w:after="0" w:line="240" w:lineRule="auto"/>
        <w:jc w:val="both"/>
        <w:rPr>
          <w:rFonts w:asciiTheme="minorHAnsi" w:hAnsiTheme="minorHAnsi" w:cstheme="minorHAnsi"/>
        </w:rPr>
      </w:pPr>
      <w:r>
        <w:rPr>
          <w:rFonts w:asciiTheme="minorHAnsi" w:hAnsiTheme="minorHAnsi" w:cstheme="minorHAnsi"/>
        </w:rPr>
        <w:t xml:space="preserve">Build Execution details-Root POM path will be your Automation test project  pom path and Goals and options will be as compile </w:t>
      </w:r>
      <w:r>
        <w:t>exec:java -Dexec.mainClass="com.invocation.KickOff"</w:t>
      </w:r>
    </w:p>
    <w:p w14:paraId="2C06B71D"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18AB8B22" w14:textId="77777777" w:rsidR="004E52D7" w:rsidRDefault="004E52D7" w:rsidP="004E52D7">
      <w:pPr>
        <w:spacing w:before="0" w:after="0" w:line="240" w:lineRule="auto"/>
        <w:ind w:left="720"/>
        <w:jc w:val="both"/>
        <w:rPr>
          <w:rFonts w:asciiTheme="minorHAnsi" w:hAnsiTheme="minorHAnsi" w:cstheme="minorHAnsi"/>
        </w:rPr>
      </w:pPr>
      <w:del w:id="1004" w:author="Vrushali Karla" w:date="2018-11-13T12:45:00Z">
        <w:r w:rsidDel="00323940">
          <w:rPr>
            <w:rFonts w:asciiTheme="minorHAnsi" w:hAnsiTheme="minorHAnsi" w:cstheme="minorHAnsi"/>
            <w:noProof/>
            <w:lang w:val="en-US" w:bidi="ar-SA"/>
          </w:rPr>
          <w:drawing>
            <wp:inline distT="0" distB="0" distL="0" distR="0" wp14:anchorId="76E63A67" wp14:editId="795B77F4">
              <wp:extent cx="5837529" cy="1676400"/>
              <wp:effectExtent l="19050" t="19050" r="1143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45228" cy="1678611"/>
                      </a:xfrm>
                      <a:prstGeom prst="rect">
                        <a:avLst/>
                      </a:prstGeom>
                      <a:noFill/>
                      <a:ln>
                        <a:solidFill>
                          <a:schemeClr val="accent1"/>
                        </a:solidFill>
                      </a:ln>
                    </pic:spPr>
                  </pic:pic>
                </a:graphicData>
              </a:graphic>
            </wp:inline>
          </w:drawing>
        </w:r>
      </w:del>
      <w:ins w:id="1005" w:author="Vrushali Karla" w:date="2018-11-13T12:46:00Z">
        <w:r>
          <w:rPr>
            <w:noProof/>
            <w:lang w:val="en-US" w:bidi="ar-SA"/>
          </w:rPr>
          <w:drawing>
            <wp:inline distT="0" distB="0" distL="0" distR="0" wp14:anchorId="4515B344" wp14:editId="6C8B19A2">
              <wp:extent cx="5943600" cy="11722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43600" cy="1172210"/>
                      </a:xfrm>
                      <a:prstGeom prst="rect">
                        <a:avLst/>
                      </a:prstGeom>
                      <a:ln>
                        <a:solidFill>
                          <a:schemeClr val="accent1"/>
                        </a:solidFill>
                      </a:ln>
                    </pic:spPr>
                  </pic:pic>
                </a:graphicData>
              </a:graphic>
            </wp:inline>
          </w:drawing>
        </w:r>
      </w:ins>
    </w:p>
    <w:p w14:paraId="080568A7" w14:textId="77777777" w:rsidR="004E52D7" w:rsidRDefault="004E52D7" w:rsidP="004E52D7">
      <w:pPr>
        <w:spacing w:before="0" w:after="0" w:line="240" w:lineRule="auto"/>
        <w:ind w:left="720"/>
        <w:jc w:val="both"/>
        <w:rPr>
          <w:rFonts w:asciiTheme="minorHAnsi" w:hAnsiTheme="minorHAnsi" w:cstheme="minorHAnsi"/>
        </w:rPr>
      </w:pPr>
    </w:p>
    <w:p w14:paraId="528C8537" w14:textId="77777777" w:rsidR="004E52D7" w:rsidRDefault="004E52D7" w:rsidP="004E52D7">
      <w:pPr>
        <w:spacing w:before="0" w:after="0" w:line="240" w:lineRule="auto"/>
        <w:ind w:left="720"/>
        <w:jc w:val="both"/>
        <w:rPr>
          <w:rFonts w:asciiTheme="minorHAnsi" w:hAnsiTheme="minorHAnsi" w:cstheme="minorHAnsi"/>
        </w:rPr>
      </w:pPr>
      <w:r>
        <w:rPr>
          <w:rFonts w:asciiTheme="minorHAnsi" w:hAnsiTheme="minorHAnsi" w:cstheme="minorHAnsi"/>
        </w:rPr>
        <w:t>Click advanced under Build section and under that select Use private Maven repository as below</w:t>
      </w:r>
    </w:p>
    <w:p w14:paraId="73DF71CF" w14:textId="77777777" w:rsidR="004E52D7" w:rsidRDefault="004E52D7" w:rsidP="004E52D7">
      <w:pPr>
        <w:spacing w:before="0" w:after="0" w:line="240" w:lineRule="auto"/>
        <w:ind w:left="720"/>
        <w:jc w:val="both"/>
        <w:rPr>
          <w:rFonts w:asciiTheme="minorHAnsi" w:hAnsiTheme="minorHAnsi" w:cstheme="minorHAnsi"/>
        </w:rPr>
      </w:pPr>
    </w:p>
    <w:p w14:paraId="5E1E0271" w14:textId="77777777" w:rsidR="004E52D7" w:rsidRDefault="004E52D7" w:rsidP="004E52D7">
      <w:pPr>
        <w:spacing w:before="0" w:after="0" w:line="240" w:lineRule="auto"/>
        <w:ind w:left="720"/>
        <w:jc w:val="both"/>
        <w:rPr>
          <w:rFonts w:asciiTheme="minorHAnsi" w:hAnsiTheme="minorHAnsi" w:cstheme="minorHAnsi"/>
        </w:rPr>
      </w:pPr>
      <w:r>
        <w:rPr>
          <w:noProof/>
          <w:lang w:val="en-US" w:bidi="ar-SA"/>
        </w:rPr>
        <w:drawing>
          <wp:inline distT="0" distB="0" distL="0" distR="0" wp14:anchorId="2F634534" wp14:editId="0E629E5B">
            <wp:extent cx="5866790" cy="891540"/>
            <wp:effectExtent l="19050" t="19050" r="1968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876074" cy="892951"/>
                    </a:xfrm>
                    <a:prstGeom prst="rect">
                      <a:avLst/>
                    </a:prstGeom>
                    <a:ln>
                      <a:solidFill>
                        <a:schemeClr val="accent1"/>
                      </a:solidFill>
                    </a:ln>
                  </pic:spPr>
                </pic:pic>
              </a:graphicData>
            </a:graphic>
          </wp:inline>
        </w:drawing>
      </w:r>
    </w:p>
    <w:p w14:paraId="405086C9" w14:textId="77777777" w:rsidR="004E52D7" w:rsidRDefault="004E52D7" w:rsidP="004E52D7">
      <w:pPr>
        <w:spacing w:before="0" w:after="0" w:line="240" w:lineRule="auto"/>
        <w:ind w:left="720"/>
        <w:jc w:val="both"/>
        <w:rPr>
          <w:rFonts w:asciiTheme="minorHAnsi" w:hAnsiTheme="minorHAnsi" w:cstheme="minorHAnsi"/>
        </w:rPr>
      </w:pPr>
    </w:p>
    <w:p w14:paraId="6C4FAFC6" w14:textId="77777777" w:rsidR="004E52D7" w:rsidRDefault="004E52D7" w:rsidP="004E52D7">
      <w:pPr>
        <w:spacing w:before="0" w:after="0" w:line="240" w:lineRule="auto"/>
        <w:ind w:left="720"/>
        <w:jc w:val="both"/>
        <w:rPr>
          <w:rFonts w:asciiTheme="minorHAnsi" w:hAnsiTheme="minorHAnsi" w:cstheme="minorHAnsi"/>
        </w:rPr>
      </w:pPr>
    </w:p>
    <w:p w14:paraId="48172834" w14:textId="77777777" w:rsidR="004E52D7" w:rsidDel="004C348D" w:rsidRDefault="004E52D7" w:rsidP="004E52D7">
      <w:pPr>
        <w:spacing w:before="0" w:after="0" w:line="240" w:lineRule="auto"/>
        <w:ind w:left="720"/>
        <w:jc w:val="both"/>
        <w:rPr>
          <w:del w:id="1006" w:author="Vrushali Karla" w:date="2018-11-20T10:42:00Z"/>
          <w:rFonts w:asciiTheme="minorHAnsi" w:hAnsiTheme="minorHAnsi" w:cstheme="minorHAnsi"/>
        </w:rPr>
      </w:pPr>
    </w:p>
    <w:p w14:paraId="3B6E34AC" w14:textId="77777777" w:rsidR="004E52D7" w:rsidRDefault="004E52D7" w:rsidP="004E52D7">
      <w:pPr>
        <w:pStyle w:val="ListParagraph"/>
        <w:numPr>
          <w:ilvl w:val="0"/>
          <w:numId w:val="13"/>
        </w:numPr>
        <w:spacing w:before="0" w:after="0" w:line="240" w:lineRule="auto"/>
        <w:jc w:val="both"/>
        <w:rPr>
          <w:rFonts w:asciiTheme="minorHAnsi" w:hAnsiTheme="minorHAnsi" w:cstheme="minorHAnsi"/>
        </w:rPr>
      </w:pPr>
      <w:r w:rsidRPr="000A06FA">
        <w:rPr>
          <w:rFonts w:asciiTheme="minorHAnsi" w:hAnsiTheme="minorHAnsi" w:cstheme="minorHAnsi"/>
          <w:b/>
        </w:rPr>
        <w:t>Add Post Steps:</w:t>
      </w:r>
      <w:r>
        <w:rPr>
          <w:rFonts w:asciiTheme="minorHAnsi" w:hAnsiTheme="minorHAnsi" w:cstheme="minorHAnsi"/>
        </w:rPr>
        <w:t xml:space="preserve"> </w:t>
      </w:r>
    </w:p>
    <w:p w14:paraId="0DE785E6" w14:textId="77777777" w:rsidR="004E52D7" w:rsidRDefault="004E52D7" w:rsidP="004E52D7">
      <w:pPr>
        <w:pStyle w:val="ListParagraph"/>
        <w:spacing w:before="0" w:after="0" w:line="240" w:lineRule="auto"/>
        <w:ind w:left="1080"/>
        <w:jc w:val="both"/>
        <w:rPr>
          <w:ins w:id="1007" w:author="Vrushali Karla" w:date="2018-11-20T10:34:00Z"/>
          <w:rFonts w:asciiTheme="minorHAnsi" w:hAnsiTheme="minorHAnsi" w:cstheme="minorHAnsi"/>
        </w:rPr>
      </w:pPr>
    </w:p>
    <w:p w14:paraId="0608931D" w14:textId="77777777" w:rsidR="004E52D7" w:rsidRDefault="004E52D7" w:rsidP="004E52D7">
      <w:pPr>
        <w:pStyle w:val="ListParagraph"/>
        <w:spacing w:before="0" w:after="0" w:line="240" w:lineRule="auto"/>
        <w:ind w:left="1080"/>
        <w:jc w:val="both"/>
        <w:rPr>
          <w:rFonts w:asciiTheme="minorHAnsi" w:hAnsiTheme="minorHAnsi" w:cstheme="minorHAnsi"/>
        </w:rPr>
      </w:pPr>
      <w:ins w:id="1008" w:author="Vrushali Karla" w:date="2018-11-20T10:35:00Z">
        <w:r>
          <w:rPr>
            <w:rFonts w:asciiTheme="minorHAnsi" w:hAnsiTheme="minorHAnsi" w:cstheme="minorHAnsi"/>
          </w:rPr>
          <w:t xml:space="preserve">Note: This below mentioned post steps are only for Windows Jenkins configuration.For Linux-Ubuntu </w:t>
        </w:r>
      </w:ins>
      <w:ins w:id="1009" w:author="Vrushali Karla" w:date="2018-11-20T10:37:00Z">
        <w:r>
          <w:rPr>
            <w:rFonts w:asciiTheme="minorHAnsi" w:hAnsiTheme="minorHAnsi" w:cstheme="minorHAnsi"/>
          </w:rPr>
          <w:t>separate</w:t>
        </w:r>
      </w:ins>
      <w:ins w:id="1010" w:author="Vrushali Karla" w:date="2018-11-20T10:36:00Z">
        <w:r>
          <w:rPr>
            <w:rFonts w:asciiTheme="minorHAnsi" w:hAnsiTheme="minorHAnsi" w:cstheme="minorHAnsi"/>
          </w:rPr>
          <w:t xml:space="preserve"> </w:t>
        </w:r>
      </w:ins>
      <w:ins w:id="1011" w:author="Vrushali Karla" w:date="2018-11-20T10:37:00Z">
        <w:r>
          <w:rPr>
            <w:rFonts w:asciiTheme="minorHAnsi" w:hAnsiTheme="minorHAnsi" w:cstheme="minorHAnsi"/>
          </w:rPr>
          <w:t xml:space="preserve">shell script need to be added to copy LOG </w:t>
        </w:r>
      </w:ins>
      <w:ins w:id="1012" w:author="Vrushali Karla" w:date="2018-11-20T10:38:00Z">
        <w:r>
          <w:rPr>
            <w:rFonts w:asciiTheme="minorHAnsi" w:hAnsiTheme="minorHAnsi" w:cstheme="minorHAnsi"/>
          </w:rPr>
          <w:t>and Report folder</w:t>
        </w:r>
      </w:ins>
      <w:ins w:id="1013" w:author="Vrushali Karla" w:date="2018-11-20T10:39:00Z">
        <w:r>
          <w:rPr>
            <w:rFonts w:asciiTheme="minorHAnsi" w:hAnsiTheme="minorHAnsi" w:cstheme="minorHAnsi"/>
          </w:rPr>
          <w:t xml:space="preserve"> from Execution Run name folder </w:t>
        </w:r>
      </w:ins>
      <w:ins w:id="1014" w:author="Vrushali Karla" w:date="2018-11-20T10:38:00Z">
        <w:r>
          <w:rPr>
            <w:rFonts w:asciiTheme="minorHAnsi" w:hAnsiTheme="minorHAnsi" w:cstheme="minorHAnsi"/>
          </w:rPr>
          <w:t>to newly created destination</w:t>
        </w:r>
      </w:ins>
      <w:ins w:id="1015" w:author="Vrushali Karla" w:date="2018-11-20T10:39:00Z">
        <w:r>
          <w:rPr>
            <w:rFonts w:asciiTheme="minorHAnsi" w:hAnsiTheme="minorHAnsi" w:cstheme="minorHAnsi"/>
          </w:rPr>
          <w:t xml:space="preserve"> folder</w:t>
        </w:r>
      </w:ins>
      <w:ins w:id="1016" w:author="Vrushali Karla" w:date="2018-11-20T12:01:00Z">
        <w:r>
          <w:rPr>
            <w:rFonts w:asciiTheme="minorHAnsi" w:hAnsiTheme="minorHAnsi" w:cstheme="minorHAnsi"/>
          </w:rPr>
          <w:t>.</w:t>
        </w:r>
      </w:ins>
    </w:p>
    <w:p w14:paraId="120068C0" w14:textId="77777777" w:rsidR="004E52D7" w:rsidRDefault="004E52D7" w:rsidP="004E52D7">
      <w:pPr>
        <w:pStyle w:val="ListParagraph"/>
        <w:spacing w:before="0" w:after="0" w:line="240" w:lineRule="auto"/>
        <w:ind w:left="1080"/>
        <w:jc w:val="both"/>
        <w:rPr>
          <w:rFonts w:asciiTheme="minorHAnsi" w:hAnsiTheme="minorHAnsi" w:cstheme="minorHAnsi"/>
          <w:b/>
        </w:rPr>
      </w:pPr>
      <w:r w:rsidRPr="004958F9">
        <w:rPr>
          <w:rFonts w:asciiTheme="minorHAnsi" w:hAnsiTheme="minorHAnsi" w:cstheme="minorHAnsi"/>
          <w:b/>
        </w:rPr>
        <w:t>Purpose:</w:t>
      </w:r>
    </w:p>
    <w:p w14:paraId="34BF3D7B" w14:textId="77777777" w:rsidR="004E52D7" w:rsidRPr="004958F9" w:rsidRDefault="004E52D7" w:rsidP="004E52D7">
      <w:pPr>
        <w:pStyle w:val="ListParagraph"/>
        <w:spacing w:before="0" w:after="0" w:line="240" w:lineRule="auto"/>
        <w:ind w:left="1080"/>
        <w:jc w:val="both"/>
        <w:rPr>
          <w:rFonts w:asciiTheme="minorHAnsi" w:hAnsiTheme="minorHAnsi" w:cstheme="minorHAnsi"/>
          <w:b/>
        </w:rPr>
      </w:pPr>
    </w:p>
    <w:p w14:paraId="27A66636" w14:textId="77777777" w:rsidR="004E52D7" w:rsidRPr="004958F9" w:rsidRDefault="004E52D7" w:rsidP="004E52D7">
      <w:pPr>
        <w:pStyle w:val="ListParagraph"/>
        <w:spacing w:before="0" w:after="0" w:line="240" w:lineRule="auto"/>
        <w:ind w:left="1080"/>
        <w:jc w:val="both"/>
        <w:rPr>
          <w:rFonts w:asciiTheme="minorHAnsi" w:hAnsiTheme="minorHAnsi" w:cstheme="minorHAnsi"/>
        </w:rPr>
      </w:pPr>
      <w:r w:rsidRPr="004958F9">
        <w:rPr>
          <w:rFonts w:asciiTheme="minorHAnsi" w:hAnsiTheme="minorHAnsi" w:cstheme="minorHAnsi"/>
        </w:rPr>
        <w:t>This will be used to take backup of Fusion Test</w:t>
      </w:r>
      <w:r>
        <w:rPr>
          <w:rFonts w:asciiTheme="minorHAnsi" w:hAnsiTheme="minorHAnsi" w:cstheme="minorHAnsi"/>
        </w:rPr>
        <w:t xml:space="preserve"> </w:t>
      </w:r>
      <w:r w:rsidRPr="004958F9">
        <w:rPr>
          <w:rFonts w:asciiTheme="minorHAnsi" w:hAnsiTheme="minorHAnsi" w:cstheme="minorHAnsi"/>
        </w:rPr>
        <w:t>Automation execution reports from Jenkins.</w:t>
      </w:r>
    </w:p>
    <w:p w14:paraId="35ABE6E1" w14:textId="77777777" w:rsidR="004E52D7" w:rsidRDefault="004E52D7" w:rsidP="004E52D7">
      <w:pPr>
        <w:pStyle w:val="ListParagraph"/>
        <w:spacing w:before="0" w:after="0" w:line="240" w:lineRule="auto"/>
        <w:ind w:left="1080"/>
        <w:jc w:val="both"/>
        <w:rPr>
          <w:rFonts w:asciiTheme="minorHAnsi" w:hAnsiTheme="minorHAnsi" w:cstheme="minorHAnsi"/>
        </w:rPr>
      </w:pPr>
      <w:r w:rsidRPr="004958F9">
        <w:rPr>
          <w:rFonts w:asciiTheme="minorHAnsi" w:hAnsiTheme="minorHAnsi" w:cstheme="minorHAnsi"/>
        </w:rPr>
        <w:t>It will execute the Fusionbackup.bat file. This needs two command line input parameters SOURCE and DESTINATION path separated by space.</w:t>
      </w:r>
    </w:p>
    <w:p w14:paraId="1EC52799"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0C8CD49A" w14:textId="77777777" w:rsidR="004E52D7" w:rsidRDefault="004E52D7" w:rsidP="004E52D7">
      <w:pPr>
        <w:pStyle w:val="ListParagraph"/>
        <w:spacing w:before="0" w:after="0" w:line="240" w:lineRule="auto"/>
        <w:ind w:left="1080"/>
        <w:jc w:val="both"/>
        <w:rPr>
          <w:rFonts w:asciiTheme="minorHAnsi" w:hAnsiTheme="minorHAnsi" w:cstheme="minorHAnsi"/>
        </w:rPr>
      </w:pPr>
      <w:r>
        <w:rPr>
          <w:rFonts w:asciiTheme="minorHAnsi" w:hAnsiTheme="minorHAnsi" w:cstheme="minorHAnsi"/>
        </w:rPr>
        <w:t xml:space="preserve">NOTE: Here </w:t>
      </w:r>
      <w:r>
        <w:rPr>
          <w:rFonts w:asciiTheme="minorHAnsi" w:hAnsiTheme="minorHAnsi" w:cstheme="minorHAnsi"/>
          <w:b/>
        </w:rPr>
        <w:t>TE_Smoke</w:t>
      </w:r>
      <w:r>
        <w:rPr>
          <w:rFonts w:asciiTheme="minorHAnsi" w:hAnsiTheme="minorHAnsi" w:cstheme="minorHAnsi"/>
        </w:rPr>
        <w:t xml:space="preserve"> is the Execution Run name given on the Test Runner Execution UI.</w:t>
      </w:r>
    </w:p>
    <w:p w14:paraId="11C4DE62" w14:textId="77777777" w:rsidR="004E52D7" w:rsidRDefault="004E52D7" w:rsidP="004E52D7">
      <w:pPr>
        <w:pStyle w:val="ListParagraph"/>
        <w:spacing w:before="0" w:after="0" w:line="240" w:lineRule="auto"/>
        <w:ind w:left="1080"/>
        <w:jc w:val="both"/>
        <w:rPr>
          <w:rFonts w:asciiTheme="minorHAnsi" w:hAnsiTheme="minorHAnsi" w:cstheme="minorHAnsi"/>
        </w:rPr>
      </w:pPr>
      <w:r>
        <w:rPr>
          <w:rFonts w:asciiTheme="minorHAnsi" w:hAnsiTheme="minorHAnsi" w:cstheme="minorHAnsi"/>
        </w:rPr>
        <w:t>In case you change the execution run you need to update the path with the new execution run name.</w:t>
      </w:r>
    </w:p>
    <w:p w14:paraId="4893FF30"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70B1A701" w14:textId="77777777" w:rsidR="004E52D7" w:rsidRDefault="004E52D7" w:rsidP="004E52D7">
      <w:pPr>
        <w:pStyle w:val="ListParagraph"/>
        <w:spacing w:before="0" w:after="0" w:line="240" w:lineRule="auto"/>
        <w:ind w:left="1080"/>
        <w:jc w:val="both"/>
        <w:rPr>
          <w:rFonts w:asciiTheme="minorHAnsi" w:hAnsiTheme="minorHAnsi" w:cstheme="minorHAnsi"/>
        </w:rPr>
      </w:pPr>
      <w:r>
        <w:rPr>
          <w:rFonts w:asciiTheme="minorHAnsi" w:hAnsiTheme="minorHAnsi" w:cstheme="minorHAnsi"/>
          <w:noProof/>
          <w:lang w:val="en-US" w:bidi="ar-SA"/>
        </w:rPr>
        <w:drawing>
          <wp:inline distT="0" distB="0" distL="0" distR="0" wp14:anchorId="7861C0F4" wp14:editId="59343DCF">
            <wp:extent cx="6400800" cy="1952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400800" cy="1952625"/>
                    </a:xfrm>
                    <a:prstGeom prst="rect">
                      <a:avLst/>
                    </a:prstGeom>
                    <a:noFill/>
                    <a:ln>
                      <a:noFill/>
                    </a:ln>
                  </pic:spPr>
                </pic:pic>
              </a:graphicData>
            </a:graphic>
          </wp:inline>
        </w:drawing>
      </w:r>
    </w:p>
    <w:p w14:paraId="6A60D802" w14:textId="77777777" w:rsidR="004E52D7" w:rsidRDefault="004E52D7" w:rsidP="004E52D7">
      <w:pPr>
        <w:ind w:left="1080"/>
      </w:pPr>
      <w:r w:rsidRPr="009C655E">
        <w:rPr>
          <w:rFonts w:asciiTheme="minorHAnsi" w:hAnsiTheme="minorHAnsi" w:cstheme="minorHAnsi"/>
          <w:b/>
        </w:rPr>
        <w:t>Sample command</w:t>
      </w:r>
      <w:r>
        <w:rPr>
          <w:rFonts w:asciiTheme="minorHAnsi" w:hAnsiTheme="minorHAnsi" w:cstheme="minorHAnsi"/>
        </w:rPr>
        <w:t xml:space="preserve"> :</w:t>
      </w:r>
      <w:r w:rsidRPr="009C655E">
        <w:t xml:space="preserve"> </w:t>
      </w:r>
      <w:r>
        <w:t>C:\Fusionbackup.bat "C:\Program Files (x86)"\Jenkins\workspace\SeleniumMavenProject\TE_Smoke C:\Fusion_RunBackup</w:t>
      </w:r>
    </w:p>
    <w:p w14:paraId="204BAE4E" w14:textId="77777777" w:rsidR="004E52D7" w:rsidRDefault="004E52D7" w:rsidP="004E52D7">
      <w:pPr>
        <w:spacing w:before="0" w:after="0" w:line="240" w:lineRule="auto"/>
        <w:ind w:left="360" w:firstLine="720"/>
        <w:jc w:val="both"/>
        <w:rPr>
          <w:rFonts w:asciiTheme="minorHAnsi" w:hAnsiTheme="minorHAnsi" w:cstheme="minorHAnsi"/>
        </w:rPr>
      </w:pPr>
      <w:r>
        <w:rPr>
          <w:rFonts w:asciiTheme="minorHAnsi" w:hAnsiTheme="minorHAnsi" w:cstheme="minorHAnsi"/>
        </w:rPr>
        <w:t>In the above fig what each path specifies is as below</w:t>
      </w:r>
    </w:p>
    <w:p w14:paraId="126A9731" w14:textId="77777777" w:rsidR="004E52D7" w:rsidRPr="009A1ADF" w:rsidRDefault="004E52D7" w:rsidP="004E52D7">
      <w:pPr>
        <w:pStyle w:val="ListParagraph"/>
        <w:numPr>
          <w:ilvl w:val="2"/>
          <w:numId w:val="129"/>
        </w:numPr>
        <w:spacing w:before="0" w:after="0" w:line="240" w:lineRule="auto"/>
        <w:jc w:val="both"/>
        <w:rPr>
          <w:rFonts w:asciiTheme="minorHAnsi" w:hAnsiTheme="minorHAnsi" w:cstheme="minorHAnsi"/>
        </w:rPr>
      </w:pPr>
      <w:r>
        <w:t>C:\Fusionbackup.bat- This is path where your batch file is stored</w:t>
      </w:r>
    </w:p>
    <w:p w14:paraId="1E36F6C3" w14:textId="77777777" w:rsidR="004E52D7" w:rsidRPr="009A1ADF" w:rsidRDefault="004E52D7" w:rsidP="004E52D7">
      <w:pPr>
        <w:pStyle w:val="ListParagraph"/>
        <w:numPr>
          <w:ilvl w:val="2"/>
          <w:numId w:val="129"/>
        </w:numPr>
        <w:spacing w:before="0" w:after="0" w:line="240" w:lineRule="auto"/>
        <w:jc w:val="both"/>
        <w:rPr>
          <w:rFonts w:asciiTheme="minorHAnsi" w:hAnsiTheme="minorHAnsi" w:cstheme="minorHAnsi"/>
        </w:rPr>
      </w:pPr>
      <w:r>
        <w:t xml:space="preserve"> "C:\Program Files (x86)"\Jenkins\workspace\SeleniumMavenProject\TE_Smoke- This complete path is of your Jenkins project and “TE_Smoke” is the folder created for your Run and has configuration files reside. Please Note: This folder name will be new for each Run as you create it from Execution UI, so you will have to modify your Post steps if you are going to run the tests through Jenkins.</w:t>
      </w:r>
    </w:p>
    <w:p w14:paraId="3DA56703" w14:textId="77777777" w:rsidR="004E52D7" w:rsidRPr="000F5453" w:rsidRDefault="004E52D7" w:rsidP="004E52D7">
      <w:pPr>
        <w:pStyle w:val="ListParagraph"/>
        <w:numPr>
          <w:ilvl w:val="2"/>
          <w:numId w:val="129"/>
        </w:numPr>
        <w:spacing w:before="0" w:after="0" w:line="240" w:lineRule="auto"/>
        <w:jc w:val="both"/>
        <w:rPr>
          <w:rFonts w:asciiTheme="minorHAnsi" w:hAnsiTheme="minorHAnsi" w:cstheme="minorHAnsi"/>
        </w:rPr>
      </w:pPr>
      <w:r>
        <w:t>C:\Fusion_RunBackup- “Fusion_RunBackup” is the folder created to store the backup.</w:t>
      </w:r>
    </w:p>
    <w:p w14:paraId="0D6DC592" w14:textId="77777777" w:rsidR="004E52D7" w:rsidRDefault="004E52D7" w:rsidP="004E52D7">
      <w:pPr>
        <w:spacing w:before="0" w:after="0" w:line="240" w:lineRule="auto"/>
        <w:jc w:val="both"/>
        <w:rPr>
          <w:rFonts w:asciiTheme="minorHAnsi" w:hAnsiTheme="minorHAnsi" w:cstheme="minorHAnsi"/>
          <w:b/>
        </w:rPr>
      </w:pPr>
    </w:p>
    <w:p w14:paraId="47411F98" w14:textId="77777777" w:rsidR="004E52D7" w:rsidRDefault="004E52D7" w:rsidP="004E52D7">
      <w:pPr>
        <w:spacing w:before="0" w:after="0" w:line="240" w:lineRule="auto"/>
        <w:jc w:val="both"/>
        <w:rPr>
          <w:rFonts w:asciiTheme="minorHAnsi" w:hAnsiTheme="minorHAnsi" w:cstheme="minorHAnsi"/>
          <w:b/>
        </w:rPr>
      </w:pPr>
    </w:p>
    <w:p w14:paraId="2865F4D8" w14:textId="77777777" w:rsidR="004E52D7" w:rsidDel="001320E9" w:rsidRDefault="004E52D7" w:rsidP="004E52D7">
      <w:pPr>
        <w:spacing w:before="0" w:after="0" w:line="240" w:lineRule="auto"/>
        <w:jc w:val="both"/>
        <w:rPr>
          <w:del w:id="1017" w:author="Vrushali Karla" w:date="2018-11-20T10:40:00Z"/>
          <w:rFonts w:asciiTheme="minorHAnsi" w:hAnsiTheme="minorHAnsi" w:cstheme="minorHAnsi"/>
          <w:b/>
        </w:rPr>
      </w:pPr>
    </w:p>
    <w:p w14:paraId="6A6EC826" w14:textId="77777777" w:rsidR="004E52D7" w:rsidDel="001320E9" w:rsidRDefault="004E52D7" w:rsidP="004E52D7">
      <w:pPr>
        <w:spacing w:before="0" w:after="0" w:line="240" w:lineRule="auto"/>
        <w:jc w:val="both"/>
        <w:rPr>
          <w:del w:id="1018" w:author="Vrushali Karla" w:date="2018-11-20T10:40:00Z"/>
          <w:rFonts w:asciiTheme="minorHAnsi" w:hAnsiTheme="minorHAnsi" w:cstheme="minorHAnsi"/>
          <w:b/>
        </w:rPr>
      </w:pPr>
    </w:p>
    <w:p w14:paraId="37015729" w14:textId="77777777" w:rsidR="004E52D7" w:rsidDel="001320E9" w:rsidRDefault="004E52D7" w:rsidP="004E52D7">
      <w:pPr>
        <w:spacing w:before="0" w:after="0" w:line="240" w:lineRule="auto"/>
        <w:jc w:val="both"/>
        <w:rPr>
          <w:del w:id="1019" w:author="Vrushali Karla" w:date="2018-11-20T10:40:00Z"/>
          <w:rFonts w:asciiTheme="minorHAnsi" w:hAnsiTheme="minorHAnsi" w:cstheme="minorHAnsi"/>
          <w:b/>
        </w:rPr>
      </w:pPr>
    </w:p>
    <w:p w14:paraId="49799550" w14:textId="77777777" w:rsidR="004E52D7" w:rsidDel="001320E9" w:rsidRDefault="004E52D7" w:rsidP="004E52D7">
      <w:pPr>
        <w:spacing w:before="0" w:after="0" w:line="240" w:lineRule="auto"/>
        <w:jc w:val="both"/>
        <w:rPr>
          <w:del w:id="1020" w:author="Vrushali Karla" w:date="2018-11-20T10:40:00Z"/>
          <w:rFonts w:asciiTheme="minorHAnsi" w:hAnsiTheme="minorHAnsi" w:cstheme="minorHAnsi"/>
          <w:b/>
        </w:rPr>
      </w:pPr>
    </w:p>
    <w:p w14:paraId="5861FA99" w14:textId="77777777" w:rsidR="004E52D7" w:rsidDel="001320E9" w:rsidRDefault="004E52D7" w:rsidP="004E52D7">
      <w:pPr>
        <w:spacing w:before="0" w:after="0" w:line="240" w:lineRule="auto"/>
        <w:jc w:val="both"/>
        <w:rPr>
          <w:del w:id="1021" w:author="Vrushali Karla" w:date="2018-11-20T10:40:00Z"/>
          <w:rFonts w:asciiTheme="minorHAnsi" w:hAnsiTheme="minorHAnsi" w:cstheme="minorHAnsi"/>
          <w:b/>
        </w:rPr>
      </w:pPr>
    </w:p>
    <w:p w14:paraId="41D7A5EF" w14:textId="77777777" w:rsidR="004E52D7" w:rsidDel="001320E9" w:rsidRDefault="004E52D7" w:rsidP="004E52D7">
      <w:pPr>
        <w:spacing w:before="0" w:after="0" w:line="240" w:lineRule="auto"/>
        <w:jc w:val="both"/>
        <w:rPr>
          <w:del w:id="1022" w:author="Vrushali Karla" w:date="2018-11-20T10:40:00Z"/>
          <w:rFonts w:asciiTheme="minorHAnsi" w:hAnsiTheme="minorHAnsi" w:cstheme="minorHAnsi"/>
          <w:b/>
        </w:rPr>
      </w:pPr>
    </w:p>
    <w:p w14:paraId="0905A050" w14:textId="77777777" w:rsidR="004E52D7" w:rsidDel="001320E9" w:rsidRDefault="004E52D7" w:rsidP="004E52D7">
      <w:pPr>
        <w:spacing w:before="0" w:after="0" w:line="240" w:lineRule="auto"/>
        <w:jc w:val="both"/>
        <w:rPr>
          <w:del w:id="1023" w:author="Vrushali Karla" w:date="2018-11-20T10:40:00Z"/>
          <w:rFonts w:asciiTheme="minorHAnsi" w:hAnsiTheme="minorHAnsi" w:cstheme="minorHAnsi"/>
          <w:b/>
        </w:rPr>
      </w:pPr>
    </w:p>
    <w:p w14:paraId="37E3D26A" w14:textId="77777777" w:rsidR="004E52D7" w:rsidRDefault="004E52D7" w:rsidP="004E52D7">
      <w:pPr>
        <w:spacing w:before="0" w:after="0" w:line="240" w:lineRule="auto"/>
        <w:ind w:firstLine="720"/>
        <w:jc w:val="both"/>
        <w:rPr>
          <w:rFonts w:asciiTheme="minorHAnsi" w:hAnsiTheme="minorHAnsi" w:cstheme="minorHAnsi"/>
          <w:b/>
        </w:rPr>
      </w:pPr>
      <w:r w:rsidRPr="000F5453">
        <w:rPr>
          <w:rFonts w:asciiTheme="minorHAnsi" w:hAnsiTheme="minorHAnsi" w:cstheme="minorHAnsi"/>
          <w:b/>
        </w:rPr>
        <w:t>Build Settings</w:t>
      </w:r>
      <w:r>
        <w:rPr>
          <w:rFonts w:asciiTheme="minorHAnsi" w:hAnsiTheme="minorHAnsi" w:cstheme="minorHAnsi"/>
          <w:b/>
        </w:rPr>
        <w:t xml:space="preserve">: </w:t>
      </w:r>
      <w:r w:rsidRPr="000F5453">
        <w:rPr>
          <w:rFonts w:asciiTheme="minorHAnsi" w:hAnsiTheme="minorHAnsi" w:cstheme="minorHAnsi"/>
        </w:rPr>
        <w:t xml:space="preserve">In the </w:t>
      </w:r>
      <w:r>
        <w:rPr>
          <w:rFonts w:asciiTheme="minorHAnsi" w:hAnsiTheme="minorHAnsi" w:cstheme="minorHAnsi"/>
        </w:rPr>
        <w:t>build setting, check the email notification</w:t>
      </w:r>
    </w:p>
    <w:p w14:paraId="3A0BEC92" w14:textId="77777777" w:rsidR="004E52D7" w:rsidRDefault="004E52D7" w:rsidP="004E52D7">
      <w:pPr>
        <w:spacing w:before="0" w:after="0" w:line="240" w:lineRule="auto"/>
        <w:jc w:val="both"/>
        <w:rPr>
          <w:rFonts w:asciiTheme="minorHAnsi" w:hAnsiTheme="minorHAnsi" w:cstheme="minorHAnsi"/>
          <w:b/>
        </w:rPr>
      </w:pPr>
    </w:p>
    <w:p w14:paraId="767F827D" w14:textId="77777777" w:rsidR="004E52D7" w:rsidRPr="000F5453" w:rsidRDefault="004E52D7" w:rsidP="004E52D7">
      <w:pPr>
        <w:spacing w:before="0" w:after="0" w:line="240" w:lineRule="auto"/>
        <w:ind w:left="720"/>
        <w:jc w:val="both"/>
        <w:rPr>
          <w:rFonts w:asciiTheme="minorHAnsi" w:hAnsiTheme="minorHAnsi" w:cstheme="minorHAnsi"/>
          <w:b/>
        </w:rPr>
      </w:pPr>
      <w:r>
        <w:rPr>
          <w:rFonts w:asciiTheme="minorHAnsi" w:hAnsiTheme="minorHAnsi" w:cstheme="minorHAnsi"/>
          <w:b/>
          <w:noProof/>
          <w:lang w:val="en-US" w:bidi="ar-SA"/>
        </w:rPr>
        <w:drawing>
          <wp:inline distT="0" distB="0" distL="0" distR="0" wp14:anchorId="44342110" wp14:editId="1EE54E1D">
            <wp:extent cx="5852160" cy="1403985"/>
            <wp:effectExtent l="19050" t="19050" r="1524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64279" cy="1406892"/>
                    </a:xfrm>
                    <a:prstGeom prst="rect">
                      <a:avLst/>
                    </a:prstGeom>
                    <a:noFill/>
                    <a:ln>
                      <a:solidFill>
                        <a:schemeClr val="accent1"/>
                      </a:solidFill>
                    </a:ln>
                  </pic:spPr>
                </pic:pic>
              </a:graphicData>
            </a:graphic>
          </wp:inline>
        </w:drawing>
      </w:r>
    </w:p>
    <w:p w14:paraId="14BDF35E" w14:textId="77777777" w:rsidR="004E52D7" w:rsidRDefault="004E52D7" w:rsidP="004E52D7">
      <w:pPr>
        <w:spacing w:before="0" w:after="0" w:line="240" w:lineRule="auto"/>
        <w:jc w:val="both"/>
        <w:rPr>
          <w:rFonts w:asciiTheme="minorHAnsi" w:hAnsiTheme="minorHAnsi" w:cstheme="minorHAnsi"/>
        </w:rPr>
      </w:pPr>
    </w:p>
    <w:p w14:paraId="562E1DA9" w14:textId="77777777" w:rsidR="004E52D7" w:rsidRPr="00353ECA" w:rsidRDefault="004E52D7" w:rsidP="004E52D7">
      <w:pPr>
        <w:pStyle w:val="ListParagraph"/>
        <w:numPr>
          <w:ilvl w:val="0"/>
          <w:numId w:val="13"/>
        </w:numPr>
        <w:spacing w:before="0" w:after="0" w:line="240" w:lineRule="auto"/>
        <w:jc w:val="both"/>
        <w:rPr>
          <w:rFonts w:asciiTheme="minorHAnsi" w:hAnsiTheme="minorHAnsi" w:cstheme="minorHAnsi"/>
          <w:b/>
        </w:rPr>
      </w:pPr>
      <w:r w:rsidRPr="00353ECA">
        <w:rPr>
          <w:rFonts w:asciiTheme="minorHAnsi" w:hAnsiTheme="minorHAnsi" w:cstheme="minorHAnsi"/>
          <w:b/>
        </w:rPr>
        <w:lastRenderedPageBreak/>
        <w:t>Post Build Actions:</w:t>
      </w:r>
    </w:p>
    <w:p w14:paraId="4234C54B" w14:textId="77777777" w:rsidR="004E52D7" w:rsidRDefault="004E52D7" w:rsidP="004E52D7">
      <w:pPr>
        <w:pStyle w:val="ListParagraph"/>
        <w:spacing w:before="0" w:after="0" w:line="240" w:lineRule="auto"/>
        <w:ind w:left="1080"/>
        <w:jc w:val="both"/>
        <w:rPr>
          <w:rFonts w:asciiTheme="minorHAnsi" w:hAnsiTheme="minorHAnsi" w:cstheme="minorHAnsi"/>
        </w:rPr>
      </w:pPr>
      <w:r>
        <w:rPr>
          <w:rFonts w:asciiTheme="minorHAnsi" w:hAnsiTheme="minorHAnsi" w:cstheme="minorHAnsi"/>
        </w:rPr>
        <w:t>This will be capture the Fusion Report and publish it in Jenkins build wise.</w:t>
      </w:r>
    </w:p>
    <w:p w14:paraId="7D81B379" w14:textId="77777777" w:rsidR="004E52D7" w:rsidRDefault="004E52D7" w:rsidP="004E52D7">
      <w:pPr>
        <w:pStyle w:val="ListParagraph"/>
        <w:spacing w:before="0" w:after="0" w:line="240" w:lineRule="auto"/>
        <w:ind w:left="1080"/>
        <w:jc w:val="both"/>
        <w:rPr>
          <w:rFonts w:asciiTheme="minorHAnsi" w:hAnsiTheme="minorHAnsi" w:cstheme="minorHAnsi"/>
        </w:rPr>
      </w:pPr>
    </w:p>
    <w:p w14:paraId="73CF1201" w14:textId="77777777" w:rsidR="004E52D7" w:rsidRPr="00931E74" w:rsidRDefault="004E52D7" w:rsidP="004E52D7">
      <w:pPr>
        <w:pStyle w:val="ListParagraph"/>
        <w:spacing w:before="0" w:after="0" w:line="240" w:lineRule="auto"/>
        <w:ind w:left="1080"/>
        <w:jc w:val="both"/>
        <w:rPr>
          <w:rFonts w:asciiTheme="minorHAnsi" w:hAnsiTheme="minorHAnsi" w:cstheme="minorHAnsi"/>
        </w:rPr>
      </w:pPr>
    </w:p>
    <w:p w14:paraId="69F2A3AD" w14:textId="77777777" w:rsidR="004E52D7" w:rsidRPr="00931E74" w:rsidRDefault="004E52D7" w:rsidP="004E52D7">
      <w:pPr>
        <w:spacing w:before="0" w:after="0" w:line="240" w:lineRule="auto"/>
        <w:ind w:left="720"/>
        <w:jc w:val="both"/>
        <w:rPr>
          <w:rFonts w:asciiTheme="minorHAnsi" w:hAnsiTheme="minorHAnsi" w:cstheme="minorHAnsi"/>
        </w:rPr>
      </w:pPr>
      <w:r>
        <w:rPr>
          <w:rFonts w:asciiTheme="minorHAnsi" w:hAnsiTheme="minorHAnsi" w:cstheme="minorHAnsi"/>
          <w:noProof/>
          <w:lang w:val="en-US" w:bidi="ar-SA"/>
        </w:rPr>
        <w:drawing>
          <wp:inline distT="0" distB="0" distL="0" distR="0" wp14:anchorId="5DF26635" wp14:editId="3747D785">
            <wp:extent cx="6400800" cy="2219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400800" cy="2219325"/>
                    </a:xfrm>
                    <a:prstGeom prst="rect">
                      <a:avLst/>
                    </a:prstGeom>
                    <a:noFill/>
                    <a:ln>
                      <a:noFill/>
                    </a:ln>
                  </pic:spPr>
                </pic:pic>
              </a:graphicData>
            </a:graphic>
          </wp:inline>
        </w:drawing>
      </w:r>
    </w:p>
    <w:p w14:paraId="1C7E12AB" w14:textId="77777777" w:rsidR="004E52D7" w:rsidRDefault="004E52D7" w:rsidP="004E52D7">
      <w:pPr>
        <w:spacing w:before="0" w:after="0" w:line="240" w:lineRule="auto"/>
        <w:ind w:left="720"/>
        <w:jc w:val="both"/>
        <w:rPr>
          <w:rFonts w:asciiTheme="minorHAnsi" w:hAnsiTheme="minorHAnsi" w:cstheme="minorHAnsi"/>
        </w:rPr>
      </w:pPr>
    </w:p>
    <w:p w14:paraId="2B9EF666" w14:textId="77777777" w:rsidR="004E52D7" w:rsidDel="00340054" w:rsidRDefault="004E52D7" w:rsidP="004E52D7">
      <w:pPr>
        <w:pStyle w:val="ListParagraph"/>
        <w:spacing w:before="0" w:after="0" w:line="240" w:lineRule="auto"/>
        <w:ind w:left="1080"/>
        <w:jc w:val="both"/>
        <w:rPr>
          <w:del w:id="1024" w:author="Vrushali Karla" w:date="2018-11-13T13:00:00Z"/>
          <w:rFonts w:asciiTheme="minorHAnsi" w:hAnsiTheme="minorHAnsi" w:cstheme="minorHAnsi"/>
        </w:rPr>
      </w:pPr>
      <w:del w:id="1025" w:author="Vrushali Karla" w:date="2018-11-13T13:00:00Z">
        <w:r w:rsidRPr="00A117B2" w:rsidDel="00340054">
          <w:rPr>
            <w:rFonts w:asciiTheme="minorHAnsi" w:hAnsiTheme="minorHAnsi" w:cstheme="minorHAnsi"/>
          </w:rPr>
          <w:delText>Now after this  copy your settings.xml from local maven repository to</w:delText>
        </w:r>
        <w:r w:rsidDel="00340054">
          <w:rPr>
            <w:rFonts w:asciiTheme="minorHAnsi" w:hAnsiTheme="minorHAnsi" w:cstheme="minorHAnsi"/>
          </w:rPr>
          <w:delText xml:space="preserve"> below mentioned path</w:delText>
        </w:r>
      </w:del>
    </w:p>
    <w:p w14:paraId="0C5F7D73" w14:textId="77777777" w:rsidR="004E52D7" w:rsidRPr="00A117B2" w:rsidDel="00340054" w:rsidRDefault="004E52D7" w:rsidP="004E52D7">
      <w:pPr>
        <w:pStyle w:val="ListParagraph"/>
        <w:spacing w:before="0" w:after="0" w:line="240" w:lineRule="auto"/>
        <w:ind w:left="1080"/>
        <w:jc w:val="both"/>
        <w:rPr>
          <w:del w:id="1026" w:author="Vrushali Karla" w:date="2018-11-13T13:00:00Z"/>
          <w:rFonts w:asciiTheme="minorHAnsi" w:hAnsiTheme="minorHAnsi" w:cstheme="minorHAnsi"/>
        </w:rPr>
      </w:pPr>
      <w:del w:id="1027" w:author="Vrushali Karla" w:date="2018-11-13T13:00:00Z">
        <w:r w:rsidRPr="00A117B2" w:rsidDel="00340054">
          <w:rPr>
            <w:rFonts w:asciiTheme="minorHAnsi" w:hAnsiTheme="minorHAnsi" w:cstheme="minorHAnsi"/>
          </w:rPr>
          <w:delText xml:space="preserve">C:\Windows\System32\config\systemprofile\.m2 </w:delText>
        </w:r>
      </w:del>
    </w:p>
    <w:p w14:paraId="465C68D0" w14:textId="77777777" w:rsidR="004E52D7" w:rsidRDefault="004E52D7" w:rsidP="004E52D7">
      <w:pPr>
        <w:spacing w:before="0" w:after="0" w:line="240" w:lineRule="auto"/>
        <w:ind w:left="720"/>
        <w:jc w:val="both"/>
        <w:rPr>
          <w:rFonts w:asciiTheme="minorHAnsi" w:hAnsiTheme="minorHAnsi" w:cstheme="minorHAnsi"/>
        </w:rPr>
      </w:pPr>
    </w:p>
    <w:p w14:paraId="622DCAB4" w14:textId="77777777" w:rsidR="004E52D7" w:rsidRPr="00131F85" w:rsidRDefault="004E52D7" w:rsidP="004E52D7">
      <w:pPr>
        <w:pStyle w:val="ListParagraph"/>
        <w:numPr>
          <w:ilvl w:val="0"/>
          <w:numId w:val="13"/>
        </w:numPr>
        <w:spacing w:before="0" w:after="0" w:line="240" w:lineRule="auto"/>
        <w:jc w:val="both"/>
        <w:rPr>
          <w:rFonts w:asciiTheme="minorHAnsi" w:hAnsiTheme="minorHAnsi" w:cstheme="minorHAnsi"/>
        </w:rPr>
      </w:pPr>
      <w:r w:rsidRPr="00131F85">
        <w:rPr>
          <w:rFonts w:asciiTheme="minorHAnsi" w:hAnsiTheme="minorHAnsi" w:cstheme="minorHAnsi"/>
          <w:b/>
        </w:rPr>
        <w:t xml:space="preserve">Editable Email Notifications: </w:t>
      </w:r>
      <w:r w:rsidRPr="00131F85">
        <w:rPr>
          <w:rFonts w:asciiTheme="minorHAnsi" w:hAnsiTheme="minorHAnsi" w:cstheme="minorHAnsi"/>
        </w:rPr>
        <w:t>Add this job in the post build</w:t>
      </w:r>
    </w:p>
    <w:p w14:paraId="11C63EC0" w14:textId="77777777" w:rsidR="004E52D7" w:rsidRDefault="004E52D7" w:rsidP="004E52D7">
      <w:pPr>
        <w:spacing w:before="0" w:after="0" w:line="240" w:lineRule="auto"/>
        <w:ind w:left="720"/>
        <w:jc w:val="both"/>
        <w:rPr>
          <w:rFonts w:asciiTheme="minorHAnsi" w:hAnsiTheme="minorHAnsi" w:cstheme="minorHAnsi"/>
        </w:rPr>
      </w:pPr>
    </w:p>
    <w:p w14:paraId="7D61F9AD" w14:textId="77777777" w:rsidR="004E52D7" w:rsidRDefault="004E52D7" w:rsidP="004E52D7">
      <w:pPr>
        <w:spacing w:before="0" w:after="0" w:line="240" w:lineRule="auto"/>
        <w:ind w:left="720"/>
        <w:jc w:val="both"/>
        <w:rPr>
          <w:rFonts w:asciiTheme="minorHAnsi" w:hAnsiTheme="minorHAnsi" w:cstheme="minorHAnsi"/>
        </w:rPr>
      </w:pPr>
      <w:r>
        <w:rPr>
          <w:rFonts w:asciiTheme="minorHAnsi" w:hAnsiTheme="minorHAnsi" w:cstheme="minorHAnsi"/>
          <w:noProof/>
          <w:lang w:val="en-US" w:bidi="ar-SA"/>
        </w:rPr>
        <w:drawing>
          <wp:inline distT="0" distB="0" distL="0" distR="0" wp14:anchorId="5A23E21B" wp14:editId="2DA60904">
            <wp:extent cx="5856854" cy="2092147"/>
            <wp:effectExtent l="19050" t="19050" r="1079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03391" cy="2108771"/>
                    </a:xfrm>
                    <a:prstGeom prst="rect">
                      <a:avLst/>
                    </a:prstGeom>
                    <a:noFill/>
                    <a:ln>
                      <a:solidFill>
                        <a:schemeClr val="accent1"/>
                      </a:solidFill>
                    </a:ln>
                  </pic:spPr>
                </pic:pic>
              </a:graphicData>
            </a:graphic>
          </wp:inline>
        </w:drawing>
      </w:r>
    </w:p>
    <w:p w14:paraId="32B46F50" w14:textId="77777777" w:rsidR="004E52D7" w:rsidRDefault="004E52D7" w:rsidP="004E52D7">
      <w:pPr>
        <w:spacing w:before="0" w:after="0" w:line="240" w:lineRule="auto"/>
        <w:ind w:left="720"/>
        <w:jc w:val="both"/>
        <w:rPr>
          <w:rFonts w:asciiTheme="minorHAnsi" w:hAnsiTheme="minorHAnsi" w:cstheme="minorHAnsi"/>
        </w:rPr>
      </w:pPr>
    </w:p>
    <w:p w14:paraId="4F1F2781" w14:textId="77777777" w:rsidR="004E52D7" w:rsidRPr="001830FD" w:rsidRDefault="004E52D7" w:rsidP="004E52D7">
      <w:pPr>
        <w:pStyle w:val="ListParagraph"/>
        <w:numPr>
          <w:ilvl w:val="0"/>
          <w:numId w:val="74"/>
        </w:numPr>
        <w:spacing w:before="0" w:after="0" w:line="240" w:lineRule="auto"/>
        <w:jc w:val="both"/>
        <w:rPr>
          <w:rFonts w:ascii="Arial" w:hAnsi="Arial" w:cs="Arial"/>
          <w:color w:val="333333"/>
          <w:sz w:val="23"/>
          <w:szCs w:val="23"/>
          <w:shd w:val="clear" w:color="auto" w:fill="FFFFFF"/>
        </w:rPr>
      </w:pPr>
      <w:r w:rsidRPr="001830FD">
        <w:rPr>
          <w:rFonts w:ascii="Arial" w:hAnsi="Arial" w:cs="Arial"/>
          <w:color w:val="333333"/>
          <w:sz w:val="23"/>
          <w:szCs w:val="23"/>
          <w:shd w:val="clear" w:color="auto" w:fill="FFFFFF"/>
        </w:rPr>
        <w:t>Click the ‘Add post-build action’ drop-down and select the ‘Editable Email Notification’ value.</w:t>
      </w:r>
    </w:p>
    <w:p w14:paraId="793B58BA" w14:textId="77777777" w:rsidR="004E52D7" w:rsidRPr="001830FD" w:rsidRDefault="004E52D7" w:rsidP="004E52D7">
      <w:pPr>
        <w:pStyle w:val="ListParagraph"/>
        <w:numPr>
          <w:ilvl w:val="0"/>
          <w:numId w:val="74"/>
        </w:numPr>
        <w:spacing w:before="0" w:after="0" w:line="240" w:lineRule="auto"/>
        <w:jc w:val="both"/>
        <w:rPr>
          <w:rFonts w:ascii="Arial" w:hAnsi="Arial" w:cs="Arial"/>
          <w:color w:val="333333"/>
          <w:sz w:val="23"/>
          <w:szCs w:val="23"/>
          <w:shd w:val="clear" w:color="auto" w:fill="FFFFFF"/>
        </w:rPr>
      </w:pPr>
      <w:r w:rsidRPr="001830FD">
        <w:rPr>
          <w:rFonts w:ascii="Arial" w:hAnsi="Arial" w:cs="Arial"/>
          <w:color w:val="333333"/>
          <w:sz w:val="23"/>
          <w:szCs w:val="23"/>
          <w:shd w:val="clear" w:color="auto" w:fill="FFFFFF"/>
        </w:rPr>
        <w:t>Fill the ‘Editable Email Notification’ fields.</w:t>
      </w:r>
    </w:p>
    <w:p w14:paraId="74C7C1BE" w14:textId="77777777" w:rsidR="004E52D7" w:rsidRPr="001830FD" w:rsidRDefault="004E52D7" w:rsidP="004E52D7">
      <w:pPr>
        <w:pStyle w:val="ListParagraph"/>
        <w:numPr>
          <w:ilvl w:val="0"/>
          <w:numId w:val="74"/>
        </w:numPr>
        <w:spacing w:before="0" w:after="0" w:line="240" w:lineRule="auto"/>
        <w:jc w:val="both"/>
        <w:rPr>
          <w:rFonts w:asciiTheme="minorHAnsi" w:hAnsiTheme="minorHAnsi" w:cstheme="minorHAnsi"/>
        </w:rPr>
      </w:pPr>
      <w:r w:rsidRPr="001830FD">
        <w:rPr>
          <w:rFonts w:ascii="Arial" w:hAnsi="Arial" w:cs="Arial"/>
          <w:color w:val="333333"/>
          <w:sz w:val="23"/>
          <w:szCs w:val="23"/>
          <w:shd w:val="clear" w:color="auto" w:fill="FFFFFF"/>
        </w:rPr>
        <w:t>Click the ‘Advance Settings…’ button in the ‘Editable Email Notification’ box.</w:t>
      </w:r>
    </w:p>
    <w:p w14:paraId="2E607EB3" w14:textId="77777777" w:rsidR="004E52D7" w:rsidRPr="00010414" w:rsidRDefault="004E52D7" w:rsidP="004E52D7">
      <w:pPr>
        <w:pStyle w:val="ListParagraph"/>
        <w:numPr>
          <w:ilvl w:val="0"/>
          <w:numId w:val="74"/>
        </w:numPr>
        <w:spacing w:before="0" w:after="0" w:line="240" w:lineRule="auto"/>
        <w:jc w:val="both"/>
        <w:rPr>
          <w:rFonts w:asciiTheme="minorHAnsi" w:hAnsiTheme="minorHAnsi" w:cstheme="minorHAnsi"/>
        </w:rPr>
      </w:pPr>
      <w:r w:rsidRPr="001830FD">
        <w:rPr>
          <w:rFonts w:ascii="Arial" w:hAnsi="Arial" w:cs="Arial"/>
          <w:color w:val="333333"/>
          <w:sz w:val="23"/>
          <w:szCs w:val="23"/>
          <w:shd w:val="clear" w:color="auto" w:fill="FFFFFF"/>
        </w:rPr>
        <w:t>Click the ‘Add Trigger’ drop-down and select the ‘Always’ option.</w:t>
      </w:r>
    </w:p>
    <w:p w14:paraId="46E9696D" w14:textId="77777777" w:rsidR="004E52D7" w:rsidRPr="001830FD" w:rsidRDefault="004E52D7" w:rsidP="004E52D7">
      <w:pPr>
        <w:pStyle w:val="ListParagraph"/>
        <w:numPr>
          <w:ilvl w:val="0"/>
          <w:numId w:val="74"/>
        </w:numPr>
        <w:spacing w:before="0" w:after="0" w:line="240" w:lineRule="auto"/>
        <w:jc w:val="both"/>
        <w:rPr>
          <w:rFonts w:asciiTheme="minorHAnsi" w:hAnsiTheme="minorHAnsi" w:cstheme="minorHAnsi"/>
        </w:rPr>
      </w:pPr>
      <w:r>
        <w:rPr>
          <w:rFonts w:ascii="Arial" w:hAnsi="Arial" w:cs="Arial"/>
          <w:color w:val="333333"/>
          <w:sz w:val="23"/>
          <w:szCs w:val="23"/>
          <w:shd w:val="clear" w:color="auto" w:fill="FFFFFF"/>
        </w:rPr>
        <w:t> Click the ‘Save’ button.</w:t>
      </w:r>
    </w:p>
    <w:p w14:paraId="037E509F" w14:textId="77777777" w:rsidR="004E52D7" w:rsidRDefault="004E52D7" w:rsidP="004E52D7">
      <w:pPr>
        <w:spacing w:before="0" w:after="0" w:line="240" w:lineRule="auto"/>
        <w:ind w:left="720"/>
        <w:jc w:val="both"/>
        <w:rPr>
          <w:rFonts w:asciiTheme="minorHAnsi" w:hAnsiTheme="minorHAnsi" w:cstheme="minorHAnsi"/>
        </w:rPr>
      </w:pPr>
    </w:p>
    <w:p w14:paraId="1FE784F5" w14:textId="77777777" w:rsidR="004E52D7" w:rsidRDefault="004E52D7" w:rsidP="004E52D7">
      <w:pPr>
        <w:spacing w:before="0" w:after="0" w:line="240" w:lineRule="auto"/>
        <w:jc w:val="both"/>
        <w:rPr>
          <w:rFonts w:asciiTheme="minorHAnsi" w:hAnsiTheme="minorHAnsi" w:cstheme="minorHAnsi"/>
          <w:b/>
        </w:rPr>
      </w:pPr>
      <w:r w:rsidRPr="00131F85">
        <w:rPr>
          <w:rFonts w:asciiTheme="minorHAnsi" w:hAnsiTheme="minorHAnsi" w:cstheme="minorHAnsi"/>
          <w:b/>
        </w:rPr>
        <w:t>Configure Email in Jenkins:</w:t>
      </w:r>
    </w:p>
    <w:p w14:paraId="0FE47064" w14:textId="77777777" w:rsidR="004E52D7" w:rsidRDefault="004E52D7" w:rsidP="004E52D7">
      <w:pPr>
        <w:spacing w:before="0" w:after="0" w:line="240" w:lineRule="auto"/>
        <w:jc w:val="both"/>
        <w:rPr>
          <w:rFonts w:asciiTheme="minorHAnsi" w:hAnsiTheme="minorHAnsi" w:cstheme="minorHAnsi"/>
          <w:b/>
        </w:rPr>
      </w:pPr>
    </w:p>
    <w:p w14:paraId="49B86772" w14:textId="77777777" w:rsidR="004E52D7" w:rsidRPr="00F25176" w:rsidRDefault="004E52D7" w:rsidP="004E52D7">
      <w:pPr>
        <w:pStyle w:val="ListParagraph"/>
        <w:numPr>
          <w:ilvl w:val="0"/>
          <w:numId w:val="75"/>
        </w:numPr>
        <w:spacing w:before="0" w:after="0" w:line="240" w:lineRule="auto"/>
        <w:jc w:val="both"/>
        <w:rPr>
          <w:rFonts w:asciiTheme="minorHAnsi" w:hAnsiTheme="minorHAnsi" w:cstheme="minorHAnsi"/>
          <w:b/>
        </w:rPr>
      </w:pPr>
      <w:r w:rsidRPr="00F25176">
        <w:rPr>
          <w:rFonts w:asciiTheme="minorHAnsi" w:hAnsiTheme="minorHAnsi" w:cstheme="minorHAnsi"/>
          <w:b/>
        </w:rPr>
        <w:t>Add following plugins From Manage Jenkins</w:t>
      </w:r>
    </w:p>
    <w:p w14:paraId="42656651" w14:textId="77777777" w:rsidR="004E52D7" w:rsidRPr="00131F85" w:rsidRDefault="004E52D7" w:rsidP="004E52D7">
      <w:pPr>
        <w:pStyle w:val="ListParagraph"/>
        <w:numPr>
          <w:ilvl w:val="2"/>
          <w:numId w:val="75"/>
        </w:numPr>
        <w:spacing w:before="0" w:after="0" w:line="240" w:lineRule="auto"/>
        <w:jc w:val="both"/>
        <w:rPr>
          <w:rFonts w:asciiTheme="minorHAnsi" w:hAnsiTheme="minorHAnsi" w:cstheme="minorHAnsi"/>
        </w:rPr>
      </w:pPr>
      <w:hyperlink r:id="rId141" w:history="1">
        <w:r>
          <w:rPr>
            <w:rStyle w:val="Hyperlink"/>
            <w:rFonts w:ascii="Helvetica" w:hAnsi="Helvetica"/>
            <w:color w:val="5C3566"/>
            <w:sz w:val="20"/>
            <w:szCs w:val="20"/>
            <w:shd w:val="clear" w:color="auto" w:fill="E8E8E8"/>
          </w:rPr>
          <w:t>Email Extension Plugin</w:t>
        </w:r>
      </w:hyperlink>
    </w:p>
    <w:p w14:paraId="47130C77" w14:textId="77777777" w:rsidR="004E52D7" w:rsidRPr="00131F85" w:rsidRDefault="004E52D7" w:rsidP="004E52D7">
      <w:pPr>
        <w:pStyle w:val="ListParagraph"/>
        <w:numPr>
          <w:ilvl w:val="2"/>
          <w:numId w:val="75"/>
        </w:numPr>
        <w:spacing w:before="0" w:after="0" w:line="240" w:lineRule="auto"/>
        <w:jc w:val="both"/>
        <w:rPr>
          <w:rFonts w:asciiTheme="minorHAnsi" w:hAnsiTheme="minorHAnsi" w:cstheme="minorHAnsi"/>
        </w:rPr>
      </w:pPr>
      <w:hyperlink r:id="rId142" w:history="1">
        <w:r>
          <w:rPr>
            <w:rStyle w:val="Hyperlink"/>
            <w:rFonts w:ascii="Helvetica" w:hAnsi="Helvetica"/>
            <w:color w:val="5C3566"/>
            <w:sz w:val="20"/>
            <w:szCs w:val="20"/>
          </w:rPr>
          <w:t>Email Extension Template Plugin</w:t>
        </w:r>
      </w:hyperlink>
    </w:p>
    <w:p w14:paraId="40D1FF4E" w14:textId="77777777" w:rsidR="004E52D7" w:rsidRPr="00131F85" w:rsidRDefault="004E52D7" w:rsidP="004E52D7">
      <w:pPr>
        <w:pStyle w:val="ListParagraph"/>
        <w:spacing w:before="0" w:after="0" w:line="240" w:lineRule="auto"/>
        <w:ind w:left="2160"/>
        <w:jc w:val="both"/>
        <w:rPr>
          <w:rFonts w:asciiTheme="minorHAnsi" w:hAnsiTheme="minorHAnsi" w:cstheme="minorHAnsi"/>
        </w:rPr>
      </w:pPr>
    </w:p>
    <w:p w14:paraId="533C3784" w14:textId="77777777" w:rsidR="004E52D7" w:rsidRDefault="004E52D7" w:rsidP="004E52D7">
      <w:pPr>
        <w:pStyle w:val="ListParagraph"/>
        <w:numPr>
          <w:ilvl w:val="0"/>
          <w:numId w:val="75"/>
        </w:numPr>
        <w:spacing w:before="0" w:after="0" w:line="240" w:lineRule="auto"/>
        <w:jc w:val="both"/>
        <w:rPr>
          <w:rFonts w:asciiTheme="minorHAnsi" w:hAnsiTheme="minorHAnsi" w:cstheme="minorHAnsi"/>
          <w:b/>
        </w:rPr>
      </w:pPr>
      <w:r>
        <w:rPr>
          <w:rFonts w:asciiTheme="minorHAnsi" w:hAnsiTheme="minorHAnsi" w:cstheme="minorHAnsi"/>
          <w:b/>
        </w:rPr>
        <w:lastRenderedPageBreak/>
        <w:t xml:space="preserve">Go to Manage Jenkins </w:t>
      </w:r>
      <w:r w:rsidRPr="00131F85">
        <w:rPr>
          <w:rFonts w:asciiTheme="minorHAnsi" w:hAnsiTheme="minorHAnsi" w:cstheme="minorHAnsi"/>
          <w:b/>
        </w:rPr>
        <w:sym w:font="Wingdings" w:char="F0E0"/>
      </w:r>
      <w:r>
        <w:rPr>
          <w:rFonts w:asciiTheme="minorHAnsi" w:hAnsiTheme="minorHAnsi" w:cstheme="minorHAnsi"/>
          <w:b/>
        </w:rPr>
        <w:t xml:space="preserve"> </w:t>
      </w:r>
    </w:p>
    <w:p w14:paraId="482A972C" w14:textId="77777777" w:rsidR="004E52D7" w:rsidRDefault="004E52D7" w:rsidP="004E52D7">
      <w:pPr>
        <w:pStyle w:val="ListParagraph"/>
        <w:numPr>
          <w:ilvl w:val="1"/>
          <w:numId w:val="77"/>
        </w:numPr>
        <w:spacing w:before="0" w:after="0" w:line="240" w:lineRule="auto"/>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Go to the Jenkins home page and click the ‘Manage Jenkins’ menu option. Then, select the ‘Configure System’ option.</w:t>
      </w:r>
    </w:p>
    <w:p w14:paraId="24F6531F" w14:textId="77777777" w:rsidR="004E52D7" w:rsidRPr="00131F85" w:rsidRDefault="004E52D7" w:rsidP="004E52D7">
      <w:pPr>
        <w:pStyle w:val="ListParagraph"/>
        <w:numPr>
          <w:ilvl w:val="1"/>
          <w:numId w:val="77"/>
        </w:numPr>
        <w:shd w:val="clear" w:color="auto" w:fill="FFFFFF"/>
        <w:spacing w:before="0" w:after="150" w:line="240" w:lineRule="auto"/>
        <w:jc w:val="both"/>
        <w:rPr>
          <w:rFonts w:ascii="Arial" w:hAnsi="Arial" w:cs="Arial"/>
          <w:color w:val="333333"/>
          <w:sz w:val="23"/>
          <w:szCs w:val="23"/>
          <w:lang w:val="en-US" w:bidi="ar-SA"/>
        </w:rPr>
      </w:pPr>
      <w:r w:rsidRPr="00131F85">
        <w:rPr>
          <w:rFonts w:ascii="Arial" w:hAnsi="Arial" w:cs="Arial"/>
          <w:color w:val="333333"/>
          <w:sz w:val="23"/>
          <w:szCs w:val="23"/>
          <w:lang w:val="en-US" w:bidi="ar-SA"/>
        </w:rPr>
        <w:t>Enter the SMTP server name under ‘Email Notification’. Click the ‘Advanced’ button and then click the checkbox next to the ‘Use SMTP Authentication’ option. Now, set the following fields.</w:t>
      </w:r>
    </w:p>
    <w:p w14:paraId="18DF8177" w14:textId="77777777" w:rsidR="004E52D7" w:rsidRPr="00131F85" w:rsidRDefault="004E52D7" w:rsidP="004E52D7">
      <w:pPr>
        <w:numPr>
          <w:ilvl w:val="1"/>
          <w:numId w:val="76"/>
        </w:numPr>
        <w:shd w:val="clear" w:color="auto" w:fill="FFFFFF"/>
        <w:tabs>
          <w:tab w:val="clear" w:pos="1440"/>
          <w:tab w:val="num" w:pos="2160"/>
        </w:tabs>
        <w:spacing w:before="100" w:beforeAutospacing="1" w:after="100" w:afterAutospacing="1" w:line="240" w:lineRule="auto"/>
        <w:ind w:left="2160"/>
        <w:rPr>
          <w:rFonts w:ascii="Arial" w:hAnsi="Arial" w:cs="Arial"/>
          <w:color w:val="333333"/>
          <w:sz w:val="23"/>
          <w:szCs w:val="23"/>
          <w:lang w:val="en-US" w:bidi="ar-SA"/>
        </w:rPr>
      </w:pPr>
      <w:r w:rsidRPr="00131F85">
        <w:rPr>
          <w:rFonts w:ascii="Arial" w:hAnsi="Arial" w:cs="Arial"/>
          <w:b/>
          <w:bCs/>
          <w:color w:val="333333"/>
          <w:sz w:val="23"/>
          <w:szCs w:val="23"/>
          <w:lang w:val="en-US" w:bidi="ar-SA"/>
        </w:rPr>
        <w:t>SMTP server name</w:t>
      </w:r>
      <w:r w:rsidRPr="00131F85">
        <w:rPr>
          <w:rFonts w:ascii="Arial" w:hAnsi="Arial" w:cs="Arial"/>
          <w:color w:val="333333"/>
          <w:sz w:val="23"/>
          <w:szCs w:val="23"/>
          <w:lang w:val="en-US" w:bidi="ar-SA"/>
        </w:rPr>
        <w:t> : smtp.gmail.com</w:t>
      </w:r>
    </w:p>
    <w:p w14:paraId="5176645B" w14:textId="77777777" w:rsidR="004E52D7" w:rsidRPr="00131F85" w:rsidRDefault="004E52D7" w:rsidP="004E52D7">
      <w:pPr>
        <w:numPr>
          <w:ilvl w:val="1"/>
          <w:numId w:val="76"/>
        </w:numPr>
        <w:shd w:val="clear" w:color="auto" w:fill="FFFFFF"/>
        <w:tabs>
          <w:tab w:val="clear" w:pos="1440"/>
          <w:tab w:val="num" w:pos="2160"/>
        </w:tabs>
        <w:spacing w:before="100" w:beforeAutospacing="1" w:after="100" w:afterAutospacing="1" w:line="240" w:lineRule="auto"/>
        <w:ind w:left="2160"/>
        <w:rPr>
          <w:rFonts w:ascii="Arial" w:hAnsi="Arial" w:cs="Arial"/>
          <w:color w:val="333333"/>
          <w:sz w:val="23"/>
          <w:szCs w:val="23"/>
          <w:lang w:val="en-US" w:bidi="ar-SA"/>
        </w:rPr>
      </w:pPr>
      <w:r w:rsidRPr="00131F85">
        <w:rPr>
          <w:rFonts w:ascii="Arial" w:hAnsi="Arial" w:cs="Arial"/>
          <w:b/>
          <w:bCs/>
          <w:color w:val="333333"/>
          <w:sz w:val="23"/>
          <w:szCs w:val="23"/>
          <w:lang w:val="en-US" w:bidi="ar-SA"/>
        </w:rPr>
        <w:t>User name</w:t>
      </w:r>
      <w:r w:rsidRPr="00131F85">
        <w:rPr>
          <w:rFonts w:ascii="Arial" w:hAnsi="Arial" w:cs="Arial"/>
          <w:color w:val="333333"/>
          <w:sz w:val="23"/>
          <w:szCs w:val="23"/>
          <w:lang w:val="en-US" w:bidi="ar-SA"/>
        </w:rPr>
        <w:t>: user_email_id@gmail.com</w:t>
      </w:r>
    </w:p>
    <w:p w14:paraId="45F4E4C1" w14:textId="77777777" w:rsidR="004E52D7" w:rsidRPr="00131F85" w:rsidRDefault="004E52D7" w:rsidP="004E52D7">
      <w:pPr>
        <w:numPr>
          <w:ilvl w:val="1"/>
          <w:numId w:val="76"/>
        </w:numPr>
        <w:shd w:val="clear" w:color="auto" w:fill="FFFFFF"/>
        <w:tabs>
          <w:tab w:val="clear" w:pos="1440"/>
          <w:tab w:val="num" w:pos="2160"/>
        </w:tabs>
        <w:spacing w:before="100" w:beforeAutospacing="1" w:after="100" w:afterAutospacing="1" w:line="240" w:lineRule="auto"/>
        <w:ind w:left="2160"/>
        <w:rPr>
          <w:rFonts w:ascii="Arial" w:hAnsi="Arial" w:cs="Arial"/>
          <w:color w:val="333333"/>
          <w:sz w:val="23"/>
          <w:szCs w:val="23"/>
          <w:lang w:val="en-US" w:bidi="ar-SA"/>
        </w:rPr>
      </w:pPr>
      <w:r w:rsidRPr="00131F85">
        <w:rPr>
          <w:rFonts w:ascii="Arial" w:hAnsi="Arial" w:cs="Arial"/>
          <w:b/>
          <w:bCs/>
          <w:color w:val="333333"/>
          <w:sz w:val="23"/>
          <w:szCs w:val="23"/>
          <w:lang w:val="en-US" w:bidi="ar-SA"/>
        </w:rPr>
        <w:t>Password</w:t>
      </w:r>
      <w:r w:rsidRPr="00131F85">
        <w:rPr>
          <w:rFonts w:ascii="Arial" w:hAnsi="Arial" w:cs="Arial"/>
          <w:color w:val="333333"/>
          <w:sz w:val="23"/>
          <w:szCs w:val="23"/>
          <w:lang w:val="en-US" w:bidi="ar-SA"/>
        </w:rPr>
        <w:t>: 123456</w:t>
      </w:r>
    </w:p>
    <w:p w14:paraId="5EF896F4" w14:textId="77777777" w:rsidR="004E52D7" w:rsidRPr="00131F85" w:rsidRDefault="004E52D7" w:rsidP="004E52D7">
      <w:pPr>
        <w:numPr>
          <w:ilvl w:val="1"/>
          <w:numId w:val="76"/>
        </w:numPr>
        <w:shd w:val="clear" w:color="auto" w:fill="FFFFFF"/>
        <w:tabs>
          <w:tab w:val="clear" w:pos="1440"/>
          <w:tab w:val="num" w:pos="2160"/>
        </w:tabs>
        <w:spacing w:before="100" w:beforeAutospacing="1" w:after="100" w:afterAutospacing="1" w:line="240" w:lineRule="auto"/>
        <w:ind w:left="2160"/>
        <w:rPr>
          <w:rFonts w:ascii="Arial" w:hAnsi="Arial" w:cs="Arial"/>
          <w:color w:val="333333"/>
          <w:sz w:val="23"/>
          <w:szCs w:val="23"/>
          <w:lang w:val="en-US" w:bidi="ar-SA"/>
        </w:rPr>
      </w:pPr>
      <w:r w:rsidRPr="00131F85">
        <w:rPr>
          <w:rFonts w:ascii="Arial" w:hAnsi="Arial" w:cs="Arial"/>
          <w:b/>
          <w:bCs/>
          <w:color w:val="333333"/>
          <w:sz w:val="23"/>
          <w:szCs w:val="23"/>
          <w:lang w:val="en-US" w:bidi="ar-SA"/>
        </w:rPr>
        <w:t>Use SSL </w:t>
      </w:r>
      <w:r w:rsidRPr="00131F85">
        <w:rPr>
          <w:rFonts w:ascii="Arial" w:hAnsi="Arial" w:cs="Arial"/>
          <w:color w:val="333333"/>
          <w:sz w:val="23"/>
          <w:szCs w:val="23"/>
          <w:lang w:val="en-US" w:bidi="ar-SA"/>
        </w:rPr>
        <w:t>: Checked</w:t>
      </w:r>
    </w:p>
    <w:p w14:paraId="01C3FC7D" w14:textId="77777777" w:rsidR="004E52D7" w:rsidRPr="00131F85" w:rsidRDefault="004E52D7" w:rsidP="004E52D7">
      <w:pPr>
        <w:numPr>
          <w:ilvl w:val="1"/>
          <w:numId w:val="76"/>
        </w:numPr>
        <w:shd w:val="clear" w:color="auto" w:fill="FFFFFF"/>
        <w:tabs>
          <w:tab w:val="clear" w:pos="1440"/>
          <w:tab w:val="num" w:pos="2160"/>
        </w:tabs>
        <w:spacing w:before="100" w:beforeAutospacing="1" w:after="100" w:afterAutospacing="1" w:line="240" w:lineRule="auto"/>
        <w:ind w:left="2160"/>
        <w:rPr>
          <w:rFonts w:ascii="Arial" w:hAnsi="Arial" w:cs="Arial"/>
          <w:color w:val="333333"/>
          <w:sz w:val="23"/>
          <w:szCs w:val="23"/>
          <w:lang w:val="en-US" w:bidi="ar-SA"/>
        </w:rPr>
      </w:pPr>
      <w:r w:rsidRPr="00131F85">
        <w:rPr>
          <w:rFonts w:ascii="Arial" w:hAnsi="Arial" w:cs="Arial"/>
          <w:b/>
          <w:bCs/>
          <w:color w:val="333333"/>
          <w:sz w:val="23"/>
          <w:szCs w:val="23"/>
          <w:lang w:val="en-US" w:bidi="ar-SA"/>
        </w:rPr>
        <w:t>SMTP Port</w:t>
      </w:r>
      <w:r w:rsidRPr="00131F85">
        <w:rPr>
          <w:rFonts w:ascii="Arial" w:hAnsi="Arial" w:cs="Arial"/>
          <w:color w:val="333333"/>
          <w:sz w:val="23"/>
          <w:szCs w:val="23"/>
          <w:lang w:val="en-US" w:bidi="ar-SA"/>
        </w:rPr>
        <w:t>: 456</w:t>
      </w:r>
    </w:p>
    <w:p w14:paraId="56BA05D3" w14:textId="77777777" w:rsidR="004E52D7" w:rsidRPr="00131F85" w:rsidRDefault="004E52D7" w:rsidP="004E52D7">
      <w:pPr>
        <w:pStyle w:val="ListParagraph"/>
        <w:numPr>
          <w:ilvl w:val="1"/>
          <w:numId w:val="77"/>
        </w:numPr>
        <w:spacing w:before="0" w:after="0" w:line="240" w:lineRule="auto"/>
        <w:jc w:val="both"/>
        <w:rPr>
          <w:rFonts w:asciiTheme="minorHAnsi" w:hAnsiTheme="minorHAnsi" w:cstheme="minorHAnsi"/>
        </w:rPr>
      </w:pPr>
      <w:r>
        <w:rPr>
          <w:rFonts w:ascii="Arial" w:hAnsi="Arial" w:cs="Arial"/>
          <w:color w:val="333333"/>
          <w:sz w:val="23"/>
          <w:szCs w:val="23"/>
          <w:shd w:val="clear" w:color="auto" w:fill="FFFFFF"/>
        </w:rPr>
        <w:t>Check the email notification functionality by clicking the checkbox next to the ‘Test configuration by sending Test e-mail recipient’ option. Enter a valid email id and click the ‘Test configuration’ button to check whether the email id is valid or not.</w:t>
      </w:r>
    </w:p>
    <w:p w14:paraId="397E5542" w14:textId="77777777" w:rsidR="004E52D7" w:rsidRDefault="004E52D7" w:rsidP="004E52D7">
      <w:pPr>
        <w:spacing w:before="0" w:after="0" w:line="240" w:lineRule="auto"/>
        <w:ind w:left="720"/>
        <w:jc w:val="both"/>
        <w:rPr>
          <w:rFonts w:asciiTheme="minorHAnsi" w:hAnsiTheme="minorHAnsi" w:cstheme="minorHAnsi"/>
        </w:rPr>
      </w:pPr>
    </w:p>
    <w:p w14:paraId="3E999B25" w14:textId="77777777" w:rsidR="004E52D7" w:rsidRDefault="004E52D7" w:rsidP="004E52D7">
      <w:pPr>
        <w:spacing w:before="0" w:after="0" w:line="240" w:lineRule="auto"/>
        <w:ind w:left="720"/>
        <w:jc w:val="both"/>
        <w:rPr>
          <w:rFonts w:asciiTheme="minorHAnsi" w:hAnsiTheme="minorHAnsi" w:cstheme="minorHAnsi"/>
        </w:rPr>
      </w:pPr>
    </w:p>
    <w:p w14:paraId="25E1AFF0" w14:textId="77777777" w:rsidR="004E52D7" w:rsidDel="006A49F4" w:rsidRDefault="004E52D7" w:rsidP="004E52D7">
      <w:pPr>
        <w:spacing w:before="0" w:after="0" w:line="240" w:lineRule="auto"/>
        <w:ind w:left="720"/>
        <w:jc w:val="both"/>
        <w:rPr>
          <w:del w:id="1028" w:author="Vrushali Karla" w:date="2018-11-20T10:40:00Z"/>
          <w:rFonts w:asciiTheme="minorHAnsi" w:hAnsiTheme="minorHAnsi" w:cstheme="minorHAnsi"/>
        </w:rPr>
      </w:pPr>
    </w:p>
    <w:p w14:paraId="5E274754" w14:textId="77777777" w:rsidR="004E52D7" w:rsidDel="006A49F4" w:rsidRDefault="004E52D7" w:rsidP="004E52D7">
      <w:pPr>
        <w:spacing w:before="0" w:after="0" w:line="240" w:lineRule="auto"/>
        <w:ind w:left="720"/>
        <w:jc w:val="both"/>
        <w:rPr>
          <w:del w:id="1029" w:author="Vrushali Karla" w:date="2018-11-20T10:40:00Z"/>
          <w:rFonts w:asciiTheme="minorHAnsi" w:hAnsiTheme="minorHAnsi" w:cstheme="minorHAnsi"/>
        </w:rPr>
      </w:pPr>
    </w:p>
    <w:p w14:paraId="23E843C0" w14:textId="77777777" w:rsidR="004E52D7" w:rsidDel="006A49F4" w:rsidRDefault="004E52D7" w:rsidP="004E52D7">
      <w:pPr>
        <w:spacing w:before="0" w:after="0" w:line="240" w:lineRule="auto"/>
        <w:ind w:left="720"/>
        <w:jc w:val="both"/>
        <w:rPr>
          <w:del w:id="1030" w:author="Vrushali Karla" w:date="2018-11-20T10:40:00Z"/>
          <w:rFonts w:asciiTheme="minorHAnsi" w:hAnsiTheme="minorHAnsi" w:cstheme="minorHAnsi"/>
        </w:rPr>
      </w:pPr>
    </w:p>
    <w:p w14:paraId="207BD540" w14:textId="77777777" w:rsidR="004E52D7" w:rsidDel="006A49F4" w:rsidRDefault="004E52D7" w:rsidP="004E52D7">
      <w:pPr>
        <w:spacing w:before="0" w:after="0" w:line="240" w:lineRule="auto"/>
        <w:ind w:left="720"/>
        <w:jc w:val="both"/>
        <w:rPr>
          <w:del w:id="1031" w:author="Vrushali Karla" w:date="2018-11-20T10:40:00Z"/>
          <w:rFonts w:asciiTheme="minorHAnsi" w:hAnsiTheme="minorHAnsi" w:cstheme="minorHAnsi"/>
        </w:rPr>
      </w:pPr>
    </w:p>
    <w:p w14:paraId="49B0AA14" w14:textId="77777777" w:rsidR="004E52D7" w:rsidDel="006A49F4" w:rsidRDefault="004E52D7" w:rsidP="004E52D7">
      <w:pPr>
        <w:spacing w:before="0" w:after="0" w:line="240" w:lineRule="auto"/>
        <w:ind w:left="720"/>
        <w:jc w:val="both"/>
        <w:rPr>
          <w:del w:id="1032" w:author="Vrushali Karla" w:date="2018-11-20T10:40:00Z"/>
          <w:rFonts w:asciiTheme="minorHAnsi" w:hAnsiTheme="minorHAnsi" w:cstheme="minorHAnsi"/>
        </w:rPr>
      </w:pPr>
    </w:p>
    <w:p w14:paraId="19799317" w14:textId="77777777" w:rsidR="004E52D7" w:rsidDel="006A49F4" w:rsidRDefault="004E52D7" w:rsidP="004E52D7">
      <w:pPr>
        <w:spacing w:before="0" w:after="0" w:line="240" w:lineRule="auto"/>
        <w:ind w:left="720"/>
        <w:jc w:val="both"/>
        <w:rPr>
          <w:del w:id="1033" w:author="Vrushali Karla" w:date="2018-11-20T10:40:00Z"/>
          <w:rFonts w:asciiTheme="minorHAnsi" w:hAnsiTheme="minorHAnsi" w:cstheme="minorHAnsi"/>
        </w:rPr>
      </w:pPr>
    </w:p>
    <w:p w14:paraId="680C9A51" w14:textId="77777777" w:rsidR="004E52D7" w:rsidDel="006A49F4" w:rsidRDefault="004E52D7" w:rsidP="004E52D7">
      <w:pPr>
        <w:spacing w:before="0" w:after="0" w:line="240" w:lineRule="auto"/>
        <w:ind w:left="720"/>
        <w:jc w:val="both"/>
        <w:rPr>
          <w:del w:id="1034" w:author="Vrushali Karla" w:date="2018-11-20T10:40:00Z"/>
          <w:rFonts w:asciiTheme="minorHAnsi" w:hAnsiTheme="minorHAnsi" w:cstheme="minorHAnsi"/>
        </w:rPr>
      </w:pPr>
    </w:p>
    <w:p w14:paraId="468901C6" w14:textId="77777777" w:rsidR="004E52D7" w:rsidDel="006A49F4" w:rsidRDefault="004E52D7" w:rsidP="004E52D7">
      <w:pPr>
        <w:spacing w:before="0" w:after="0" w:line="240" w:lineRule="auto"/>
        <w:ind w:left="720"/>
        <w:jc w:val="both"/>
        <w:rPr>
          <w:del w:id="1035" w:author="Vrushali Karla" w:date="2018-11-20T10:40:00Z"/>
          <w:rFonts w:asciiTheme="minorHAnsi" w:hAnsiTheme="minorHAnsi" w:cstheme="minorHAnsi"/>
        </w:rPr>
      </w:pPr>
    </w:p>
    <w:p w14:paraId="1115D56F" w14:textId="77777777" w:rsidR="004E52D7" w:rsidDel="006A49F4" w:rsidRDefault="004E52D7" w:rsidP="004E52D7">
      <w:pPr>
        <w:spacing w:before="0" w:after="0" w:line="240" w:lineRule="auto"/>
        <w:ind w:left="720"/>
        <w:jc w:val="both"/>
        <w:rPr>
          <w:del w:id="1036" w:author="Vrushali Karla" w:date="2018-11-20T10:40:00Z"/>
          <w:rFonts w:asciiTheme="minorHAnsi" w:hAnsiTheme="minorHAnsi" w:cstheme="minorHAnsi"/>
        </w:rPr>
      </w:pPr>
    </w:p>
    <w:p w14:paraId="0DA9C843" w14:textId="77777777" w:rsidR="004E52D7" w:rsidDel="006A49F4" w:rsidRDefault="004E52D7" w:rsidP="004E52D7">
      <w:pPr>
        <w:spacing w:before="0" w:after="0" w:line="240" w:lineRule="auto"/>
        <w:ind w:left="720"/>
        <w:jc w:val="both"/>
        <w:rPr>
          <w:del w:id="1037" w:author="Vrushali Karla" w:date="2018-11-20T10:40:00Z"/>
          <w:rFonts w:asciiTheme="minorHAnsi" w:hAnsiTheme="minorHAnsi" w:cstheme="minorHAnsi"/>
        </w:rPr>
      </w:pPr>
    </w:p>
    <w:p w14:paraId="45746A03" w14:textId="77777777" w:rsidR="004E52D7" w:rsidDel="003054F0" w:rsidRDefault="004E52D7" w:rsidP="004E52D7">
      <w:pPr>
        <w:spacing w:before="0" w:after="0" w:line="240" w:lineRule="auto"/>
        <w:ind w:left="720"/>
        <w:jc w:val="both"/>
        <w:rPr>
          <w:del w:id="1038" w:author="Vrushali Karla" w:date="2018-11-20T10:42:00Z"/>
          <w:rFonts w:asciiTheme="minorHAnsi" w:hAnsiTheme="minorHAnsi" w:cstheme="minorHAnsi"/>
        </w:rPr>
      </w:pPr>
    </w:p>
    <w:p w14:paraId="1E13CD5C" w14:textId="77777777" w:rsidR="004E52D7" w:rsidRDefault="004E52D7" w:rsidP="004E52D7">
      <w:pPr>
        <w:spacing w:before="0" w:after="0" w:line="240" w:lineRule="auto"/>
        <w:ind w:left="720"/>
        <w:jc w:val="both"/>
        <w:rPr>
          <w:rFonts w:asciiTheme="minorHAnsi" w:hAnsiTheme="minorHAnsi" w:cstheme="minorHAnsi"/>
        </w:rPr>
      </w:pPr>
    </w:p>
    <w:p w14:paraId="78B9F4D8" w14:textId="77777777" w:rsidR="004E52D7" w:rsidRDefault="004E52D7" w:rsidP="004E52D7">
      <w:pPr>
        <w:spacing w:before="0" w:after="0" w:line="240" w:lineRule="auto"/>
        <w:ind w:left="720"/>
        <w:jc w:val="both"/>
        <w:rPr>
          <w:rFonts w:asciiTheme="minorHAnsi" w:hAnsiTheme="minorHAnsi" w:cstheme="minorHAnsi"/>
        </w:rPr>
      </w:pPr>
    </w:p>
    <w:p w14:paraId="10F30C0A" w14:textId="77777777" w:rsidR="004E52D7" w:rsidRDefault="004E52D7" w:rsidP="004E52D7">
      <w:pPr>
        <w:spacing w:before="0" w:after="0" w:line="240" w:lineRule="auto"/>
        <w:jc w:val="both"/>
        <w:rPr>
          <w:ins w:id="1039" w:author="Vrushali Karla" w:date="2018-11-20T10:41:00Z"/>
          <w:rFonts w:asciiTheme="minorHAnsi" w:hAnsiTheme="minorHAnsi" w:cstheme="minorHAnsi"/>
        </w:rPr>
      </w:pPr>
    </w:p>
    <w:p w14:paraId="5721A1FD" w14:textId="77777777" w:rsidR="004E52D7" w:rsidRDefault="004E52D7" w:rsidP="004E52D7">
      <w:pPr>
        <w:spacing w:before="0" w:after="0" w:line="240" w:lineRule="auto"/>
        <w:jc w:val="both"/>
        <w:rPr>
          <w:rFonts w:asciiTheme="minorHAnsi" w:hAnsiTheme="minorHAnsi" w:cstheme="minorHAnsi"/>
        </w:rPr>
      </w:pPr>
    </w:p>
    <w:p w14:paraId="40505641" w14:textId="77777777" w:rsidR="004E52D7" w:rsidRPr="003F1F7D" w:rsidRDefault="004E52D7" w:rsidP="004E52D7">
      <w:pPr>
        <w:pStyle w:val="Heading1"/>
        <w:numPr>
          <w:ilvl w:val="0"/>
          <w:numId w:val="57"/>
        </w:numPr>
        <w:rPr>
          <w:rFonts w:asciiTheme="minorHAnsi" w:hAnsiTheme="minorHAnsi"/>
          <w:sz w:val="24"/>
          <w:szCs w:val="24"/>
        </w:rPr>
      </w:pPr>
      <w:bookmarkStart w:id="1040" w:name="_Toc531338523"/>
      <w:r>
        <w:rPr>
          <w:rFonts w:asciiTheme="minorHAnsi" w:hAnsiTheme="minorHAnsi"/>
          <w:sz w:val="24"/>
          <w:szCs w:val="24"/>
        </w:rPr>
        <w:t>Add-ONS</w:t>
      </w:r>
      <w:bookmarkEnd w:id="1040"/>
    </w:p>
    <w:p w14:paraId="6509D24E" w14:textId="77777777" w:rsidR="004E52D7" w:rsidRDefault="004E52D7" w:rsidP="004E52D7">
      <w:pPr>
        <w:spacing w:before="0" w:after="0" w:line="240" w:lineRule="auto"/>
        <w:jc w:val="both"/>
        <w:rPr>
          <w:rFonts w:asciiTheme="minorHAnsi" w:hAnsiTheme="minorHAnsi" w:cstheme="minorHAnsi"/>
        </w:rPr>
      </w:pPr>
    </w:p>
    <w:p w14:paraId="44D5DA3F" w14:textId="77777777" w:rsidR="004E52D7" w:rsidRDefault="004E52D7" w:rsidP="004E52D7">
      <w:pPr>
        <w:spacing w:before="0" w:after="0" w:line="240" w:lineRule="auto"/>
        <w:jc w:val="both"/>
        <w:rPr>
          <w:rFonts w:asciiTheme="minorHAnsi" w:hAnsiTheme="minorHAnsi" w:cstheme="minorHAnsi"/>
        </w:rPr>
      </w:pPr>
      <w:r>
        <w:rPr>
          <w:rFonts w:asciiTheme="minorHAnsi" w:hAnsiTheme="minorHAnsi" w:cstheme="minorHAnsi"/>
        </w:rPr>
        <w:t>There are various add-ons or plugins available from Cybage Fusion Team in addition to what Fusion provide . This add-ons will be provided on project need basis. Add-ons are like enablers which further accelerates automation.</w:t>
      </w:r>
      <w:r w:rsidRPr="00D42386">
        <w:rPr>
          <w:rFonts w:asciiTheme="minorHAnsi" w:hAnsiTheme="minorHAnsi" w:cstheme="minorHAnsi"/>
        </w:rPr>
        <w:t xml:space="preserve"> </w:t>
      </w:r>
      <w:r>
        <w:rPr>
          <w:rFonts w:asciiTheme="minorHAnsi" w:hAnsiTheme="minorHAnsi" w:cstheme="minorHAnsi"/>
        </w:rPr>
        <w:t xml:space="preserve">In addition to below given add-ons there are other utilities which can be directly used with Fusion and are tested for its integration and compatibility like </w:t>
      </w:r>
      <w:hyperlink r:id="rId143" w:history="1">
        <w:r w:rsidRPr="00625D94">
          <w:rPr>
            <w:rStyle w:val="Hyperlink"/>
            <w:rFonts w:asciiTheme="minorHAnsi" w:hAnsiTheme="minorHAnsi" w:cstheme="minorHAnsi"/>
          </w:rPr>
          <w:t>Wiremock</w:t>
        </w:r>
      </w:hyperlink>
      <w:r>
        <w:rPr>
          <w:rFonts w:asciiTheme="minorHAnsi" w:hAnsiTheme="minorHAnsi" w:cstheme="minorHAnsi"/>
        </w:rPr>
        <w:t xml:space="preserve"> server for API mocking, </w:t>
      </w:r>
      <w:hyperlink r:id="rId144" w:history="1">
        <w:r w:rsidRPr="00625D94">
          <w:rPr>
            <w:rStyle w:val="Hyperlink"/>
            <w:rFonts w:asciiTheme="minorHAnsi" w:hAnsiTheme="minorHAnsi" w:cstheme="minorHAnsi"/>
          </w:rPr>
          <w:t>SauceLabs</w:t>
        </w:r>
      </w:hyperlink>
      <w:r>
        <w:rPr>
          <w:rFonts w:asciiTheme="minorHAnsi" w:hAnsiTheme="minorHAnsi" w:cstheme="minorHAnsi"/>
        </w:rPr>
        <w:t xml:space="preserve"> cloud platform for web application testing , </w:t>
      </w:r>
      <w:hyperlink r:id="rId145" w:history="1">
        <w:r w:rsidRPr="00625D94">
          <w:rPr>
            <w:rStyle w:val="Hyperlink"/>
            <w:rFonts w:asciiTheme="minorHAnsi" w:hAnsiTheme="minorHAnsi" w:cstheme="minorHAnsi"/>
          </w:rPr>
          <w:t>Klov</w:t>
        </w:r>
      </w:hyperlink>
      <w:r>
        <w:rPr>
          <w:rFonts w:asciiTheme="minorHAnsi" w:hAnsiTheme="minorHAnsi" w:cstheme="minorHAnsi"/>
        </w:rPr>
        <w:t xml:space="preserve"> analytics server for test result analysis over past executions etc. </w:t>
      </w:r>
    </w:p>
    <w:p w14:paraId="5B22698B" w14:textId="77777777" w:rsidR="004E52D7" w:rsidDel="00D957F1" w:rsidRDefault="004E52D7" w:rsidP="004E52D7">
      <w:pPr>
        <w:spacing w:before="0" w:after="0" w:line="240" w:lineRule="auto"/>
        <w:jc w:val="both"/>
        <w:rPr>
          <w:del w:id="1041" w:author="Vrushali Karla" w:date="2018-11-20T10:41:00Z"/>
          <w:rFonts w:asciiTheme="minorHAnsi" w:hAnsiTheme="minorHAnsi" w:cstheme="minorHAnsi"/>
        </w:rPr>
      </w:pPr>
    </w:p>
    <w:p w14:paraId="5237DE59" w14:textId="77777777" w:rsidR="004E52D7" w:rsidRPr="00D64913" w:rsidRDefault="004E52D7" w:rsidP="004E52D7">
      <w:pPr>
        <w:pStyle w:val="Heading2"/>
        <w:rPr>
          <w:noProof/>
        </w:rPr>
      </w:pPr>
      <w:r>
        <w:rPr>
          <w:noProof/>
        </w:rPr>
        <w:t>POM Generator</w:t>
      </w:r>
    </w:p>
    <w:p w14:paraId="4459E8E7" w14:textId="77777777" w:rsidR="004E52D7" w:rsidRDefault="004E52D7" w:rsidP="004E52D7">
      <w:pPr>
        <w:spacing w:before="0" w:after="0" w:line="240" w:lineRule="auto"/>
        <w:ind w:left="576"/>
        <w:jc w:val="both"/>
        <w:rPr>
          <w:rFonts w:asciiTheme="minorHAnsi" w:hAnsiTheme="minorHAnsi" w:cstheme="minorHAnsi"/>
        </w:rPr>
      </w:pPr>
      <w:r w:rsidRPr="00B524B8">
        <w:rPr>
          <w:rFonts w:asciiTheme="minorHAnsi" w:hAnsiTheme="minorHAnsi" w:cstheme="minorHAnsi"/>
          <w:highlight w:val="yellow"/>
        </w:rPr>
        <w:t>&lt;To be added&gt;</w:t>
      </w:r>
    </w:p>
    <w:p w14:paraId="4848C753" w14:textId="77777777" w:rsidR="004E52D7" w:rsidRPr="00D64913" w:rsidRDefault="004E52D7" w:rsidP="004E52D7">
      <w:pPr>
        <w:pStyle w:val="Heading2"/>
        <w:rPr>
          <w:noProof/>
        </w:rPr>
      </w:pPr>
      <w:r>
        <w:rPr>
          <w:noProof/>
        </w:rPr>
        <w:t>API Scripter</w:t>
      </w:r>
    </w:p>
    <w:p w14:paraId="2B139A17" w14:textId="77777777" w:rsidR="004E52D7" w:rsidRDefault="004E52D7" w:rsidP="004E52D7">
      <w:pPr>
        <w:spacing w:before="0" w:after="0" w:line="240" w:lineRule="auto"/>
        <w:jc w:val="both"/>
        <w:rPr>
          <w:rFonts w:asciiTheme="minorHAnsi" w:hAnsiTheme="minorHAnsi" w:cstheme="minorHAnsi"/>
        </w:rPr>
      </w:pPr>
    </w:p>
    <w:p w14:paraId="2A0B1D27" w14:textId="77777777" w:rsidR="004E52D7" w:rsidRDefault="004E52D7" w:rsidP="004E52D7">
      <w:pPr>
        <w:spacing w:before="0" w:after="0" w:line="240" w:lineRule="auto"/>
        <w:jc w:val="both"/>
        <w:rPr>
          <w:rFonts w:asciiTheme="minorHAnsi" w:hAnsiTheme="minorHAnsi" w:cstheme="minorHAnsi"/>
        </w:rPr>
      </w:pPr>
      <w:r>
        <w:rPr>
          <w:rFonts w:asciiTheme="minorHAnsi" w:hAnsiTheme="minorHAnsi" w:cstheme="minorHAnsi"/>
        </w:rPr>
        <w:t>This add-on will auto generate API test scripts in few seconds which will be fusion compatible and ready to use. This is applicable if you have REST APIs with Swagger (OpenAPI) specification in place. It will create test scripts for each API resource/method as defined in Swagger. This add-on will also autogenerate necessary API resource details , test data excel templates against each API resource which can be directly copied within Fusion framework. For more details on its usage refer README provided with add-on.</w:t>
      </w:r>
    </w:p>
    <w:p w14:paraId="076A2EDF" w14:textId="77777777" w:rsidR="004E52D7" w:rsidRDefault="004E52D7" w:rsidP="004E52D7">
      <w:pPr>
        <w:spacing w:before="0" w:after="0" w:line="240" w:lineRule="auto"/>
        <w:jc w:val="both"/>
        <w:rPr>
          <w:rFonts w:asciiTheme="minorHAnsi" w:hAnsiTheme="minorHAnsi" w:cstheme="minorHAnsi"/>
        </w:rPr>
      </w:pPr>
    </w:p>
    <w:p w14:paraId="0F94E25A" w14:textId="77777777" w:rsidR="004E52D7" w:rsidRPr="00D64913" w:rsidRDefault="004E52D7" w:rsidP="004E52D7">
      <w:pPr>
        <w:pStyle w:val="Heading2"/>
        <w:rPr>
          <w:noProof/>
        </w:rPr>
      </w:pPr>
      <w:r>
        <w:rPr>
          <w:noProof/>
        </w:rPr>
        <w:t>ZAPI Integrator</w:t>
      </w:r>
    </w:p>
    <w:p w14:paraId="5DBC5928" w14:textId="77777777" w:rsidR="004E52D7" w:rsidRDefault="004E52D7" w:rsidP="004E52D7">
      <w:pPr>
        <w:spacing w:before="0" w:after="0" w:line="240" w:lineRule="auto"/>
        <w:jc w:val="both"/>
        <w:rPr>
          <w:rFonts w:asciiTheme="minorHAnsi" w:hAnsiTheme="minorHAnsi" w:cstheme="minorHAnsi"/>
        </w:rPr>
      </w:pPr>
      <w:r>
        <w:rPr>
          <w:rFonts w:asciiTheme="minorHAnsi" w:hAnsiTheme="minorHAnsi" w:cstheme="minorHAnsi"/>
        </w:rPr>
        <w:lastRenderedPageBreak/>
        <w:t>This enabler will provide direct integration with Zephyr-JIRA add-on to update corresponding test results directly in test management tool Zephyr. With necessary configuration like marking TestID annotations in Fusion scripts with resect to Zephyr test case ids , results will get uploaded in it for every test execution. More details will be provided with enabler when requested.</w:t>
      </w:r>
    </w:p>
    <w:p w14:paraId="1DB531CB" w14:textId="77777777" w:rsidR="004E52D7" w:rsidRDefault="004E52D7" w:rsidP="004E52D7">
      <w:pPr>
        <w:spacing w:before="0" w:after="0" w:line="240" w:lineRule="auto"/>
        <w:jc w:val="both"/>
        <w:rPr>
          <w:rFonts w:asciiTheme="minorHAnsi" w:hAnsiTheme="minorHAnsi" w:cstheme="minorHAnsi"/>
        </w:rPr>
      </w:pPr>
    </w:p>
    <w:p w14:paraId="4B43FF8E" w14:textId="77777777" w:rsidR="004E52D7" w:rsidRDefault="004E52D7" w:rsidP="004E52D7">
      <w:pPr>
        <w:spacing w:before="0" w:after="0" w:line="240" w:lineRule="auto"/>
        <w:jc w:val="both"/>
        <w:rPr>
          <w:rFonts w:asciiTheme="minorHAnsi" w:hAnsiTheme="minorHAnsi" w:cstheme="minorHAnsi"/>
        </w:rPr>
      </w:pPr>
    </w:p>
    <w:p w14:paraId="0AAFB704" w14:textId="77777777" w:rsidR="004E52D7" w:rsidRDefault="004E52D7" w:rsidP="004E52D7">
      <w:pPr>
        <w:spacing w:before="0" w:after="0" w:line="240" w:lineRule="auto"/>
        <w:ind w:left="720"/>
        <w:jc w:val="both"/>
        <w:rPr>
          <w:rFonts w:asciiTheme="minorHAnsi" w:hAnsiTheme="minorHAnsi" w:cstheme="minorHAnsi"/>
        </w:rPr>
      </w:pPr>
    </w:p>
    <w:p w14:paraId="120CD26C" w14:textId="77777777" w:rsidR="004E52D7" w:rsidRPr="003F1F7D" w:rsidRDefault="004E52D7" w:rsidP="004E52D7">
      <w:pPr>
        <w:pStyle w:val="Heading1"/>
        <w:numPr>
          <w:ilvl w:val="0"/>
          <w:numId w:val="57"/>
        </w:numPr>
        <w:rPr>
          <w:rFonts w:asciiTheme="minorHAnsi" w:hAnsiTheme="minorHAnsi"/>
          <w:sz w:val="24"/>
          <w:szCs w:val="24"/>
        </w:rPr>
      </w:pPr>
      <w:bookmarkStart w:id="1042" w:name="_Toc531338524"/>
      <w:r>
        <w:rPr>
          <w:rFonts w:asciiTheme="minorHAnsi" w:hAnsiTheme="minorHAnsi"/>
          <w:sz w:val="24"/>
          <w:szCs w:val="24"/>
        </w:rPr>
        <w:t>Limitations</w:t>
      </w:r>
      <w:bookmarkEnd w:id="1042"/>
    </w:p>
    <w:p w14:paraId="10F13508" w14:textId="77777777" w:rsidR="004E52D7" w:rsidRDefault="004E52D7" w:rsidP="004E52D7">
      <w:pPr>
        <w:spacing w:before="0" w:after="0" w:line="240" w:lineRule="auto"/>
        <w:ind w:left="720"/>
        <w:jc w:val="both"/>
        <w:rPr>
          <w:rFonts w:asciiTheme="minorHAnsi" w:hAnsiTheme="minorHAnsi" w:cstheme="minorHAnsi"/>
        </w:rPr>
      </w:pPr>
    </w:p>
    <w:p w14:paraId="108C2570" w14:textId="77777777" w:rsidR="004E52D7" w:rsidRPr="00D64913" w:rsidRDefault="004E52D7" w:rsidP="004E52D7">
      <w:pPr>
        <w:pStyle w:val="Heading2"/>
        <w:rPr>
          <w:noProof/>
        </w:rPr>
      </w:pPr>
      <w:r w:rsidRPr="00D64913">
        <w:rPr>
          <w:noProof/>
        </w:rPr>
        <w:t xml:space="preserve">Web </w:t>
      </w:r>
    </w:p>
    <w:p w14:paraId="6B84EFA2" w14:textId="77777777" w:rsidR="004E52D7" w:rsidRDefault="004E52D7" w:rsidP="004E52D7">
      <w:pPr>
        <w:pStyle w:val="ListParagraph"/>
        <w:numPr>
          <w:ilvl w:val="0"/>
          <w:numId w:val="64"/>
        </w:numPr>
        <w:spacing w:before="0" w:after="0" w:line="240" w:lineRule="auto"/>
        <w:jc w:val="both"/>
        <w:rPr>
          <w:ins w:id="1043" w:author="Vrushali Karla" w:date="2018-11-21T11:48:00Z"/>
          <w:rFonts w:asciiTheme="minorHAnsi" w:hAnsiTheme="minorHAnsi" w:cstheme="minorHAnsi"/>
        </w:rPr>
      </w:pPr>
      <w:r>
        <w:rPr>
          <w:rFonts w:asciiTheme="minorHAnsi" w:hAnsiTheme="minorHAnsi" w:cstheme="minorHAnsi"/>
        </w:rPr>
        <w:t xml:space="preserve">Test execution </w:t>
      </w:r>
      <w:del w:id="1044" w:author="Vrushali Karla" w:date="2018-11-19T11:03:00Z">
        <w:r w:rsidDel="00174EC3">
          <w:rPr>
            <w:rFonts w:asciiTheme="minorHAnsi" w:hAnsiTheme="minorHAnsi" w:cstheme="minorHAnsi"/>
          </w:rPr>
          <w:delText xml:space="preserve">on Linux and </w:delText>
        </w:r>
      </w:del>
      <w:ins w:id="1045" w:author="Vrushali Karla" w:date="2018-11-19T11:03:00Z">
        <w:r>
          <w:rPr>
            <w:rFonts w:asciiTheme="minorHAnsi" w:hAnsiTheme="minorHAnsi" w:cstheme="minorHAnsi"/>
          </w:rPr>
          <w:t xml:space="preserve">on </w:t>
        </w:r>
      </w:ins>
      <w:r>
        <w:rPr>
          <w:rFonts w:asciiTheme="minorHAnsi" w:hAnsiTheme="minorHAnsi" w:cstheme="minorHAnsi"/>
        </w:rPr>
        <w:t>Mac machines is not supported.</w:t>
      </w:r>
    </w:p>
    <w:p w14:paraId="65EA11A9" w14:textId="77777777" w:rsidR="004E52D7" w:rsidRDefault="004E52D7" w:rsidP="004E52D7">
      <w:pPr>
        <w:pStyle w:val="ListParagraph"/>
        <w:numPr>
          <w:ilvl w:val="0"/>
          <w:numId w:val="64"/>
        </w:numPr>
        <w:spacing w:before="0" w:after="0" w:line="240" w:lineRule="auto"/>
        <w:jc w:val="both"/>
        <w:rPr>
          <w:ins w:id="1046" w:author="Vrushali Karla" w:date="2018-11-21T11:49:00Z"/>
          <w:rFonts w:asciiTheme="minorHAnsi" w:hAnsiTheme="minorHAnsi" w:cstheme="minorHAnsi"/>
        </w:rPr>
      </w:pPr>
      <w:ins w:id="1047" w:author="Vrushali Karla" w:date="2018-11-21T11:48:00Z">
        <w:r>
          <w:rPr>
            <w:rFonts w:asciiTheme="minorHAnsi" w:hAnsiTheme="minorHAnsi" w:cstheme="minorHAnsi"/>
          </w:rPr>
          <w:t xml:space="preserve">Hub node setup through fusion framework on Linux –Ubuntu machine is currently not present. </w:t>
        </w:r>
      </w:ins>
    </w:p>
    <w:p w14:paraId="5FB46B51" w14:textId="77777777" w:rsidR="004E52D7" w:rsidRDefault="004E52D7" w:rsidP="004E52D7">
      <w:pPr>
        <w:pStyle w:val="ListParagraph"/>
        <w:numPr>
          <w:ilvl w:val="1"/>
          <w:numId w:val="64"/>
        </w:numPr>
        <w:spacing w:before="0" w:after="0" w:line="240" w:lineRule="auto"/>
        <w:jc w:val="both"/>
        <w:rPr>
          <w:rFonts w:asciiTheme="minorHAnsi" w:hAnsiTheme="minorHAnsi" w:cstheme="minorHAnsi"/>
        </w:rPr>
        <w:pPrChange w:id="1048" w:author="Vrushali Karla" w:date="2018-11-21T11:49:00Z">
          <w:pPr>
            <w:pStyle w:val="ListParagraph"/>
            <w:numPr>
              <w:numId w:val="64"/>
            </w:numPr>
            <w:spacing w:before="0" w:after="0" w:line="240" w:lineRule="auto"/>
            <w:ind w:hanging="360"/>
            <w:jc w:val="both"/>
          </w:pPr>
        </w:pPrChange>
      </w:pPr>
      <w:ins w:id="1049" w:author="Vrushali Karla" w:date="2018-11-21T11:49:00Z">
        <w:r>
          <w:rPr>
            <w:rFonts w:asciiTheme="minorHAnsi" w:hAnsiTheme="minorHAnsi" w:cstheme="minorHAnsi"/>
          </w:rPr>
          <w:t>Workaround-</w:t>
        </w:r>
      </w:ins>
      <w:ins w:id="1050" w:author="Vrushali Karla" w:date="2018-11-21T11:59:00Z">
        <w:r>
          <w:rPr>
            <w:rFonts w:asciiTheme="minorHAnsi" w:hAnsiTheme="minorHAnsi" w:cstheme="minorHAnsi"/>
          </w:rPr>
          <w:t xml:space="preserve"> User needs to setup manual grid and pass execution to that grid through Existing hub:</w:t>
        </w:r>
      </w:ins>
    </w:p>
    <w:p w14:paraId="2785E3FC" w14:textId="77777777" w:rsidR="004E52D7" w:rsidRDefault="004E52D7" w:rsidP="004E52D7">
      <w:pPr>
        <w:pStyle w:val="ListParagraph"/>
        <w:numPr>
          <w:ilvl w:val="0"/>
          <w:numId w:val="64"/>
        </w:numPr>
        <w:spacing w:before="0" w:after="0" w:line="240" w:lineRule="auto"/>
        <w:jc w:val="both"/>
        <w:rPr>
          <w:color w:val="333333"/>
        </w:rPr>
      </w:pPr>
      <w:del w:id="1051" w:author="Vrushali Karla" w:date="2018-11-20T13:46:00Z">
        <w:r w:rsidDel="00BE1C9E">
          <w:rPr>
            <w:color w:val="333333"/>
          </w:rPr>
          <w:delText>Can not</w:delText>
        </w:r>
      </w:del>
      <w:ins w:id="1052" w:author="Vrushali Karla" w:date="2018-11-20T13:46:00Z">
        <w:r>
          <w:rPr>
            <w:color w:val="333333"/>
          </w:rPr>
          <w:t>Cannot</w:t>
        </w:r>
      </w:ins>
      <w:r>
        <w:rPr>
          <w:color w:val="333333"/>
        </w:rPr>
        <w:t xml:space="preserve"> run web tests on Jenkins server locally with </w:t>
      </w:r>
      <w:del w:id="1053" w:author="Vrushali Karla" w:date="2018-11-20T13:46:00Z">
        <w:r w:rsidDel="00BE1C9E">
          <w:rPr>
            <w:color w:val="333333"/>
          </w:rPr>
          <w:delText>firefox</w:delText>
        </w:r>
      </w:del>
      <w:ins w:id="1054" w:author="Vrushali Karla" w:date="2018-11-20T13:46:00Z">
        <w:r>
          <w:rPr>
            <w:color w:val="333333"/>
          </w:rPr>
          <w:t>Firefox</w:t>
        </w:r>
      </w:ins>
      <w:r>
        <w:rPr>
          <w:color w:val="333333"/>
        </w:rPr>
        <w:t xml:space="preserve"> driver.</w:t>
      </w:r>
    </w:p>
    <w:p w14:paraId="5688010E" w14:textId="77777777" w:rsidR="004E52D7" w:rsidRDefault="004E52D7" w:rsidP="004E52D7">
      <w:pPr>
        <w:pStyle w:val="ListParagraph"/>
        <w:spacing w:before="0" w:after="0" w:line="240" w:lineRule="auto"/>
        <w:jc w:val="both"/>
        <w:rPr>
          <w:color w:val="333333"/>
        </w:rPr>
      </w:pPr>
      <w:r>
        <w:rPr>
          <w:color w:val="333333"/>
        </w:rPr>
        <w:t xml:space="preserve">This is </w:t>
      </w:r>
      <w:del w:id="1055" w:author="Vrushali Karla" w:date="2018-11-20T13:46:00Z">
        <w:r w:rsidDel="00BE1C9E">
          <w:rPr>
            <w:color w:val="333333"/>
          </w:rPr>
          <w:delText>an</w:delText>
        </w:r>
      </w:del>
      <w:ins w:id="1056" w:author="Vrushali Karla" w:date="2018-11-20T13:46:00Z">
        <w:r>
          <w:rPr>
            <w:color w:val="333333"/>
          </w:rPr>
          <w:t>a</w:t>
        </w:r>
      </w:ins>
      <w:r>
        <w:rPr>
          <w:color w:val="333333"/>
        </w:rPr>
        <w:t xml:space="preserve"> known issue with </w:t>
      </w:r>
      <w:del w:id="1057" w:author="Vrushali Karla" w:date="2018-11-20T13:46:00Z">
        <w:r w:rsidDel="00BE1C9E">
          <w:rPr>
            <w:color w:val="333333"/>
          </w:rPr>
          <w:delText>GeckoDriver</w:delText>
        </w:r>
      </w:del>
      <w:ins w:id="1058" w:author="Vrushali Karla" w:date="2018-11-20T13:46:00Z">
        <w:r>
          <w:rPr>
            <w:color w:val="333333"/>
          </w:rPr>
          <w:t>Gecko Driver</w:t>
        </w:r>
      </w:ins>
    </w:p>
    <w:p w14:paraId="3A9D4D01" w14:textId="77777777" w:rsidR="004E52D7" w:rsidRDefault="004E52D7" w:rsidP="004E52D7">
      <w:pPr>
        <w:pStyle w:val="ListParagraph"/>
        <w:spacing w:before="0" w:after="0" w:line="240" w:lineRule="auto"/>
        <w:jc w:val="both"/>
        <w:rPr>
          <w:color w:val="333333"/>
        </w:rPr>
      </w:pPr>
      <w:hyperlink r:id="rId146" w:history="1">
        <w:r w:rsidRPr="001C4F8F">
          <w:rPr>
            <w:rStyle w:val="Hyperlink"/>
          </w:rPr>
          <w:t>https://github.com/mozilla/geckodriver/issues/1068</w:t>
        </w:r>
      </w:hyperlink>
    </w:p>
    <w:p w14:paraId="3F9FEDD0" w14:textId="77777777" w:rsidR="004E52D7" w:rsidRDefault="004E52D7" w:rsidP="004E52D7">
      <w:pPr>
        <w:pStyle w:val="ListParagraph"/>
        <w:spacing w:before="0" w:after="0" w:line="240" w:lineRule="auto"/>
        <w:jc w:val="both"/>
        <w:rPr>
          <w:rFonts w:asciiTheme="minorHAnsi" w:hAnsiTheme="minorHAnsi" w:cstheme="minorHAnsi"/>
        </w:rPr>
      </w:pPr>
      <w:r>
        <w:rPr>
          <w:color w:val="333333"/>
        </w:rPr>
        <w:t xml:space="preserve">Workaround: Create a hub and remote machine and then execute tests on </w:t>
      </w:r>
      <w:del w:id="1059" w:author="Vrushali Karla" w:date="2018-11-20T13:46:00Z">
        <w:r w:rsidDel="00BE1C9E">
          <w:rPr>
            <w:color w:val="333333"/>
          </w:rPr>
          <w:delText>firefox</w:delText>
        </w:r>
      </w:del>
      <w:ins w:id="1060" w:author="Vrushali Karla" w:date="2018-11-20T13:46:00Z">
        <w:r>
          <w:rPr>
            <w:color w:val="333333"/>
          </w:rPr>
          <w:t>Firefox</w:t>
        </w:r>
      </w:ins>
      <w:r>
        <w:rPr>
          <w:color w:val="333333"/>
        </w:rPr>
        <w:t xml:space="preserve"> browser.</w:t>
      </w:r>
    </w:p>
    <w:p w14:paraId="75732538" w14:textId="77777777" w:rsidR="004E52D7" w:rsidRDefault="004E52D7" w:rsidP="004E52D7">
      <w:pPr>
        <w:spacing w:before="0" w:after="0" w:line="240" w:lineRule="auto"/>
        <w:jc w:val="both"/>
        <w:rPr>
          <w:rFonts w:asciiTheme="minorHAnsi" w:hAnsiTheme="minorHAnsi" w:cstheme="minorHAnsi"/>
        </w:rPr>
      </w:pPr>
    </w:p>
    <w:p w14:paraId="5D67BB52" w14:textId="77777777" w:rsidR="004E52D7" w:rsidRPr="00D64913" w:rsidRDefault="004E52D7" w:rsidP="004E52D7">
      <w:pPr>
        <w:pStyle w:val="Heading2"/>
        <w:rPr>
          <w:noProof/>
        </w:rPr>
      </w:pPr>
      <w:r w:rsidRPr="00D64913">
        <w:rPr>
          <w:noProof/>
        </w:rPr>
        <w:t>Mobile:</w:t>
      </w:r>
    </w:p>
    <w:p w14:paraId="6F8A1ADE" w14:textId="77777777" w:rsidR="004E52D7" w:rsidRDefault="004E52D7" w:rsidP="004E52D7">
      <w:pPr>
        <w:pStyle w:val="ListParagraph"/>
        <w:numPr>
          <w:ilvl w:val="0"/>
          <w:numId w:val="64"/>
        </w:numPr>
        <w:spacing w:before="0" w:after="0" w:line="240" w:lineRule="auto"/>
        <w:jc w:val="both"/>
        <w:rPr>
          <w:rFonts w:asciiTheme="minorHAnsi" w:hAnsiTheme="minorHAnsi" w:cstheme="minorHAnsi"/>
        </w:rPr>
      </w:pPr>
      <w:r>
        <w:rPr>
          <w:rFonts w:asciiTheme="minorHAnsi" w:hAnsiTheme="minorHAnsi" w:cstheme="minorHAnsi"/>
        </w:rPr>
        <w:t>No. of devices connection support will be as per Appium support</w:t>
      </w:r>
    </w:p>
    <w:p w14:paraId="2035ADF0" w14:textId="77777777" w:rsidR="004E52D7" w:rsidRDefault="004E52D7" w:rsidP="004E52D7">
      <w:pPr>
        <w:pStyle w:val="ListParagraph"/>
        <w:numPr>
          <w:ilvl w:val="0"/>
          <w:numId w:val="64"/>
        </w:numPr>
        <w:spacing w:before="0" w:after="0" w:line="240" w:lineRule="auto"/>
        <w:jc w:val="both"/>
        <w:rPr>
          <w:rFonts w:asciiTheme="minorHAnsi" w:hAnsiTheme="minorHAnsi" w:cstheme="minorHAnsi"/>
        </w:rPr>
      </w:pPr>
      <w:r>
        <w:rPr>
          <w:rFonts w:asciiTheme="minorHAnsi" w:hAnsiTheme="minorHAnsi" w:cstheme="minorHAnsi"/>
        </w:rPr>
        <w:t>Automation of Native or Hybrid app is not supported.</w:t>
      </w:r>
    </w:p>
    <w:p w14:paraId="465E8A42" w14:textId="77777777" w:rsidR="004E52D7" w:rsidRPr="00D64913" w:rsidRDefault="004E52D7" w:rsidP="004E52D7">
      <w:pPr>
        <w:pStyle w:val="Heading2"/>
        <w:rPr>
          <w:noProof/>
        </w:rPr>
      </w:pPr>
      <w:r>
        <w:rPr>
          <w:noProof/>
        </w:rPr>
        <w:t>API</w:t>
      </w:r>
      <w:r w:rsidRPr="00D64913">
        <w:rPr>
          <w:noProof/>
        </w:rPr>
        <w:t>:</w:t>
      </w:r>
    </w:p>
    <w:p w14:paraId="33EAD70D" w14:textId="77777777" w:rsidR="004E52D7" w:rsidRDefault="004E52D7" w:rsidP="004E52D7">
      <w:pPr>
        <w:pStyle w:val="ListParagraph"/>
        <w:numPr>
          <w:ilvl w:val="0"/>
          <w:numId w:val="96"/>
        </w:numPr>
        <w:jc w:val="both"/>
        <w:rPr>
          <w:rFonts w:asciiTheme="minorHAnsi" w:hAnsiTheme="minorHAnsi"/>
          <w:sz w:val="22"/>
          <w:szCs w:val="22"/>
        </w:rPr>
      </w:pPr>
      <w:r w:rsidRPr="006B15B9">
        <w:rPr>
          <w:rFonts w:asciiTheme="minorHAnsi" w:hAnsiTheme="minorHAnsi"/>
          <w:sz w:val="22"/>
          <w:szCs w:val="22"/>
        </w:rPr>
        <w:t>To use RestAssured library in testing, Application Server must respond to</w:t>
      </w:r>
      <w:r>
        <w:rPr>
          <w:rFonts w:asciiTheme="minorHAnsi" w:hAnsiTheme="minorHAnsi"/>
          <w:sz w:val="22"/>
          <w:szCs w:val="22"/>
        </w:rPr>
        <w:t xml:space="preserve"> </w:t>
      </w:r>
      <w:r w:rsidRPr="006B15B9">
        <w:rPr>
          <w:rFonts w:asciiTheme="minorHAnsi" w:hAnsiTheme="minorHAnsi"/>
          <w:sz w:val="22"/>
          <w:szCs w:val="22"/>
        </w:rPr>
        <w:t xml:space="preserve">encoded </w:t>
      </w:r>
      <w:r>
        <w:rPr>
          <w:rFonts w:asciiTheme="minorHAnsi" w:hAnsiTheme="minorHAnsi"/>
          <w:sz w:val="22"/>
          <w:szCs w:val="22"/>
        </w:rPr>
        <w:t>values</w:t>
      </w:r>
      <w:r w:rsidRPr="006B15B9">
        <w:rPr>
          <w:rFonts w:asciiTheme="minorHAnsi" w:hAnsiTheme="minorHAnsi"/>
          <w:sz w:val="22"/>
          <w:szCs w:val="22"/>
        </w:rPr>
        <w:t xml:space="preserve"> </w:t>
      </w:r>
      <w:r>
        <w:rPr>
          <w:rFonts w:asciiTheme="minorHAnsi" w:hAnsiTheme="minorHAnsi"/>
          <w:sz w:val="22"/>
          <w:szCs w:val="22"/>
        </w:rPr>
        <w:t>of given special characters</w:t>
      </w:r>
      <w:r w:rsidRPr="006B15B9">
        <w:rPr>
          <w:rFonts w:asciiTheme="minorHAnsi" w:hAnsiTheme="minorHAnsi"/>
          <w:sz w:val="22"/>
          <w:szCs w:val="22"/>
        </w:rPr>
        <w:t>(  “,|,^,&lt;,&gt;,\,#,%,`(tilde), (blank space)) else RESTAssured is not fit for use.</w:t>
      </w:r>
      <w:r>
        <w:rPr>
          <w:rFonts w:asciiTheme="minorHAnsi" w:hAnsiTheme="minorHAnsi"/>
          <w:sz w:val="22"/>
          <w:szCs w:val="22"/>
        </w:rPr>
        <w:t xml:space="preserve"> For more details refer section</w:t>
      </w:r>
      <w:r>
        <w:rPr>
          <w:rFonts w:asciiTheme="minorHAnsi" w:hAnsiTheme="minorHAnsi"/>
          <w:sz w:val="22"/>
          <w:szCs w:val="22"/>
        </w:rPr>
        <w:fldChar w:fldCharType="begin"/>
      </w:r>
      <w:r>
        <w:rPr>
          <w:rFonts w:asciiTheme="minorHAnsi" w:hAnsiTheme="minorHAnsi"/>
          <w:sz w:val="22"/>
          <w:szCs w:val="22"/>
        </w:rPr>
        <w:instrText xml:space="preserve"> REF _Ref504662142 \r \h </w:instrText>
      </w:r>
      <w:r>
        <w:rPr>
          <w:rFonts w:asciiTheme="minorHAnsi" w:hAnsiTheme="minorHAnsi"/>
          <w:sz w:val="22"/>
          <w:szCs w:val="22"/>
        </w:rPr>
      </w:r>
      <w:r>
        <w:rPr>
          <w:rFonts w:asciiTheme="minorHAnsi" w:hAnsiTheme="minorHAnsi"/>
          <w:sz w:val="22"/>
          <w:szCs w:val="22"/>
        </w:rPr>
        <w:fldChar w:fldCharType="separate"/>
      </w:r>
      <w:r>
        <w:rPr>
          <w:rFonts w:asciiTheme="minorHAnsi" w:hAnsiTheme="minorHAnsi"/>
          <w:sz w:val="22"/>
          <w:szCs w:val="22"/>
        </w:rPr>
        <w:t>8.1.3</w:t>
      </w:r>
      <w:r>
        <w:rPr>
          <w:rFonts w:asciiTheme="minorHAnsi" w:hAnsiTheme="minorHAnsi"/>
          <w:sz w:val="22"/>
          <w:szCs w:val="22"/>
        </w:rPr>
        <w:fldChar w:fldCharType="end"/>
      </w:r>
      <w:r>
        <w:rPr>
          <w:rFonts w:asciiTheme="minorHAnsi" w:hAnsiTheme="minorHAnsi"/>
          <w:sz w:val="22"/>
          <w:szCs w:val="22"/>
        </w:rPr>
        <w:t xml:space="preserve"> </w:t>
      </w:r>
      <w:r w:rsidRPr="00EB5111">
        <w:rPr>
          <w:rFonts w:asciiTheme="minorHAnsi" w:hAnsiTheme="minorHAnsi"/>
          <w:sz w:val="22"/>
          <w:szCs w:val="22"/>
        </w:rPr>
        <w:t>UrlEncoding</w:t>
      </w:r>
      <w:r>
        <w:rPr>
          <w:rFonts w:asciiTheme="minorHAnsi" w:hAnsiTheme="minorHAnsi"/>
          <w:sz w:val="22"/>
          <w:szCs w:val="22"/>
        </w:rPr>
        <w:t>.</w:t>
      </w:r>
    </w:p>
    <w:p w14:paraId="5348D5BA" w14:textId="77777777" w:rsidR="004E52D7" w:rsidRPr="006B15B9" w:rsidRDefault="004E52D7" w:rsidP="004E52D7">
      <w:pPr>
        <w:pStyle w:val="ListParagraph"/>
        <w:numPr>
          <w:ilvl w:val="0"/>
          <w:numId w:val="96"/>
        </w:numPr>
        <w:jc w:val="both"/>
        <w:rPr>
          <w:rFonts w:asciiTheme="minorHAnsi" w:hAnsiTheme="minorHAnsi"/>
          <w:sz w:val="22"/>
          <w:szCs w:val="22"/>
        </w:rPr>
      </w:pPr>
      <w:r>
        <w:rPr>
          <w:rFonts w:asciiTheme="minorHAnsi" w:hAnsiTheme="minorHAnsi"/>
          <w:sz w:val="22"/>
          <w:szCs w:val="22"/>
        </w:rPr>
        <w:t xml:space="preserve">If you are running GraphQL tests having Mutation operations like create, update, delete nodes then select </w:t>
      </w:r>
      <w:r w:rsidRPr="00AE20E3">
        <w:rPr>
          <w:rFonts w:asciiTheme="minorHAnsi" w:hAnsiTheme="minorHAnsi"/>
          <w:sz w:val="22"/>
          <w:szCs w:val="22"/>
        </w:rPr>
        <w:t>ParallelRun</w:t>
      </w:r>
      <w:r>
        <w:rPr>
          <w:rFonts w:asciiTheme="minorHAnsi" w:hAnsiTheme="minorHAnsi"/>
          <w:sz w:val="22"/>
          <w:szCs w:val="22"/>
        </w:rPr>
        <w:t xml:space="preserve"> as “NO”. This is because GraphQL doesn’t support Mutation operations to run in parallel. But GraphQL tests having only Query operations like read or retrieve can be performed in parallel. This limitation is from the GraphQL side. This is not the limitation of Fusion Framework.</w:t>
      </w:r>
    </w:p>
    <w:p w14:paraId="2C3C2FC4" w14:textId="77777777" w:rsidR="004E52D7" w:rsidRPr="00D64913" w:rsidRDefault="004E52D7" w:rsidP="004E52D7">
      <w:pPr>
        <w:pStyle w:val="ListParagraph"/>
        <w:spacing w:before="0" w:after="0" w:line="240" w:lineRule="auto"/>
        <w:jc w:val="both"/>
        <w:rPr>
          <w:rFonts w:asciiTheme="minorHAnsi" w:hAnsiTheme="minorHAnsi" w:cstheme="minorHAnsi"/>
        </w:rPr>
      </w:pPr>
    </w:p>
    <w:p w14:paraId="1C013AF6" w14:textId="77777777" w:rsidR="004E52D7" w:rsidRPr="00D64913" w:rsidRDefault="004E52D7" w:rsidP="004E52D7">
      <w:pPr>
        <w:pStyle w:val="Heading2"/>
        <w:rPr>
          <w:noProof/>
        </w:rPr>
      </w:pPr>
      <w:r>
        <w:rPr>
          <w:noProof/>
        </w:rPr>
        <w:t>Fusion TestRunner</w:t>
      </w:r>
      <w:r w:rsidRPr="00D64913">
        <w:rPr>
          <w:noProof/>
        </w:rPr>
        <w:t xml:space="preserve"> </w:t>
      </w:r>
    </w:p>
    <w:p w14:paraId="763FB127" w14:textId="77777777" w:rsidR="004E52D7" w:rsidRDefault="004E52D7" w:rsidP="004E52D7">
      <w:pPr>
        <w:pStyle w:val="ListParagraph"/>
        <w:numPr>
          <w:ilvl w:val="0"/>
          <w:numId w:val="96"/>
        </w:numPr>
        <w:spacing w:before="0" w:after="0" w:line="240" w:lineRule="auto"/>
        <w:jc w:val="both"/>
        <w:rPr>
          <w:rFonts w:asciiTheme="minorHAnsi" w:hAnsiTheme="minorHAnsi" w:cstheme="minorHAnsi"/>
        </w:rPr>
      </w:pPr>
      <w:r>
        <w:rPr>
          <w:rFonts w:asciiTheme="minorHAnsi" w:hAnsiTheme="minorHAnsi" w:cstheme="minorHAnsi"/>
        </w:rPr>
        <w:t xml:space="preserve">While running Web test cases in Hub and Node mode through FusionTestRunner on </w:t>
      </w:r>
      <w:del w:id="1061" w:author="Vrushali Karla" w:date="2018-11-20T13:46:00Z">
        <w:r w:rsidDel="00BE1C9E">
          <w:rPr>
            <w:rFonts w:asciiTheme="minorHAnsi" w:hAnsiTheme="minorHAnsi" w:cstheme="minorHAnsi"/>
          </w:rPr>
          <w:delText>Fusionmachine</w:delText>
        </w:r>
      </w:del>
      <w:ins w:id="1062" w:author="Vrushali Karla" w:date="2018-11-20T13:46:00Z">
        <w:r>
          <w:rPr>
            <w:rFonts w:asciiTheme="minorHAnsi" w:hAnsiTheme="minorHAnsi" w:cstheme="minorHAnsi"/>
          </w:rPr>
          <w:t>Fusion machine</w:t>
        </w:r>
      </w:ins>
      <w:r>
        <w:rPr>
          <w:rFonts w:asciiTheme="minorHAnsi" w:hAnsiTheme="minorHAnsi" w:cstheme="minorHAnsi"/>
        </w:rPr>
        <w:t>, hub node establishment may have problem because of which test cases may fail.</w:t>
      </w:r>
    </w:p>
    <w:p w14:paraId="047C1171" w14:textId="77777777" w:rsidR="004E52D7" w:rsidRDefault="004E52D7" w:rsidP="004E52D7">
      <w:pPr>
        <w:pStyle w:val="ListParagraph"/>
        <w:spacing w:before="0" w:after="0" w:line="240" w:lineRule="auto"/>
        <w:ind w:left="765"/>
        <w:jc w:val="both"/>
        <w:rPr>
          <w:rFonts w:asciiTheme="minorHAnsi" w:hAnsiTheme="minorHAnsi" w:cstheme="minorHAnsi"/>
        </w:rPr>
      </w:pPr>
    </w:p>
    <w:p w14:paraId="26B5E1A9" w14:textId="77777777" w:rsidR="004E52D7" w:rsidRDefault="004E52D7" w:rsidP="004E52D7">
      <w:pPr>
        <w:pStyle w:val="ListParagraph"/>
        <w:numPr>
          <w:ilvl w:val="1"/>
          <w:numId w:val="64"/>
        </w:numPr>
        <w:spacing w:before="0" w:after="0" w:line="240" w:lineRule="auto"/>
        <w:jc w:val="both"/>
        <w:rPr>
          <w:rFonts w:asciiTheme="minorHAnsi" w:hAnsiTheme="minorHAnsi" w:cstheme="minorHAnsi"/>
        </w:rPr>
      </w:pPr>
      <w:r>
        <w:rPr>
          <w:rFonts w:asciiTheme="minorHAnsi" w:hAnsiTheme="minorHAnsi" w:cstheme="minorHAnsi"/>
        </w:rPr>
        <w:t xml:space="preserve">Workaround: While running Web test cases in Hub and Node mode through FusionTestRunner use FusionTestRunner from different machine other than the </w:t>
      </w:r>
      <w:r>
        <w:rPr>
          <w:rFonts w:asciiTheme="minorHAnsi" w:hAnsiTheme="minorHAnsi" w:cstheme="minorHAnsi"/>
        </w:rPr>
        <w:lastRenderedPageBreak/>
        <w:t>machine on which Fusion is installed or run the web test cases in hub node mode through Jenkins jobs.</w:t>
      </w:r>
    </w:p>
    <w:p w14:paraId="2A9EE06B" w14:textId="77777777" w:rsidR="004E52D7" w:rsidRDefault="004E52D7" w:rsidP="004E52D7">
      <w:pPr>
        <w:pStyle w:val="ListParagraph"/>
        <w:numPr>
          <w:ilvl w:val="1"/>
          <w:numId w:val="64"/>
        </w:numPr>
        <w:spacing w:before="0" w:after="0" w:line="240" w:lineRule="auto"/>
        <w:jc w:val="both"/>
        <w:rPr>
          <w:rFonts w:asciiTheme="minorHAnsi" w:hAnsiTheme="minorHAnsi" w:cstheme="minorHAnsi"/>
        </w:rPr>
      </w:pPr>
      <w:r>
        <w:rPr>
          <w:rFonts w:asciiTheme="minorHAnsi" w:hAnsiTheme="minorHAnsi" w:cstheme="minorHAnsi"/>
        </w:rPr>
        <w:t>If you still want to run Web test cases in Hub and Node mode through FusionTestRunner on which Fusion is installed restart the machine after each run or carry out steps mentioned in the link below</w:t>
      </w:r>
    </w:p>
    <w:p w14:paraId="2C144269" w14:textId="77777777" w:rsidR="004E52D7" w:rsidRDefault="004E52D7" w:rsidP="004E52D7">
      <w:pPr>
        <w:pStyle w:val="ListParagraph"/>
        <w:spacing w:before="0" w:after="0" w:line="240" w:lineRule="auto"/>
        <w:ind w:left="1440"/>
        <w:jc w:val="both"/>
        <w:rPr>
          <w:rFonts w:asciiTheme="minorHAnsi" w:hAnsiTheme="minorHAnsi" w:cstheme="minorHAnsi"/>
        </w:rPr>
      </w:pPr>
      <w:hyperlink r:id="rId147" w:history="1">
        <w:r w:rsidRPr="004D7CB3">
          <w:rPr>
            <w:rStyle w:val="Hyperlink"/>
            <w:rFonts w:asciiTheme="minorHAnsi" w:hAnsiTheme="minorHAnsi" w:cstheme="minorHAnsi"/>
          </w:rPr>
          <w:t>http://growlycode.blogspot.in/2011/05/how-to-fix-specified-service-has-been.html</w:t>
        </w:r>
      </w:hyperlink>
    </w:p>
    <w:p w14:paraId="2044924F" w14:textId="77777777" w:rsidR="004E52D7" w:rsidDel="0044389C" w:rsidRDefault="004E52D7" w:rsidP="004E52D7">
      <w:pPr>
        <w:pStyle w:val="ListParagraph"/>
        <w:spacing w:before="0" w:after="0" w:line="240" w:lineRule="auto"/>
        <w:ind w:left="1440"/>
        <w:jc w:val="both"/>
        <w:rPr>
          <w:del w:id="1063" w:author="Vrushali Karla" w:date="2018-11-20T10:40:00Z"/>
          <w:rFonts w:asciiTheme="minorHAnsi" w:hAnsiTheme="minorHAnsi" w:cstheme="minorHAnsi"/>
        </w:rPr>
      </w:pPr>
    </w:p>
    <w:p w14:paraId="01ADA437" w14:textId="77777777" w:rsidR="004E52D7" w:rsidRPr="00EB5111" w:rsidRDefault="004E52D7" w:rsidP="004E52D7">
      <w:pPr>
        <w:pStyle w:val="ListParagraph"/>
        <w:spacing w:before="0" w:after="0" w:line="240" w:lineRule="auto"/>
        <w:ind w:left="765"/>
        <w:jc w:val="both"/>
        <w:rPr>
          <w:rFonts w:asciiTheme="minorHAnsi" w:hAnsiTheme="minorHAnsi" w:cstheme="minorHAnsi"/>
        </w:rPr>
      </w:pPr>
    </w:p>
    <w:p w14:paraId="7D817857" w14:textId="77777777" w:rsidR="004E52D7" w:rsidRPr="00D64913" w:rsidRDefault="004E52D7" w:rsidP="004E52D7">
      <w:pPr>
        <w:pStyle w:val="Heading2"/>
        <w:rPr>
          <w:noProof/>
        </w:rPr>
      </w:pPr>
      <w:r>
        <w:rPr>
          <w:noProof/>
        </w:rPr>
        <w:t>DB</w:t>
      </w:r>
    </w:p>
    <w:p w14:paraId="6AF2A1CF" w14:textId="77777777" w:rsidR="004E52D7" w:rsidRDefault="004E52D7" w:rsidP="004E52D7">
      <w:pPr>
        <w:pStyle w:val="ListParagraph"/>
        <w:spacing w:before="0" w:after="0" w:line="240" w:lineRule="auto"/>
        <w:jc w:val="both"/>
        <w:rPr>
          <w:rFonts w:asciiTheme="minorHAnsi" w:hAnsiTheme="minorHAnsi" w:cstheme="minorHAnsi"/>
        </w:rPr>
      </w:pPr>
      <w:r>
        <w:rPr>
          <w:rFonts w:asciiTheme="minorHAnsi" w:hAnsiTheme="minorHAnsi" w:cstheme="minorHAnsi"/>
        </w:rPr>
        <w:t>NA</w:t>
      </w:r>
    </w:p>
    <w:p w14:paraId="79366ADF" w14:textId="77777777" w:rsidR="004E52D7" w:rsidRDefault="004E52D7" w:rsidP="004E52D7">
      <w:pPr>
        <w:pStyle w:val="ListParagraph"/>
        <w:spacing w:before="0" w:after="0" w:line="240" w:lineRule="auto"/>
        <w:jc w:val="both"/>
        <w:rPr>
          <w:rFonts w:asciiTheme="minorHAnsi" w:hAnsiTheme="minorHAnsi" w:cstheme="minorHAnsi"/>
        </w:rPr>
      </w:pPr>
    </w:p>
    <w:p w14:paraId="37AEE3C6" w14:textId="77777777" w:rsidR="004E52D7" w:rsidDel="001318C0" w:rsidRDefault="004E52D7" w:rsidP="004E52D7">
      <w:pPr>
        <w:pStyle w:val="ListParagraph"/>
        <w:spacing w:before="0" w:after="0" w:line="240" w:lineRule="auto"/>
        <w:jc w:val="both"/>
        <w:rPr>
          <w:del w:id="1064" w:author="Vrushali Karla" w:date="2018-11-20T10:40:00Z"/>
          <w:rFonts w:asciiTheme="minorHAnsi" w:hAnsiTheme="minorHAnsi" w:cstheme="minorHAnsi"/>
        </w:rPr>
      </w:pPr>
    </w:p>
    <w:p w14:paraId="4B64F906" w14:textId="77777777" w:rsidR="004E52D7" w:rsidDel="001318C0" w:rsidRDefault="004E52D7" w:rsidP="004E52D7">
      <w:pPr>
        <w:pStyle w:val="ListParagraph"/>
        <w:spacing w:before="0" w:after="0" w:line="240" w:lineRule="auto"/>
        <w:jc w:val="both"/>
        <w:rPr>
          <w:del w:id="1065" w:author="Vrushali Karla" w:date="2018-11-20T10:40:00Z"/>
          <w:rFonts w:asciiTheme="minorHAnsi" w:hAnsiTheme="minorHAnsi" w:cstheme="minorHAnsi"/>
        </w:rPr>
      </w:pPr>
    </w:p>
    <w:p w14:paraId="7BB229B4" w14:textId="77777777" w:rsidR="004E52D7" w:rsidDel="001318C0" w:rsidRDefault="004E52D7" w:rsidP="004E52D7">
      <w:pPr>
        <w:pStyle w:val="ListParagraph"/>
        <w:spacing w:before="0" w:after="0" w:line="240" w:lineRule="auto"/>
        <w:jc w:val="both"/>
        <w:rPr>
          <w:del w:id="1066" w:author="Vrushali Karla" w:date="2018-11-20T10:40:00Z"/>
          <w:rFonts w:asciiTheme="minorHAnsi" w:hAnsiTheme="minorHAnsi" w:cstheme="minorHAnsi"/>
        </w:rPr>
      </w:pPr>
    </w:p>
    <w:p w14:paraId="7CF6C603" w14:textId="77777777" w:rsidR="004E52D7" w:rsidDel="001318C0" w:rsidRDefault="004E52D7" w:rsidP="004E52D7">
      <w:pPr>
        <w:pStyle w:val="ListParagraph"/>
        <w:spacing w:before="0" w:after="0" w:line="240" w:lineRule="auto"/>
        <w:jc w:val="both"/>
        <w:rPr>
          <w:del w:id="1067" w:author="Vrushali Karla" w:date="2018-11-20T10:40:00Z"/>
          <w:rFonts w:asciiTheme="minorHAnsi" w:hAnsiTheme="minorHAnsi" w:cstheme="minorHAnsi"/>
        </w:rPr>
      </w:pPr>
    </w:p>
    <w:p w14:paraId="22176963" w14:textId="77777777" w:rsidR="004E52D7" w:rsidDel="001318C0" w:rsidRDefault="004E52D7" w:rsidP="004E52D7">
      <w:pPr>
        <w:pStyle w:val="ListParagraph"/>
        <w:spacing w:before="0" w:after="0" w:line="240" w:lineRule="auto"/>
        <w:jc w:val="both"/>
        <w:rPr>
          <w:del w:id="1068" w:author="Vrushali Karla" w:date="2018-11-20T10:40:00Z"/>
          <w:rFonts w:asciiTheme="minorHAnsi" w:hAnsiTheme="minorHAnsi" w:cstheme="minorHAnsi"/>
        </w:rPr>
      </w:pPr>
    </w:p>
    <w:p w14:paraId="7732BE06" w14:textId="77777777" w:rsidR="004E52D7" w:rsidDel="001318C0" w:rsidRDefault="004E52D7" w:rsidP="004E52D7">
      <w:pPr>
        <w:pStyle w:val="ListParagraph"/>
        <w:spacing w:before="0" w:after="0" w:line="240" w:lineRule="auto"/>
        <w:jc w:val="both"/>
        <w:rPr>
          <w:del w:id="1069" w:author="Vrushali Karla" w:date="2018-11-20T10:40:00Z"/>
          <w:rFonts w:asciiTheme="minorHAnsi" w:hAnsiTheme="minorHAnsi" w:cstheme="minorHAnsi"/>
        </w:rPr>
      </w:pPr>
    </w:p>
    <w:p w14:paraId="70B0DBD2" w14:textId="77777777" w:rsidR="004E52D7" w:rsidDel="001318C0" w:rsidRDefault="004E52D7" w:rsidP="004E52D7">
      <w:pPr>
        <w:pStyle w:val="ListParagraph"/>
        <w:spacing w:before="0" w:after="0" w:line="240" w:lineRule="auto"/>
        <w:jc w:val="both"/>
        <w:rPr>
          <w:del w:id="1070" w:author="Vrushali Karla" w:date="2018-11-20T10:40:00Z"/>
          <w:rFonts w:asciiTheme="minorHAnsi" w:hAnsiTheme="minorHAnsi" w:cstheme="minorHAnsi"/>
        </w:rPr>
      </w:pPr>
    </w:p>
    <w:p w14:paraId="4BEDFA01" w14:textId="77777777" w:rsidR="004E52D7" w:rsidDel="001318C0" w:rsidRDefault="004E52D7" w:rsidP="004E52D7">
      <w:pPr>
        <w:pStyle w:val="ListParagraph"/>
        <w:spacing w:before="0" w:after="0" w:line="240" w:lineRule="auto"/>
        <w:jc w:val="both"/>
        <w:rPr>
          <w:del w:id="1071" w:author="Vrushali Karla" w:date="2018-11-20T10:40:00Z"/>
          <w:rFonts w:asciiTheme="minorHAnsi" w:hAnsiTheme="minorHAnsi" w:cstheme="minorHAnsi"/>
        </w:rPr>
      </w:pPr>
    </w:p>
    <w:p w14:paraId="039CD5CE" w14:textId="77777777" w:rsidR="004E52D7" w:rsidDel="001318C0" w:rsidRDefault="004E52D7" w:rsidP="004E52D7">
      <w:pPr>
        <w:pStyle w:val="ListParagraph"/>
        <w:spacing w:before="0" w:after="0" w:line="240" w:lineRule="auto"/>
        <w:jc w:val="both"/>
        <w:rPr>
          <w:del w:id="1072" w:author="Vrushali Karla" w:date="2018-11-20T10:40:00Z"/>
          <w:rFonts w:asciiTheme="minorHAnsi" w:hAnsiTheme="minorHAnsi" w:cstheme="minorHAnsi"/>
        </w:rPr>
      </w:pPr>
    </w:p>
    <w:p w14:paraId="32C2E05B" w14:textId="77777777" w:rsidR="004E52D7" w:rsidDel="001318C0" w:rsidRDefault="004E52D7" w:rsidP="004E52D7">
      <w:pPr>
        <w:pStyle w:val="ListParagraph"/>
        <w:spacing w:before="0" w:after="0" w:line="240" w:lineRule="auto"/>
        <w:jc w:val="both"/>
        <w:rPr>
          <w:del w:id="1073" w:author="Vrushali Karla" w:date="2018-11-20T10:40:00Z"/>
          <w:rFonts w:asciiTheme="minorHAnsi" w:hAnsiTheme="minorHAnsi" w:cstheme="minorHAnsi"/>
        </w:rPr>
      </w:pPr>
    </w:p>
    <w:p w14:paraId="7925D673" w14:textId="77777777" w:rsidR="004E52D7" w:rsidDel="001318C0" w:rsidRDefault="004E52D7" w:rsidP="004E52D7">
      <w:pPr>
        <w:pStyle w:val="ListParagraph"/>
        <w:spacing w:before="0" w:after="0" w:line="240" w:lineRule="auto"/>
        <w:jc w:val="both"/>
        <w:rPr>
          <w:del w:id="1074" w:author="Vrushali Karla" w:date="2018-11-20T10:40:00Z"/>
          <w:rFonts w:asciiTheme="minorHAnsi" w:hAnsiTheme="minorHAnsi" w:cstheme="minorHAnsi"/>
        </w:rPr>
      </w:pPr>
    </w:p>
    <w:p w14:paraId="3BA10059" w14:textId="77777777" w:rsidR="004E52D7" w:rsidDel="001318C0" w:rsidRDefault="004E52D7" w:rsidP="004E52D7">
      <w:pPr>
        <w:pStyle w:val="ListParagraph"/>
        <w:spacing w:before="0" w:after="0" w:line="240" w:lineRule="auto"/>
        <w:jc w:val="both"/>
        <w:rPr>
          <w:del w:id="1075" w:author="Vrushali Karla" w:date="2018-11-20T10:40:00Z"/>
          <w:rFonts w:asciiTheme="minorHAnsi" w:hAnsiTheme="minorHAnsi" w:cstheme="minorHAnsi"/>
        </w:rPr>
      </w:pPr>
    </w:p>
    <w:p w14:paraId="2A9738DD" w14:textId="77777777" w:rsidR="004E52D7" w:rsidDel="001318C0" w:rsidRDefault="004E52D7" w:rsidP="004E52D7">
      <w:pPr>
        <w:pStyle w:val="ListParagraph"/>
        <w:spacing w:before="0" w:after="0" w:line="240" w:lineRule="auto"/>
        <w:jc w:val="both"/>
        <w:rPr>
          <w:del w:id="1076" w:author="Vrushali Karla" w:date="2018-11-20T10:40:00Z"/>
          <w:rFonts w:asciiTheme="minorHAnsi" w:hAnsiTheme="minorHAnsi" w:cstheme="minorHAnsi"/>
        </w:rPr>
      </w:pPr>
    </w:p>
    <w:p w14:paraId="066D4AA9" w14:textId="77777777" w:rsidR="004E52D7" w:rsidDel="001318C0" w:rsidRDefault="004E52D7" w:rsidP="004E52D7">
      <w:pPr>
        <w:pStyle w:val="ListParagraph"/>
        <w:spacing w:before="0" w:after="0" w:line="240" w:lineRule="auto"/>
        <w:jc w:val="both"/>
        <w:rPr>
          <w:del w:id="1077" w:author="Vrushali Karla" w:date="2018-11-20T10:40:00Z"/>
          <w:rFonts w:asciiTheme="minorHAnsi" w:hAnsiTheme="minorHAnsi" w:cstheme="minorHAnsi"/>
        </w:rPr>
      </w:pPr>
    </w:p>
    <w:p w14:paraId="29D5D6BD" w14:textId="77777777" w:rsidR="004E52D7" w:rsidDel="001318C0" w:rsidRDefault="004E52D7" w:rsidP="004E52D7">
      <w:pPr>
        <w:pStyle w:val="ListParagraph"/>
        <w:spacing w:before="0" w:after="0" w:line="240" w:lineRule="auto"/>
        <w:jc w:val="both"/>
        <w:rPr>
          <w:del w:id="1078" w:author="Vrushali Karla" w:date="2018-11-20T10:40:00Z"/>
          <w:rFonts w:asciiTheme="minorHAnsi" w:hAnsiTheme="minorHAnsi" w:cstheme="minorHAnsi"/>
        </w:rPr>
      </w:pPr>
    </w:p>
    <w:p w14:paraId="0B9BE3FC" w14:textId="77777777" w:rsidR="004E52D7" w:rsidDel="007B4086" w:rsidRDefault="004E52D7" w:rsidP="004E52D7">
      <w:pPr>
        <w:pStyle w:val="ListParagraph"/>
        <w:spacing w:before="0" w:after="0" w:line="240" w:lineRule="auto"/>
        <w:jc w:val="both"/>
        <w:rPr>
          <w:del w:id="1079" w:author="Vrushali Karla" w:date="2018-11-20T10:40:00Z"/>
          <w:rFonts w:asciiTheme="minorHAnsi" w:hAnsiTheme="minorHAnsi" w:cstheme="minorHAnsi"/>
        </w:rPr>
      </w:pPr>
    </w:p>
    <w:p w14:paraId="7685ED6C" w14:textId="77777777" w:rsidR="004E52D7" w:rsidRDefault="004E52D7" w:rsidP="004E52D7">
      <w:pPr>
        <w:pStyle w:val="ListParagraph"/>
        <w:spacing w:before="0" w:after="0" w:line="240" w:lineRule="auto"/>
        <w:jc w:val="both"/>
        <w:rPr>
          <w:rFonts w:asciiTheme="minorHAnsi" w:hAnsiTheme="minorHAnsi" w:cstheme="minorHAnsi"/>
        </w:rPr>
      </w:pPr>
    </w:p>
    <w:p w14:paraId="0AF22EE4" w14:textId="77777777" w:rsidR="004E52D7" w:rsidRDefault="004E52D7" w:rsidP="004E52D7">
      <w:pPr>
        <w:pStyle w:val="ListParagraph"/>
        <w:spacing w:before="0" w:after="0" w:line="240" w:lineRule="auto"/>
        <w:jc w:val="both"/>
        <w:rPr>
          <w:rFonts w:asciiTheme="minorHAnsi" w:hAnsiTheme="minorHAnsi" w:cstheme="minorHAnsi"/>
        </w:rPr>
      </w:pPr>
    </w:p>
    <w:p w14:paraId="07FD8E9D" w14:textId="77777777" w:rsidR="004E52D7" w:rsidRPr="003F1F7D" w:rsidRDefault="004E52D7" w:rsidP="004E52D7">
      <w:pPr>
        <w:pStyle w:val="Heading1"/>
        <w:numPr>
          <w:ilvl w:val="0"/>
          <w:numId w:val="57"/>
        </w:numPr>
        <w:rPr>
          <w:rFonts w:asciiTheme="minorHAnsi" w:hAnsiTheme="minorHAnsi"/>
          <w:sz w:val="24"/>
          <w:szCs w:val="24"/>
        </w:rPr>
      </w:pPr>
      <w:bookmarkStart w:id="1080" w:name="_Toc531338525"/>
      <w:r>
        <w:rPr>
          <w:rFonts w:asciiTheme="minorHAnsi" w:hAnsiTheme="minorHAnsi"/>
          <w:sz w:val="24"/>
          <w:szCs w:val="24"/>
        </w:rPr>
        <w:t>Known issues</w:t>
      </w:r>
      <w:bookmarkEnd w:id="1080"/>
    </w:p>
    <w:p w14:paraId="2554CFD7" w14:textId="77777777" w:rsidR="004E52D7" w:rsidRDefault="004E52D7" w:rsidP="004E52D7">
      <w:pPr>
        <w:spacing w:before="0" w:after="0" w:line="240" w:lineRule="auto"/>
        <w:jc w:val="both"/>
        <w:rPr>
          <w:rFonts w:asciiTheme="minorHAnsi" w:hAnsiTheme="minorHAnsi" w:cstheme="minorHAnsi"/>
        </w:rPr>
      </w:pPr>
    </w:p>
    <w:p w14:paraId="41B6246D" w14:textId="77777777" w:rsidR="004E52D7" w:rsidDel="00D957F1" w:rsidRDefault="004E52D7" w:rsidP="004E52D7">
      <w:pPr>
        <w:spacing w:before="0" w:after="0" w:line="240" w:lineRule="auto"/>
        <w:jc w:val="both"/>
        <w:rPr>
          <w:del w:id="1081" w:author="Vrushali Karla" w:date="2018-11-20T10:41:00Z"/>
          <w:rFonts w:asciiTheme="minorHAnsi" w:hAnsiTheme="minorHAnsi" w:cstheme="minorHAnsi"/>
        </w:rPr>
      </w:pPr>
    </w:p>
    <w:p w14:paraId="03A041B8" w14:textId="77777777" w:rsidR="004E52D7" w:rsidRPr="00D64913" w:rsidRDefault="004E52D7" w:rsidP="004E52D7">
      <w:pPr>
        <w:pStyle w:val="Heading2"/>
        <w:rPr>
          <w:noProof/>
        </w:rPr>
      </w:pPr>
      <w:r>
        <w:rPr>
          <w:noProof/>
        </w:rPr>
        <w:t>TestNG v 6.11</w:t>
      </w:r>
    </w:p>
    <w:p w14:paraId="3605D456" w14:textId="77777777" w:rsidR="004E52D7" w:rsidRPr="00D64913" w:rsidRDefault="004E52D7" w:rsidP="004E52D7">
      <w:pPr>
        <w:pStyle w:val="ListParagraph"/>
        <w:numPr>
          <w:ilvl w:val="0"/>
          <w:numId w:val="64"/>
        </w:numPr>
        <w:spacing w:before="0" w:after="0" w:line="240" w:lineRule="auto"/>
        <w:jc w:val="both"/>
        <w:rPr>
          <w:rFonts w:asciiTheme="minorHAnsi" w:hAnsiTheme="minorHAnsi" w:cstheme="minorHAnsi"/>
        </w:rPr>
      </w:pPr>
      <w:r>
        <w:rPr>
          <w:rFonts w:asciiTheme="minorHAnsi" w:hAnsiTheme="minorHAnsi" w:cstheme="minorHAnsi"/>
        </w:rPr>
        <w:t xml:space="preserve">When multiple fusion suites/ test types are executed then for some tests duplicate exceptions will be seen. This is TestNG specific bug as described </w:t>
      </w:r>
      <w:hyperlink r:id="rId148" w:history="1">
        <w:r w:rsidRPr="00DA19F6">
          <w:rPr>
            <w:rStyle w:val="Hyperlink"/>
            <w:rFonts w:asciiTheme="minorHAnsi" w:hAnsiTheme="minorHAnsi" w:cstheme="minorHAnsi"/>
          </w:rPr>
          <w:t>here</w:t>
        </w:r>
      </w:hyperlink>
      <w:r>
        <w:rPr>
          <w:rFonts w:asciiTheme="minorHAnsi" w:hAnsiTheme="minorHAnsi" w:cstheme="minorHAnsi"/>
        </w:rPr>
        <w:t xml:space="preserve"> and should be stabilized once this issue is fixed from TestNG team. </w:t>
      </w:r>
    </w:p>
    <w:p w14:paraId="18AFAC54" w14:textId="77777777" w:rsidR="004E52D7" w:rsidRPr="00D64913" w:rsidRDefault="004E52D7" w:rsidP="004E52D7">
      <w:pPr>
        <w:pStyle w:val="ListParagraph"/>
        <w:numPr>
          <w:ilvl w:val="0"/>
          <w:numId w:val="64"/>
        </w:numPr>
        <w:spacing w:before="0" w:after="0" w:line="240" w:lineRule="auto"/>
        <w:jc w:val="both"/>
        <w:rPr>
          <w:rFonts w:asciiTheme="minorHAnsi" w:hAnsiTheme="minorHAnsi" w:cstheme="minorHAnsi"/>
        </w:rPr>
      </w:pPr>
      <w:r>
        <w:rPr>
          <w:rFonts w:asciiTheme="minorHAnsi" w:hAnsiTheme="minorHAnsi" w:cstheme="minorHAnsi"/>
        </w:rPr>
        <w:t xml:space="preserve">When a configuration method fails due to some run time exceptions then browsers may remain opened and won’t get closed . This is because in such case @AfterMethod is not being called and is a TestNG specific bug as described </w:t>
      </w:r>
      <w:hyperlink r:id="rId149" w:history="1">
        <w:r w:rsidRPr="00DA19F6">
          <w:rPr>
            <w:rStyle w:val="Hyperlink"/>
            <w:rFonts w:asciiTheme="minorHAnsi" w:hAnsiTheme="minorHAnsi" w:cstheme="minorHAnsi"/>
          </w:rPr>
          <w:t>here</w:t>
        </w:r>
      </w:hyperlink>
      <w:r>
        <w:rPr>
          <w:rFonts w:asciiTheme="minorHAnsi" w:hAnsiTheme="minorHAnsi" w:cstheme="minorHAnsi"/>
        </w:rPr>
        <w:t xml:space="preserve">. </w:t>
      </w:r>
    </w:p>
    <w:p w14:paraId="2672D820" w14:textId="77777777" w:rsidR="004E52D7" w:rsidRDefault="004E52D7" w:rsidP="004E52D7">
      <w:pPr>
        <w:spacing w:before="0" w:after="0" w:line="240" w:lineRule="auto"/>
        <w:jc w:val="both"/>
        <w:rPr>
          <w:ins w:id="1082" w:author="Vrushali Karla" w:date="2018-11-20T10:41:00Z"/>
          <w:rFonts w:asciiTheme="minorHAnsi" w:hAnsiTheme="minorHAnsi" w:cstheme="minorHAnsi"/>
        </w:rPr>
      </w:pPr>
    </w:p>
    <w:p w14:paraId="1EDA13A7" w14:textId="77777777" w:rsidR="004E52D7" w:rsidRDefault="004E52D7" w:rsidP="004E52D7">
      <w:pPr>
        <w:spacing w:before="0" w:after="0" w:line="240" w:lineRule="auto"/>
        <w:jc w:val="both"/>
        <w:rPr>
          <w:ins w:id="1083" w:author="Vrushali Karla" w:date="2018-11-20T10:41:00Z"/>
          <w:rFonts w:asciiTheme="minorHAnsi" w:hAnsiTheme="minorHAnsi" w:cstheme="minorHAnsi"/>
        </w:rPr>
      </w:pPr>
    </w:p>
    <w:p w14:paraId="2F30A0D8" w14:textId="77777777" w:rsidR="004E52D7" w:rsidRDefault="004E52D7" w:rsidP="004E52D7">
      <w:pPr>
        <w:spacing w:before="0" w:after="0" w:line="240" w:lineRule="auto"/>
        <w:jc w:val="both"/>
        <w:rPr>
          <w:rFonts w:asciiTheme="minorHAnsi" w:hAnsiTheme="minorHAnsi" w:cstheme="minorHAnsi"/>
        </w:rPr>
      </w:pPr>
    </w:p>
    <w:p w14:paraId="77975AA1" w14:textId="77777777" w:rsidR="004E52D7" w:rsidRDefault="004E52D7" w:rsidP="004E52D7">
      <w:pPr>
        <w:spacing w:before="0" w:after="0" w:line="240" w:lineRule="auto"/>
        <w:jc w:val="both"/>
        <w:rPr>
          <w:rFonts w:asciiTheme="minorHAnsi" w:hAnsiTheme="minorHAnsi" w:cstheme="minorHAnsi"/>
        </w:rPr>
      </w:pPr>
    </w:p>
    <w:p w14:paraId="047CBC5E" w14:textId="77777777" w:rsidR="004E52D7" w:rsidRPr="003F1F7D" w:rsidRDefault="004E52D7" w:rsidP="004E52D7">
      <w:pPr>
        <w:pStyle w:val="Heading1"/>
        <w:numPr>
          <w:ilvl w:val="0"/>
          <w:numId w:val="57"/>
        </w:numPr>
        <w:rPr>
          <w:rFonts w:asciiTheme="minorHAnsi" w:hAnsiTheme="minorHAnsi"/>
          <w:sz w:val="24"/>
          <w:szCs w:val="24"/>
        </w:rPr>
      </w:pPr>
      <w:bookmarkStart w:id="1084" w:name="_Toc531338526"/>
      <w:r>
        <w:rPr>
          <w:rFonts w:asciiTheme="minorHAnsi" w:hAnsiTheme="minorHAnsi"/>
          <w:sz w:val="24"/>
          <w:szCs w:val="24"/>
        </w:rPr>
        <w:t>Glossary of Terms</w:t>
      </w:r>
      <w:bookmarkEnd w:id="1084"/>
    </w:p>
    <w:p w14:paraId="40530896" w14:textId="77777777" w:rsidR="004E52D7" w:rsidRDefault="004E52D7" w:rsidP="004E52D7">
      <w:pPr>
        <w:spacing w:before="0" w:after="0" w:line="240" w:lineRule="auto"/>
        <w:jc w:val="both"/>
        <w:rPr>
          <w:rFonts w:asciiTheme="minorHAnsi" w:hAnsiTheme="minorHAnsi" w:cstheme="minorHAnsi"/>
        </w:rPr>
      </w:pPr>
    </w:p>
    <w:p w14:paraId="4C7D434D" w14:textId="77777777" w:rsidR="004E52D7" w:rsidRDefault="004E52D7" w:rsidP="004E52D7">
      <w:pPr>
        <w:spacing w:before="0" w:after="0" w:line="240" w:lineRule="auto"/>
        <w:jc w:val="both"/>
        <w:rPr>
          <w:rFonts w:asciiTheme="minorHAnsi" w:hAnsiTheme="minorHAnsi" w:cstheme="minorHAnsi"/>
        </w:rPr>
      </w:pPr>
    </w:p>
    <w:tbl>
      <w:tblPr>
        <w:tblStyle w:val="TableGrid"/>
        <w:tblW w:w="9900" w:type="dxa"/>
        <w:tblInd w:w="288" w:type="dxa"/>
        <w:tblLook w:val="04A0" w:firstRow="1" w:lastRow="0" w:firstColumn="1" w:lastColumn="0" w:noHBand="0" w:noVBand="1"/>
      </w:tblPr>
      <w:tblGrid>
        <w:gridCol w:w="1890"/>
        <w:gridCol w:w="8010"/>
      </w:tblGrid>
      <w:tr w:rsidR="004E52D7" w14:paraId="1489F445" w14:textId="77777777" w:rsidTr="00B645C2">
        <w:tc>
          <w:tcPr>
            <w:tcW w:w="1890" w:type="dxa"/>
          </w:tcPr>
          <w:p w14:paraId="7C8BAE85"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Server</w:t>
            </w:r>
          </w:p>
        </w:tc>
        <w:tc>
          <w:tcPr>
            <w:tcW w:w="8010" w:type="dxa"/>
          </w:tcPr>
          <w:p w14:paraId="15B32472"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A Execution machine on which you download your source code from repository</w:t>
            </w:r>
          </w:p>
        </w:tc>
      </w:tr>
      <w:tr w:rsidR="004E52D7" w14:paraId="365E6B51" w14:textId="77777777" w:rsidTr="00B645C2">
        <w:tc>
          <w:tcPr>
            <w:tcW w:w="1890" w:type="dxa"/>
          </w:tcPr>
          <w:p w14:paraId="0B6CC027"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Client</w:t>
            </w:r>
          </w:p>
        </w:tc>
        <w:tc>
          <w:tcPr>
            <w:tcW w:w="8010" w:type="dxa"/>
          </w:tcPr>
          <w:p w14:paraId="66145DC6"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A machine from which you can trigger execution</w:t>
            </w:r>
          </w:p>
        </w:tc>
      </w:tr>
      <w:tr w:rsidR="004E52D7" w14:paraId="24810AB4" w14:textId="77777777" w:rsidTr="00B645C2">
        <w:tc>
          <w:tcPr>
            <w:tcW w:w="1890" w:type="dxa"/>
          </w:tcPr>
          <w:p w14:paraId="5F47DBF7"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Hub</w:t>
            </w:r>
          </w:p>
        </w:tc>
        <w:tc>
          <w:tcPr>
            <w:tcW w:w="8010" w:type="dxa"/>
          </w:tcPr>
          <w:p w14:paraId="62CE6EE4" w14:textId="77777777" w:rsidR="004E52D7" w:rsidRDefault="004E52D7" w:rsidP="00B645C2">
            <w:pPr>
              <w:spacing w:before="0" w:after="0" w:line="240" w:lineRule="auto"/>
              <w:jc w:val="both"/>
              <w:rPr>
                <w:rFonts w:asciiTheme="minorHAnsi" w:hAnsiTheme="minorHAnsi" w:cstheme="minorHAnsi"/>
              </w:rPr>
            </w:pPr>
            <w:r w:rsidRPr="006914AE">
              <w:rPr>
                <w:rFonts w:asciiTheme="minorHAnsi" w:hAnsiTheme="minorHAnsi" w:cstheme="minorHAnsi"/>
              </w:rPr>
              <w:t>The hub is the central point where you load your tests into</w:t>
            </w:r>
          </w:p>
        </w:tc>
      </w:tr>
      <w:tr w:rsidR="004E52D7" w14:paraId="3143C455" w14:textId="77777777" w:rsidTr="00B645C2">
        <w:tc>
          <w:tcPr>
            <w:tcW w:w="1890" w:type="dxa"/>
          </w:tcPr>
          <w:p w14:paraId="0584681F"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Node</w:t>
            </w:r>
          </w:p>
        </w:tc>
        <w:tc>
          <w:tcPr>
            <w:tcW w:w="8010" w:type="dxa"/>
          </w:tcPr>
          <w:p w14:paraId="439B20BD" w14:textId="77777777" w:rsidR="004E52D7" w:rsidRDefault="004E52D7" w:rsidP="00B645C2">
            <w:pPr>
              <w:spacing w:before="0" w:after="0" w:line="240" w:lineRule="auto"/>
              <w:jc w:val="both"/>
              <w:rPr>
                <w:rFonts w:asciiTheme="minorHAnsi" w:hAnsiTheme="minorHAnsi" w:cstheme="minorHAnsi"/>
              </w:rPr>
            </w:pPr>
            <w:r w:rsidRPr="006914AE">
              <w:rPr>
                <w:rFonts w:asciiTheme="minorHAnsi" w:hAnsiTheme="minorHAnsi" w:cstheme="minorHAnsi"/>
              </w:rPr>
              <w:t>A node is a machine that you register with your hub</w:t>
            </w:r>
            <w:r>
              <w:rPr>
                <w:rFonts w:asciiTheme="minorHAnsi" w:hAnsiTheme="minorHAnsi" w:cstheme="minorHAnsi"/>
              </w:rPr>
              <w:t xml:space="preserve"> for executing tests</w:t>
            </w:r>
          </w:p>
        </w:tc>
      </w:tr>
      <w:tr w:rsidR="004E52D7" w14:paraId="6A4613FF" w14:textId="77777777" w:rsidTr="00B645C2">
        <w:tc>
          <w:tcPr>
            <w:tcW w:w="1890" w:type="dxa"/>
          </w:tcPr>
          <w:p w14:paraId="0FCFCA46"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Plugin Library</w:t>
            </w:r>
          </w:p>
        </w:tc>
        <w:tc>
          <w:tcPr>
            <w:tcW w:w="8010" w:type="dxa"/>
          </w:tcPr>
          <w:p w14:paraId="318F874B" w14:textId="77777777" w:rsidR="004E52D7" w:rsidRDefault="004E52D7" w:rsidP="00B645C2">
            <w:pPr>
              <w:spacing w:before="0" w:after="0" w:line="240" w:lineRule="auto"/>
              <w:jc w:val="both"/>
              <w:rPr>
                <w:rFonts w:asciiTheme="minorHAnsi" w:hAnsiTheme="minorHAnsi" w:cstheme="minorHAnsi"/>
              </w:rPr>
            </w:pPr>
            <w:r w:rsidRPr="00BF23E3">
              <w:rPr>
                <w:color w:val="000000"/>
              </w:rPr>
              <w:t>Th</w:t>
            </w:r>
            <w:r>
              <w:rPr>
                <w:color w:val="000000"/>
              </w:rPr>
              <w:t>e</w:t>
            </w:r>
            <w:r w:rsidRPr="00BF23E3">
              <w:rPr>
                <w:color w:val="000000"/>
              </w:rPr>
              <w:t xml:space="preserve"> plugin includes ready to use </w:t>
            </w:r>
            <w:r>
              <w:rPr>
                <w:color w:val="000000"/>
              </w:rPr>
              <w:t>libraries for Web, API, DB and Mobile</w:t>
            </w:r>
          </w:p>
        </w:tc>
      </w:tr>
      <w:tr w:rsidR="004E52D7" w14:paraId="68442FE8" w14:textId="77777777" w:rsidTr="00B645C2">
        <w:tc>
          <w:tcPr>
            <w:tcW w:w="1890" w:type="dxa"/>
          </w:tcPr>
          <w:p w14:paraId="1D7A0FFB" w14:textId="77777777" w:rsidR="004E52D7" w:rsidRDefault="004E52D7" w:rsidP="00B645C2">
            <w:pPr>
              <w:spacing w:before="0" w:after="0" w:line="240" w:lineRule="auto"/>
              <w:jc w:val="both"/>
              <w:rPr>
                <w:rFonts w:asciiTheme="minorHAnsi" w:hAnsiTheme="minorHAnsi" w:cstheme="minorHAnsi"/>
              </w:rPr>
            </w:pPr>
            <w:r>
              <w:rPr>
                <w:rFonts w:asciiTheme="minorHAnsi" w:hAnsiTheme="minorHAnsi" w:cstheme="minorHAnsi"/>
              </w:rPr>
              <w:t>Core Framework</w:t>
            </w:r>
          </w:p>
        </w:tc>
        <w:tc>
          <w:tcPr>
            <w:tcW w:w="8010" w:type="dxa"/>
          </w:tcPr>
          <w:p w14:paraId="6EC3CAB3" w14:textId="77777777" w:rsidR="004E52D7" w:rsidRDefault="004E52D7" w:rsidP="00B645C2">
            <w:pPr>
              <w:spacing w:before="0" w:after="0" w:line="240" w:lineRule="auto"/>
              <w:jc w:val="both"/>
              <w:rPr>
                <w:rFonts w:asciiTheme="minorHAnsi" w:hAnsiTheme="minorHAnsi" w:cstheme="minorHAnsi"/>
              </w:rPr>
            </w:pPr>
            <w:r w:rsidRPr="00BF23E3">
              <w:rPr>
                <w:color w:val="000000"/>
              </w:rPr>
              <w:t>It contains the framework</w:t>
            </w:r>
            <w:r>
              <w:rPr>
                <w:color w:val="000000"/>
              </w:rPr>
              <w:t>’s</w:t>
            </w:r>
            <w:r w:rsidRPr="00BF23E3">
              <w:rPr>
                <w:color w:val="000000"/>
              </w:rPr>
              <w:t xml:space="preserve"> </w:t>
            </w:r>
            <w:r>
              <w:rPr>
                <w:color w:val="000000"/>
              </w:rPr>
              <w:t xml:space="preserve">execution </w:t>
            </w:r>
            <w:r w:rsidRPr="00BF23E3">
              <w:rPr>
                <w:color w:val="000000"/>
              </w:rPr>
              <w:t>core</w:t>
            </w:r>
          </w:p>
        </w:tc>
      </w:tr>
    </w:tbl>
    <w:p w14:paraId="1AEED34A" w14:textId="77777777" w:rsidR="004E52D7" w:rsidDel="00C72267" w:rsidRDefault="004E52D7" w:rsidP="004E52D7">
      <w:pPr>
        <w:spacing w:before="0" w:after="0" w:line="240" w:lineRule="auto"/>
        <w:jc w:val="both"/>
        <w:rPr>
          <w:del w:id="1085" w:author="Vrushali Karla" w:date="2018-11-19T11:05:00Z"/>
          <w:rFonts w:asciiTheme="minorHAnsi" w:hAnsiTheme="minorHAnsi" w:cstheme="minorHAnsi"/>
        </w:rPr>
      </w:pPr>
    </w:p>
    <w:p w14:paraId="572C88F6" w14:textId="77777777" w:rsidR="004E52D7" w:rsidDel="00C72267" w:rsidRDefault="004E52D7" w:rsidP="004E52D7">
      <w:pPr>
        <w:spacing w:before="0" w:after="0" w:line="240" w:lineRule="auto"/>
        <w:jc w:val="both"/>
        <w:rPr>
          <w:del w:id="1086" w:author="Vrushali Karla" w:date="2018-11-19T11:05:00Z"/>
          <w:rFonts w:asciiTheme="minorHAnsi" w:hAnsiTheme="minorHAnsi" w:cstheme="minorHAnsi"/>
        </w:rPr>
      </w:pPr>
    </w:p>
    <w:p w14:paraId="628F1F5B" w14:textId="77777777" w:rsidR="004E52D7" w:rsidDel="00C72267" w:rsidRDefault="004E52D7" w:rsidP="004E52D7">
      <w:pPr>
        <w:spacing w:before="0" w:after="0" w:line="240" w:lineRule="auto"/>
        <w:jc w:val="both"/>
        <w:rPr>
          <w:del w:id="1087" w:author="Vrushali Karla" w:date="2018-11-19T11:05:00Z"/>
          <w:rFonts w:asciiTheme="minorHAnsi" w:hAnsiTheme="minorHAnsi" w:cstheme="minorHAnsi"/>
        </w:rPr>
      </w:pPr>
    </w:p>
    <w:p w14:paraId="27B2C5AB" w14:textId="77777777" w:rsidR="004E52D7" w:rsidDel="00C72267" w:rsidRDefault="004E52D7" w:rsidP="004E52D7">
      <w:pPr>
        <w:spacing w:before="0" w:after="0" w:line="240" w:lineRule="auto"/>
        <w:jc w:val="both"/>
        <w:rPr>
          <w:del w:id="1088" w:author="Vrushali Karla" w:date="2018-11-19T11:05:00Z"/>
          <w:rFonts w:asciiTheme="minorHAnsi" w:hAnsiTheme="minorHAnsi" w:cstheme="minorHAnsi"/>
        </w:rPr>
      </w:pPr>
    </w:p>
    <w:p w14:paraId="10560246" w14:textId="77777777" w:rsidR="004E52D7" w:rsidDel="00C72267" w:rsidRDefault="004E52D7" w:rsidP="004E52D7">
      <w:pPr>
        <w:spacing w:before="0" w:after="0" w:line="240" w:lineRule="auto"/>
        <w:jc w:val="both"/>
        <w:rPr>
          <w:del w:id="1089" w:author="Vrushali Karla" w:date="2018-11-19T11:05:00Z"/>
          <w:rFonts w:asciiTheme="minorHAnsi" w:hAnsiTheme="minorHAnsi" w:cstheme="minorHAnsi"/>
        </w:rPr>
      </w:pPr>
    </w:p>
    <w:p w14:paraId="4EA1E00A" w14:textId="77777777" w:rsidR="004E52D7" w:rsidDel="00C72267" w:rsidRDefault="004E52D7" w:rsidP="004E52D7">
      <w:pPr>
        <w:spacing w:before="0" w:after="0" w:line="240" w:lineRule="auto"/>
        <w:jc w:val="both"/>
        <w:rPr>
          <w:del w:id="1090" w:author="Vrushali Karla" w:date="2018-11-19T11:05:00Z"/>
          <w:rFonts w:asciiTheme="minorHAnsi" w:hAnsiTheme="minorHAnsi" w:cstheme="minorHAnsi"/>
        </w:rPr>
      </w:pPr>
    </w:p>
    <w:p w14:paraId="331CCAB5" w14:textId="77777777" w:rsidR="004E52D7" w:rsidDel="00C72267" w:rsidRDefault="004E52D7" w:rsidP="004E52D7">
      <w:pPr>
        <w:spacing w:before="0" w:after="0" w:line="240" w:lineRule="auto"/>
        <w:jc w:val="both"/>
        <w:rPr>
          <w:del w:id="1091" w:author="Vrushali Karla" w:date="2018-11-19T11:05:00Z"/>
          <w:rFonts w:asciiTheme="minorHAnsi" w:hAnsiTheme="minorHAnsi" w:cstheme="minorHAnsi"/>
        </w:rPr>
      </w:pPr>
    </w:p>
    <w:p w14:paraId="72994AE2" w14:textId="77777777" w:rsidR="004E52D7" w:rsidDel="00C72267" w:rsidRDefault="004E52D7" w:rsidP="004E52D7">
      <w:pPr>
        <w:spacing w:before="0" w:after="0" w:line="240" w:lineRule="auto"/>
        <w:jc w:val="both"/>
        <w:rPr>
          <w:del w:id="1092" w:author="Vrushali Karla" w:date="2018-11-19T11:05:00Z"/>
          <w:rFonts w:asciiTheme="minorHAnsi" w:hAnsiTheme="minorHAnsi" w:cstheme="minorHAnsi"/>
        </w:rPr>
      </w:pPr>
    </w:p>
    <w:p w14:paraId="7DDAA4BA" w14:textId="77777777" w:rsidR="004E52D7" w:rsidDel="00C72267" w:rsidRDefault="004E52D7" w:rsidP="004E52D7">
      <w:pPr>
        <w:spacing w:before="0" w:after="0" w:line="240" w:lineRule="auto"/>
        <w:jc w:val="both"/>
        <w:rPr>
          <w:del w:id="1093" w:author="Vrushali Karla" w:date="2018-11-19T11:05:00Z"/>
          <w:rFonts w:asciiTheme="minorHAnsi" w:hAnsiTheme="minorHAnsi" w:cstheme="minorHAnsi"/>
        </w:rPr>
      </w:pPr>
    </w:p>
    <w:p w14:paraId="47EE71AD" w14:textId="77777777" w:rsidR="004E52D7" w:rsidDel="00C72267" w:rsidRDefault="004E52D7" w:rsidP="004E52D7">
      <w:pPr>
        <w:spacing w:before="0" w:after="0" w:line="240" w:lineRule="auto"/>
        <w:jc w:val="both"/>
        <w:rPr>
          <w:del w:id="1094" w:author="Vrushali Karla" w:date="2018-11-19T11:05:00Z"/>
          <w:rFonts w:asciiTheme="minorHAnsi" w:hAnsiTheme="minorHAnsi" w:cstheme="minorHAnsi"/>
        </w:rPr>
      </w:pPr>
    </w:p>
    <w:p w14:paraId="218BC84D" w14:textId="77777777" w:rsidR="004E52D7" w:rsidDel="00C72267" w:rsidRDefault="004E52D7" w:rsidP="004E52D7">
      <w:pPr>
        <w:spacing w:before="0" w:after="0" w:line="240" w:lineRule="auto"/>
        <w:jc w:val="both"/>
        <w:rPr>
          <w:del w:id="1095" w:author="Vrushali Karla" w:date="2018-11-19T11:05:00Z"/>
          <w:rFonts w:asciiTheme="minorHAnsi" w:hAnsiTheme="minorHAnsi" w:cstheme="minorHAnsi"/>
        </w:rPr>
      </w:pPr>
    </w:p>
    <w:p w14:paraId="0A8FEC45" w14:textId="77777777" w:rsidR="004E52D7" w:rsidDel="00C72267" w:rsidRDefault="004E52D7" w:rsidP="004E52D7">
      <w:pPr>
        <w:spacing w:before="0" w:after="0" w:line="240" w:lineRule="auto"/>
        <w:jc w:val="both"/>
        <w:rPr>
          <w:del w:id="1096" w:author="Vrushali Karla" w:date="2018-11-19T11:05:00Z"/>
          <w:rFonts w:asciiTheme="minorHAnsi" w:hAnsiTheme="minorHAnsi" w:cstheme="minorHAnsi"/>
        </w:rPr>
      </w:pPr>
    </w:p>
    <w:p w14:paraId="4E67D2AE" w14:textId="77777777" w:rsidR="004E52D7" w:rsidDel="00C72267" w:rsidRDefault="004E52D7" w:rsidP="004E52D7">
      <w:pPr>
        <w:spacing w:before="0" w:after="0" w:line="240" w:lineRule="auto"/>
        <w:jc w:val="both"/>
        <w:rPr>
          <w:del w:id="1097" w:author="Vrushali Karla" w:date="2018-11-19T11:05:00Z"/>
          <w:rFonts w:asciiTheme="minorHAnsi" w:hAnsiTheme="minorHAnsi" w:cstheme="minorHAnsi"/>
        </w:rPr>
      </w:pPr>
    </w:p>
    <w:p w14:paraId="000A3F39" w14:textId="77777777" w:rsidR="004E52D7" w:rsidDel="00C72267" w:rsidRDefault="004E52D7" w:rsidP="004E52D7">
      <w:pPr>
        <w:spacing w:before="0" w:after="0" w:line="240" w:lineRule="auto"/>
        <w:jc w:val="both"/>
        <w:rPr>
          <w:del w:id="1098" w:author="Vrushali Karla" w:date="2018-11-19T11:05:00Z"/>
          <w:rFonts w:asciiTheme="minorHAnsi" w:hAnsiTheme="minorHAnsi" w:cstheme="minorHAnsi"/>
        </w:rPr>
      </w:pPr>
    </w:p>
    <w:p w14:paraId="2428114D" w14:textId="77777777" w:rsidR="004E52D7" w:rsidDel="00C72267" w:rsidRDefault="004E52D7" w:rsidP="004E52D7">
      <w:pPr>
        <w:spacing w:before="0" w:after="0" w:line="240" w:lineRule="auto"/>
        <w:jc w:val="both"/>
        <w:rPr>
          <w:del w:id="1099" w:author="Vrushali Karla" w:date="2018-11-19T11:05:00Z"/>
          <w:rFonts w:asciiTheme="minorHAnsi" w:hAnsiTheme="minorHAnsi" w:cstheme="minorHAnsi"/>
        </w:rPr>
      </w:pPr>
    </w:p>
    <w:p w14:paraId="302C752A" w14:textId="77777777" w:rsidR="004E52D7" w:rsidDel="00C72267" w:rsidRDefault="004E52D7" w:rsidP="004E52D7">
      <w:pPr>
        <w:spacing w:before="0" w:after="0" w:line="240" w:lineRule="auto"/>
        <w:jc w:val="both"/>
        <w:rPr>
          <w:del w:id="1100" w:author="Vrushali Karla" w:date="2018-11-19T11:05:00Z"/>
          <w:rFonts w:asciiTheme="minorHAnsi" w:hAnsiTheme="minorHAnsi" w:cstheme="minorHAnsi"/>
        </w:rPr>
      </w:pPr>
    </w:p>
    <w:p w14:paraId="3497AA98" w14:textId="77777777" w:rsidR="004E52D7" w:rsidDel="00C72267" w:rsidRDefault="004E52D7" w:rsidP="004E52D7">
      <w:pPr>
        <w:spacing w:before="0" w:after="0" w:line="240" w:lineRule="auto"/>
        <w:jc w:val="both"/>
        <w:rPr>
          <w:del w:id="1101" w:author="Vrushali Karla" w:date="2018-11-19T11:05:00Z"/>
          <w:rFonts w:asciiTheme="minorHAnsi" w:hAnsiTheme="minorHAnsi" w:cstheme="minorHAnsi"/>
        </w:rPr>
      </w:pPr>
    </w:p>
    <w:p w14:paraId="397856FF" w14:textId="77777777" w:rsidR="004E52D7" w:rsidDel="00C72267" w:rsidRDefault="004E52D7" w:rsidP="004E52D7">
      <w:pPr>
        <w:spacing w:before="0" w:after="0" w:line="240" w:lineRule="auto"/>
        <w:jc w:val="both"/>
        <w:rPr>
          <w:del w:id="1102" w:author="Vrushali Karla" w:date="2018-11-19T11:05:00Z"/>
          <w:rFonts w:asciiTheme="minorHAnsi" w:hAnsiTheme="minorHAnsi" w:cstheme="minorHAnsi"/>
        </w:rPr>
      </w:pPr>
    </w:p>
    <w:p w14:paraId="58AE3CF1" w14:textId="77777777" w:rsidR="004E52D7" w:rsidDel="00C72267" w:rsidRDefault="004E52D7" w:rsidP="004E52D7">
      <w:pPr>
        <w:spacing w:before="0" w:after="0" w:line="240" w:lineRule="auto"/>
        <w:jc w:val="both"/>
        <w:rPr>
          <w:del w:id="1103" w:author="Vrushali Karla" w:date="2018-11-19T11:05:00Z"/>
          <w:rFonts w:asciiTheme="minorHAnsi" w:hAnsiTheme="minorHAnsi" w:cstheme="minorHAnsi"/>
        </w:rPr>
      </w:pPr>
    </w:p>
    <w:p w14:paraId="2F64CE41" w14:textId="77777777" w:rsidR="004E52D7" w:rsidDel="00C72267" w:rsidRDefault="004E52D7" w:rsidP="004E52D7">
      <w:pPr>
        <w:spacing w:before="0" w:after="0" w:line="240" w:lineRule="auto"/>
        <w:jc w:val="both"/>
        <w:rPr>
          <w:del w:id="1104" w:author="Vrushali Karla" w:date="2018-11-19T11:05:00Z"/>
          <w:rFonts w:asciiTheme="minorHAnsi" w:hAnsiTheme="minorHAnsi" w:cstheme="minorHAnsi"/>
        </w:rPr>
      </w:pPr>
    </w:p>
    <w:p w14:paraId="4949723F" w14:textId="77777777" w:rsidR="004E52D7" w:rsidDel="00C72267" w:rsidRDefault="004E52D7" w:rsidP="004E52D7">
      <w:pPr>
        <w:spacing w:before="0" w:after="0" w:line="240" w:lineRule="auto"/>
        <w:jc w:val="both"/>
        <w:rPr>
          <w:del w:id="1105" w:author="Vrushali Karla" w:date="2018-11-19T11:05:00Z"/>
          <w:rFonts w:asciiTheme="minorHAnsi" w:hAnsiTheme="minorHAnsi" w:cstheme="minorHAnsi"/>
        </w:rPr>
      </w:pPr>
    </w:p>
    <w:p w14:paraId="21B0C48A" w14:textId="77777777" w:rsidR="004E52D7" w:rsidDel="00C72267" w:rsidRDefault="004E52D7" w:rsidP="004E52D7">
      <w:pPr>
        <w:spacing w:before="0" w:after="0" w:line="240" w:lineRule="auto"/>
        <w:jc w:val="both"/>
        <w:rPr>
          <w:del w:id="1106" w:author="Vrushali Karla" w:date="2018-11-19T11:05:00Z"/>
          <w:rFonts w:asciiTheme="minorHAnsi" w:hAnsiTheme="minorHAnsi" w:cstheme="minorHAnsi"/>
        </w:rPr>
      </w:pPr>
    </w:p>
    <w:p w14:paraId="157099F5" w14:textId="77777777" w:rsidR="004E52D7" w:rsidDel="00C72267" w:rsidRDefault="004E52D7" w:rsidP="004E52D7">
      <w:pPr>
        <w:spacing w:before="0" w:after="0" w:line="240" w:lineRule="auto"/>
        <w:jc w:val="both"/>
        <w:rPr>
          <w:del w:id="1107" w:author="Vrushali Karla" w:date="2018-11-19T11:05:00Z"/>
          <w:rFonts w:asciiTheme="minorHAnsi" w:hAnsiTheme="minorHAnsi" w:cstheme="minorHAnsi"/>
        </w:rPr>
      </w:pPr>
    </w:p>
    <w:p w14:paraId="1BCF0BD8" w14:textId="77777777" w:rsidR="004E52D7" w:rsidDel="00C72267" w:rsidRDefault="004E52D7" w:rsidP="004E52D7">
      <w:pPr>
        <w:spacing w:before="0" w:after="0" w:line="240" w:lineRule="auto"/>
        <w:jc w:val="both"/>
        <w:rPr>
          <w:del w:id="1108" w:author="Vrushali Karla" w:date="2018-11-19T11:05:00Z"/>
          <w:rFonts w:asciiTheme="minorHAnsi" w:hAnsiTheme="minorHAnsi" w:cstheme="minorHAnsi"/>
        </w:rPr>
      </w:pPr>
    </w:p>
    <w:p w14:paraId="71062E04" w14:textId="77777777" w:rsidR="004E52D7" w:rsidDel="00C72267" w:rsidRDefault="004E52D7" w:rsidP="004E52D7">
      <w:pPr>
        <w:spacing w:before="0" w:after="0" w:line="240" w:lineRule="auto"/>
        <w:jc w:val="both"/>
        <w:rPr>
          <w:del w:id="1109" w:author="Vrushali Karla" w:date="2018-11-19T11:05:00Z"/>
          <w:rFonts w:asciiTheme="minorHAnsi" w:hAnsiTheme="minorHAnsi" w:cstheme="minorHAnsi"/>
        </w:rPr>
      </w:pPr>
    </w:p>
    <w:p w14:paraId="15203369" w14:textId="77777777" w:rsidR="004E52D7" w:rsidDel="00C72267" w:rsidRDefault="004E52D7" w:rsidP="004E52D7">
      <w:pPr>
        <w:spacing w:before="0" w:after="0" w:line="240" w:lineRule="auto"/>
        <w:jc w:val="both"/>
        <w:rPr>
          <w:del w:id="1110" w:author="Vrushali Karla" w:date="2018-11-19T11:05:00Z"/>
          <w:rFonts w:asciiTheme="minorHAnsi" w:hAnsiTheme="minorHAnsi" w:cstheme="minorHAnsi"/>
        </w:rPr>
      </w:pPr>
    </w:p>
    <w:p w14:paraId="0F61029D" w14:textId="77777777" w:rsidR="004E52D7" w:rsidDel="00C72267" w:rsidRDefault="004E52D7" w:rsidP="004E52D7">
      <w:pPr>
        <w:spacing w:before="0" w:after="0" w:line="240" w:lineRule="auto"/>
        <w:jc w:val="both"/>
        <w:rPr>
          <w:del w:id="1111" w:author="Vrushali Karla" w:date="2018-11-19T11:05:00Z"/>
          <w:rFonts w:asciiTheme="minorHAnsi" w:hAnsiTheme="minorHAnsi" w:cstheme="minorHAnsi"/>
        </w:rPr>
      </w:pPr>
    </w:p>
    <w:p w14:paraId="17ADEEBF" w14:textId="77777777" w:rsidR="004E52D7" w:rsidRDefault="004E52D7" w:rsidP="004E52D7">
      <w:pPr>
        <w:spacing w:before="0" w:after="0" w:line="240" w:lineRule="auto"/>
        <w:jc w:val="both"/>
        <w:rPr>
          <w:rFonts w:asciiTheme="minorHAnsi" w:hAnsiTheme="minorHAnsi" w:cstheme="minorHAnsi"/>
        </w:rPr>
      </w:pPr>
    </w:p>
    <w:p w14:paraId="06ACC139" w14:textId="77777777" w:rsidR="004E52D7" w:rsidRDefault="004E52D7" w:rsidP="004E52D7">
      <w:pPr>
        <w:pStyle w:val="Heading1"/>
        <w:numPr>
          <w:ilvl w:val="0"/>
          <w:numId w:val="57"/>
        </w:numPr>
        <w:rPr>
          <w:rFonts w:asciiTheme="minorHAnsi" w:hAnsiTheme="minorHAnsi"/>
          <w:sz w:val="24"/>
          <w:szCs w:val="24"/>
        </w:rPr>
      </w:pPr>
      <w:bookmarkStart w:id="1112" w:name="_Toc531338527"/>
      <w:r w:rsidRPr="003C7407">
        <w:rPr>
          <w:rFonts w:asciiTheme="minorHAnsi" w:hAnsiTheme="minorHAnsi"/>
          <w:sz w:val="24"/>
          <w:szCs w:val="24"/>
        </w:rPr>
        <w:t>FAQs</w:t>
      </w:r>
      <w:bookmarkEnd w:id="1112"/>
    </w:p>
    <w:p w14:paraId="2C7D6526" w14:textId="77777777" w:rsidR="004E52D7" w:rsidRDefault="004E52D7" w:rsidP="004E52D7">
      <w:pPr>
        <w:spacing w:before="0" w:after="0" w:line="240" w:lineRule="auto"/>
        <w:jc w:val="both"/>
        <w:rPr>
          <w:rFonts w:asciiTheme="minorHAnsi" w:hAnsiTheme="minorHAnsi" w:cstheme="minorHAnsi"/>
        </w:rPr>
      </w:pPr>
    </w:p>
    <w:p w14:paraId="619E3A8B" w14:textId="77777777" w:rsidR="004E52D7" w:rsidRDefault="004E52D7" w:rsidP="004E52D7">
      <w:pPr>
        <w:spacing w:before="0" w:after="0" w:line="240" w:lineRule="auto"/>
        <w:jc w:val="both"/>
        <w:rPr>
          <w:rFonts w:asciiTheme="minorHAnsi" w:hAnsiTheme="minorHAnsi" w:cstheme="minorHAnsi"/>
        </w:rPr>
      </w:pPr>
      <w:r>
        <w:rPr>
          <w:rFonts w:asciiTheme="minorHAnsi" w:hAnsiTheme="minorHAnsi" w:cstheme="minorHAnsi"/>
        </w:rPr>
        <w:t>In case of any queries you can contact Fusion DL.</w:t>
      </w:r>
    </w:p>
    <w:p w14:paraId="0E38DB3D" w14:textId="77777777" w:rsidR="004E52D7" w:rsidRDefault="004E52D7" w:rsidP="004E52D7">
      <w:pPr>
        <w:spacing w:before="0" w:after="0" w:line="240" w:lineRule="auto"/>
        <w:jc w:val="both"/>
        <w:rPr>
          <w:rFonts w:asciiTheme="minorHAnsi" w:hAnsiTheme="minorHAnsi" w:cstheme="minorHAnsi"/>
        </w:rPr>
      </w:pPr>
    </w:p>
    <w:p w14:paraId="363F667D" w14:textId="77777777" w:rsidR="004E52D7" w:rsidDel="00071186" w:rsidRDefault="004E52D7" w:rsidP="004E52D7">
      <w:pPr>
        <w:spacing w:before="0" w:after="0" w:line="240" w:lineRule="auto"/>
        <w:jc w:val="both"/>
        <w:rPr>
          <w:del w:id="1113" w:author="Vrushali Karla" w:date="2018-11-20T10:41:00Z"/>
          <w:rFonts w:asciiTheme="minorHAnsi" w:hAnsiTheme="minorHAnsi" w:cstheme="minorHAnsi"/>
        </w:rPr>
      </w:pPr>
    </w:p>
    <w:p w14:paraId="394B8D25" w14:textId="77777777" w:rsidR="004E52D7" w:rsidDel="00071186" w:rsidRDefault="004E52D7" w:rsidP="004E52D7">
      <w:pPr>
        <w:spacing w:before="0" w:after="0" w:line="240" w:lineRule="auto"/>
        <w:jc w:val="both"/>
        <w:rPr>
          <w:del w:id="1114" w:author="Vrushali Karla" w:date="2018-11-20T10:41:00Z"/>
          <w:rFonts w:asciiTheme="minorHAnsi" w:hAnsiTheme="minorHAnsi" w:cstheme="minorHAnsi"/>
        </w:rPr>
      </w:pPr>
    </w:p>
    <w:p w14:paraId="2272A613" w14:textId="77777777" w:rsidR="004E52D7" w:rsidDel="00071186" w:rsidRDefault="004E52D7" w:rsidP="004E52D7">
      <w:pPr>
        <w:spacing w:before="0" w:after="0" w:line="240" w:lineRule="auto"/>
        <w:jc w:val="both"/>
        <w:rPr>
          <w:del w:id="1115" w:author="Vrushali Karla" w:date="2018-11-20T10:41:00Z"/>
          <w:rFonts w:asciiTheme="minorHAnsi" w:hAnsiTheme="minorHAnsi" w:cstheme="minorHAnsi"/>
        </w:rPr>
      </w:pPr>
    </w:p>
    <w:p w14:paraId="2359F461" w14:textId="77777777" w:rsidR="004E52D7" w:rsidDel="00071186" w:rsidRDefault="004E52D7" w:rsidP="004E52D7">
      <w:pPr>
        <w:spacing w:before="0" w:after="0" w:line="240" w:lineRule="auto"/>
        <w:jc w:val="both"/>
        <w:rPr>
          <w:del w:id="1116" w:author="Vrushali Karla" w:date="2018-11-20T10:41:00Z"/>
          <w:rFonts w:asciiTheme="minorHAnsi" w:hAnsiTheme="minorHAnsi" w:cstheme="minorHAnsi"/>
        </w:rPr>
      </w:pPr>
    </w:p>
    <w:p w14:paraId="4D010009" w14:textId="77777777" w:rsidR="004E52D7" w:rsidRDefault="004E52D7" w:rsidP="004E52D7">
      <w:pPr>
        <w:spacing w:before="0" w:after="0" w:line="240" w:lineRule="auto"/>
        <w:jc w:val="both"/>
        <w:rPr>
          <w:rFonts w:asciiTheme="minorHAnsi" w:hAnsiTheme="minorHAnsi" w:cstheme="minorHAnsi"/>
        </w:rPr>
      </w:pPr>
    </w:p>
    <w:p w14:paraId="3A6B2818" w14:textId="77777777" w:rsidR="004E52D7" w:rsidRPr="003F1F7D" w:rsidRDefault="004E52D7" w:rsidP="004E52D7">
      <w:pPr>
        <w:pStyle w:val="Heading1"/>
        <w:numPr>
          <w:ilvl w:val="0"/>
          <w:numId w:val="57"/>
        </w:numPr>
        <w:rPr>
          <w:rFonts w:asciiTheme="minorHAnsi" w:hAnsiTheme="minorHAnsi"/>
          <w:sz w:val="24"/>
          <w:szCs w:val="24"/>
        </w:rPr>
      </w:pPr>
      <w:bookmarkStart w:id="1117" w:name="_Toc531338528"/>
      <w:r>
        <w:rPr>
          <w:rFonts w:asciiTheme="minorHAnsi" w:hAnsiTheme="minorHAnsi"/>
          <w:sz w:val="24"/>
          <w:szCs w:val="24"/>
        </w:rPr>
        <w:t>Contact Us</w:t>
      </w:r>
      <w:bookmarkEnd w:id="1117"/>
    </w:p>
    <w:p w14:paraId="3BEDFDDB" w14:textId="77777777" w:rsidR="004E52D7" w:rsidRDefault="004E52D7" w:rsidP="004E52D7">
      <w:pPr>
        <w:spacing w:before="0" w:after="0" w:line="240" w:lineRule="auto"/>
        <w:jc w:val="both"/>
        <w:rPr>
          <w:rFonts w:asciiTheme="minorHAnsi" w:hAnsiTheme="minorHAnsi" w:cstheme="minorHAnsi"/>
        </w:rPr>
      </w:pPr>
    </w:p>
    <w:p w14:paraId="34308BEF" w14:textId="77777777" w:rsidR="004E52D7" w:rsidRDefault="004E52D7" w:rsidP="004E52D7">
      <w:pPr>
        <w:spacing w:before="0" w:after="0" w:line="240" w:lineRule="auto"/>
        <w:jc w:val="both"/>
        <w:rPr>
          <w:rFonts w:asciiTheme="minorHAnsi" w:hAnsiTheme="minorHAnsi" w:cstheme="minorHAnsi"/>
        </w:rPr>
      </w:pPr>
      <w:r>
        <w:rPr>
          <w:rFonts w:asciiTheme="minorHAnsi" w:hAnsiTheme="minorHAnsi" w:cstheme="minorHAnsi"/>
        </w:rPr>
        <w:t>In case of any queries you can contact Fusion DL.</w:t>
      </w:r>
    </w:p>
    <w:p w14:paraId="45750D57" w14:textId="77777777" w:rsidR="004E52D7" w:rsidRDefault="004E52D7" w:rsidP="004E52D7"/>
    <w:p w14:paraId="368DA151" w14:textId="77777777" w:rsidR="004E52D7" w:rsidRPr="003C7407" w:rsidRDefault="004E52D7" w:rsidP="004E52D7"/>
    <w:p w14:paraId="726EDBBD" w14:textId="77777777" w:rsidR="003C7407" w:rsidRPr="004E52D7" w:rsidRDefault="003C7407" w:rsidP="004E52D7">
      <w:bookmarkStart w:id="1118" w:name="_GoBack"/>
      <w:bookmarkEnd w:id="1118"/>
    </w:p>
    <w:sectPr w:rsidR="003C7407" w:rsidRPr="004E52D7" w:rsidSect="00CA5778">
      <w:headerReference w:type="default" r:id="rId150"/>
      <w:footerReference w:type="default" r:id="rId151"/>
      <w:footerReference w:type="first" r:id="rId152"/>
      <w:pgSz w:w="12240" w:h="15840"/>
      <w:pgMar w:top="720" w:right="1080" w:bottom="720" w:left="1080" w:header="706" w:footer="706"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CYBAGE\arunkumarj" w:date="2019-03-05T18:51:00Z" w:initials="AKMJ">
    <w:p w14:paraId="55B4A4CF" w14:textId="77777777" w:rsidR="004E52D7" w:rsidRDefault="004E52D7" w:rsidP="004E52D7">
      <w:pPr>
        <w:pStyle w:val="CommentText"/>
      </w:pPr>
      <w:r>
        <w:rPr>
          <w:rStyle w:val="CommentReference"/>
        </w:rPr>
        <w:annotationRef/>
      </w:r>
      <w:r>
        <w:t>This is huge content, can we provide batch file execution option?</w:t>
      </w:r>
    </w:p>
  </w:comment>
  <w:comment w:id="68" w:author="Gajanan Patil" w:date="2019-06-26T11:36:00Z" w:initials="GP">
    <w:p w14:paraId="0E23888C" w14:textId="77777777" w:rsidR="004E52D7" w:rsidRDefault="004E52D7" w:rsidP="004E52D7">
      <w:pPr>
        <w:pStyle w:val="CommentText"/>
      </w:pPr>
      <w:r>
        <w:rPr>
          <w:rStyle w:val="CommentReference"/>
        </w:rPr>
        <w:annotationRef/>
      </w:r>
      <w:r>
        <w:t>We can keep this optional since it is really very comprehensive guide if someone want to refer but our ultimate choice would be do it using batch utility.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4A4CF" w15:done="0"/>
  <w15:commentEx w15:paraId="0E23888C" w15:paraIdParent="55B4A4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33853" w14:textId="77777777" w:rsidR="004B34B1" w:rsidRDefault="004B34B1">
      <w:pPr>
        <w:spacing w:before="0" w:after="0" w:line="240" w:lineRule="auto"/>
      </w:pPr>
      <w:r>
        <w:separator/>
      </w:r>
    </w:p>
  </w:endnote>
  <w:endnote w:type="continuationSeparator" w:id="0">
    <w:p w14:paraId="70801983" w14:textId="77777777" w:rsidR="004B34B1" w:rsidRDefault="004B34B1">
      <w:pPr>
        <w:spacing w:before="0" w:after="0" w:line="240" w:lineRule="auto"/>
      </w:pPr>
      <w:r>
        <w:continuationSeparator/>
      </w:r>
    </w:p>
  </w:endnote>
  <w:endnote w:type="continuationNotice" w:id="1">
    <w:p w14:paraId="58F1FE27" w14:textId="77777777" w:rsidR="004B34B1" w:rsidRDefault="004B34B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F1055" w14:textId="0118C7D0" w:rsidR="004B34B1" w:rsidRPr="00B47835" w:rsidRDefault="004B34B1" w:rsidP="000002BA">
    <w:pPr>
      <w:pStyle w:val="Footer"/>
      <w:tabs>
        <w:tab w:val="clear" w:pos="9360"/>
        <w:tab w:val="right" w:pos="10260"/>
      </w:tabs>
      <w:rPr>
        <w:sz w:val="16"/>
      </w:rPr>
    </w:pPr>
    <w:r w:rsidRPr="00B47835">
      <w:rPr>
        <w:b/>
        <w:i/>
        <w:sz w:val="16"/>
      </w:rPr>
      <w:t>© Cybage Software Pvt. Ltd</w:t>
    </w:r>
    <w:r w:rsidRPr="00B47835">
      <w:rPr>
        <w:sz w:val="16"/>
      </w:rPr>
      <w:tab/>
    </w:r>
    <w:r w:rsidRPr="00B47835">
      <w:rPr>
        <w:sz w:val="16"/>
      </w:rPr>
      <w:tab/>
      <w:t xml:space="preserve"> Page | </w:t>
    </w:r>
    <w:r w:rsidRPr="00B47835">
      <w:rPr>
        <w:sz w:val="16"/>
      </w:rPr>
      <w:fldChar w:fldCharType="begin"/>
    </w:r>
    <w:r w:rsidRPr="00B47835">
      <w:rPr>
        <w:sz w:val="16"/>
      </w:rPr>
      <w:instrText xml:space="preserve"> PAGE   \* MERGEFORMAT </w:instrText>
    </w:r>
    <w:r w:rsidRPr="00B47835">
      <w:rPr>
        <w:sz w:val="16"/>
      </w:rPr>
      <w:fldChar w:fldCharType="separate"/>
    </w:r>
    <w:r w:rsidR="004E52D7">
      <w:rPr>
        <w:noProof/>
        <w:sz w:val="16"/>
      </w:rPr>
      <w:t>108</w:t>
    </w:r>
    <w:r w:rsidRPr="00B47835">
      <w:rPr>
        <w:sz w:val="16"/>
      </w:rPr>
      <w:fldChar w:fldCharType="end"/>
    </w:r>
    <w:r w:rsidRPr="00B47835">
      <w:rPr>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4C077" w14:textId="77777777" w:rsidR="004B34B1" w:rsidRPr="00B47835" w:rsidRDefault="004B34B1">
    <w:pPr>
      <w:spacing w:before="0" w:after="0" w:line="240" w:lineRule="auto"/>
      <w:rPr>
        <w:sz w:val="16"/>
      </w:rPr>
    </w:pPr>
  </w:p>
  <w:p w14:paraId="0C2877FD" w14:textId="77777777" w:rsidR="004B34B1" w:rsidRPr="00B47835" w:rsidRDefault="004B34B1" w:rsidP="00A261C8">
    <w:pPr>
      <w:spacing w:before="0" w:after="0" w:line="240" w:lineRule="auto"/>
      <w:rPr>
        <w:rFonts w:ascii="Arial" w:hAnsi="Arial" w:cs="Arial"/>
        <w:i/>
        <w:iCs/>
        <w:color w:val="000000"/>
        <w:sz w:val="12"/>
        <w:szCs w:val="16"/>
      </w:rPr>
    </w:pPr>
    <w:r w:rsidRPr="00B47835">
      <w:rPr>
        <w:rFonts w:ascii="Arial" w:hAnsi="Arial" w:cs="Arial"/>
        <w:i/>
        <w:iCs/>
        <w:color w:val="000000"/>
        <w:sz w:val="12"/>
        <w:szCs w:val="16"/>
      </w:rPr>
      <w:t>This document and all its contents contain information from Cybage Software Private Limited which may be privileged, confidential, or otherwise protected from disclosure. The information is intended to be for the addressee(s) only. Any unauthorised disclosure, copy, distribution, or use of the contents of this message is strictly prohibited.</w:t>
    </w:r>
  </w:p>
  <w:p w14:paraId="078FE7D3" w14:textId="3265CC40" w:rsidR="004B34B1" w:rsidRPr="00B47835" w:rsidRDefault="004B34B1" w:rsidP="000002BA">
    <w:pPr>
      <w:pStyle w:val="Footer"/>
      <w:tabs>
        <w:tab w:val="clear" w:pos="9360"/>
        <w:tab w:val="right" w:pos="10260"/>
      </w:tabs>
      <w:rPr>
        <w:sz w:val="16"/>
      </w:rPr>
    </w:pPr>
    <w:r w:rsidRPr="00B47835">
      <w:rPr>
        <w:b/>
        <w:i/>
        <w:sz w:val="16"/>
      </w:rPr>
      <w:t>© Cybage Software Pvt. Ltd</w:t>
    </w:r>
    <w:r w:rsidRPr="00B47835">
      <w:rPr>
        <w:sz w:val="16"/>
      </w:rPr>
      <w:tab/>
    </w:r>
    <w:r>
      <w:rPr>
        <w:sz w:val="16"/>
      </w:rPr>
      <w:t xml:space="preserve">           </w:t>
    </w:r>
    <w:r w:rsidRPr="00B47835">
      <w:rPr>
        <w:sz w:val="16"/>
      </w:rPr>
      <w:tab/>
      <w:t xml:space="preserve">Page | </w:t>
    </w:r>
    <w:r w:rsidRPr="00B47835">
      <w:rPr>
        <w:sz w:val="16"/>
      </w:rPr>
      <w:fldChar w:fldCharType="begin"/>
    </w:r>
    <w:r w:rsidRPr="00B47835">
      <w:rPr>
        <w:sz w:val="16"/>
      </w:rPr>
      <w:instrText xml:space="preserve"> PAGE   \* MERGEFORMAT </w:instrText>
    </w:r>
    <w:r w:rsidRPr="00B47835">
      <w:rPr>
        <w:sz w:val="16"/>
      </w:rPr>
      <w:fldChar w:fldCharType="separate"/>
    </w:r>
    <w:r w:rsidR="004E52D7">
      <w:rPr>
        <w:noProof/>
        <w:sz w:val="16"/>
      </w:rPr>
      <w:t>1</w:t>
    </w:r>
    <w:r w:rsidRPr="00B47835">
      <w:rPr>
        <w:sz w:val="16"/>
      </w:rPr>
      <w:fldChar w:fldCharType="end"/>
    </w:r>
    <w:r w:rsidRPr="00B47835">
      <w:rPr>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05423" w14:textId="77777777" w:rsidR="004B34B1" w:rsidRDefault="004B34B1">
      <w:pPr>
        <w:spacing w:before="0" w:after="0" w:line="240" w:lineRule="auto"/>
      </w:pPr>
      <w:r>
        <w:separator/>
      </w:r>
    </w:p>
  </w:footnote>
  <w:footnote w:type="continuationSeparator" w:id="0">
    <w:p w14:paraId="31A9501F" w14:textId="77777777" w:rsidR="004B34B1" w:rsidRDefault="004B34B1">
      <w:pPr>
        <w:spacing w:before="0" w:after="0" w:line="240" w:lineRule="auto"/>
      </w:pPr>
      <w:r>
        <w:continuationSeparator/>
      </w:r>
    </w:p>
  </w:footnote>
  <w:footnote w:type="continuationNotice" w:id="1">
    <w:p w14:paraId="3756E958" w14:textId="77777777" w:rsidR="004B34B1" w:rsidRDefault="004B34B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02534" w14:textId="450AD627" w:rsidR="004B34B1" w:rsidRPr="00A24591" w:rsidRDefault="004B34B1" w:rsidP="007A1D65">
    <w:pPr>
      <w:pStyle w:val="BodyText0"/>
      <w:pBdr>
        <w:bottom w:val="double" w:sz="6" w:space="1" w:color="auto"/>
      </w:pBdr>
      <w:tabs>
        <w:tab w:val="right" w:pos="10530"/>
      </w:tabs>
      <w:spacing w:before="0" w:line="240" w:lineRule="auto"/>
      <w:jc w:val="right"/>
      <w:rPr>
        <w:rStyle w:val="IntenseReference"/>
        <w:sz w:val="2"/>
      </w:rPr>
    </w:pPr>
    <w:r>
      <w:rPr>
        <w:rStyle w:val="IntenseReference"/>
      </w:rPr>
      <w:tab/>
    </w:r>
    <w:r w:rsidRPr="007A1D65">
      <w:rPr>
        <w:b/>
        <w:bCs/>
        <w:i/>
        <w:iCs/>
        <w:caps/>
        <w:noProof/>
        <w:color w:val="4F81BD"/>
        <w:lang w:val="en-US" w:bidi="ar-SA"/>
      </w:rPr>
      <w:drawing>
        <wp:inline distT="0" distB="0" distL="0" distR="0" wp14:anchorId="6477810A" wp14:editId="3B37B3AE">
          <wp:extent cx="1016000" cy="19621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2981" cy="20335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15:restartNumberingAfterBreak="0">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15:restartNumberingAfterBreak="0">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15:restartNumberingAfterBreak="0">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15:restartNumberingAfterBreak="0">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15:restartNumberingAfterBreak="0">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15:restartNumberingAfterBreak="0">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15:restartNumberingAfterBreak="0">
    <w:nsid w:val="011F2DEE"/>
    <w:multiLevelType w:val="hybridMultilevel"/>
    <w:tmpl w:val="1CD214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490AB7"/>
    <w:multiLevelType w:val="hybridMultilevel"/>
    <w:tmpl w:val="654A5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1566634"/>
    <w:multiLevelType w:val="hybridMultilevel"/>
    <w:tmpl w:val="E0FA5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5311C"/>
    <w:multiLevelType w:val="hybridMultilevel"/>
    <w:tmpl w:val="6A3AA84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A303C5"/>
    <w:multiLevelType w:val="hybridMultilevel"/>
    <w:tmpl w:val="FB84AA16"/>
    <w:lvl w:ilvl="0" w:tplc="A9406C8A">
      <w:numFmt w:val="bullet"/>
      <w:lvlText w:val=""/>
      <w:lvlJc w:val="left"/>
      <w:pPr>
        <w:ind w:left="1080" w:hanging="360"/>
      </w:pPr>
      <w:rPr>
        <w:rFonts w:ascii="Wingdings" w:eastAsiaTheme="minorHAnsi" w:hAnsi="Wingdings" w:cstheme="minorBidi" w:hint="default"/>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6935818"/>
    <w:multiLevelType w:val="hybridMultilevel"/>
    <w:tmpl w:val="3262378E"/>
    <w:lvl w:ilvl="0" w:tplc="DAE86EE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F35B27"/>
    <w:multiLevelType w:val="hybridMultilevel"/>
    <w:tmpl w:val="7598C4E6"/>
    <w:lvl w:ilvl="0" w:tplc="CC04740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B32444"/>
    <w:multiLevelType w:val="hybridMultilevel"/>
    <w:tmpl w:val="0ACE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5327BC"/>
    <w:multiLevelType w:val="hybridMultilevel"/>
    <w:tmpl w:val="242C1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B37795"/>
    <w:multiLevelType w:val="hybridMultilevel"/>
    <w:tmpl w:val="307ED198"/>
    <w:lvl w:ilvl="0" w:tplc="3E12CD88">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542438"/>
    <w:multiLevelType w:val="hybridMultilevel"/>
    <w:tmpl w:val="7974C3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3C5813"/>
    <w:multiLevelType w:val="hybridMultilevel"/>
    <w:tmpl w:val="1F66E9E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0D900F99"/>
    <w:multiLevelType w:val="hybridMultilevel"/>
    <w:tmpl w:val="07440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A365A2"/>
    <w:multiLevelType w:val="hybridMultilevel"/>
    <w:tmpl w:val="B03C9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8B2FAD"/>
    <w:multiLevelType w:val="hybridMultilevel"/>
    <w:tmpl w:val="1B0AB018"/>
    <w:lvl w:ilvl="0" w:tplc="E84E74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E8E07DC"/>
    <w:multiLevelType w:val="hybridMultilevel"/>
    <w:tmpl w:val="94D8B334"/>
    <w:lvl w:ilvl="0" w:tplc="FF88C5DA">
      <w:start w:val="1"/>
      <w:numFmt w:val="decimal"/>
      <w:lvlText w:val="%1."/>
      <w:lvlJc w:val="left"/>
      <w:pPr>
        <w:ind w:left="1080" w:hanging="360"/>
      </w:pPr>
      <w:rPr>
        <w:rFonts w:hint="default"/>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F2408B0"/>
    <w:multiLevelType w:val="hybridMultilevel"/>
    <w:tmpl w:val="17DCA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FE27869"/>
    <w:multiLevelType w:val="multilevel"/>
    <w:tmpl w:val="FCF4AF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D74663"/>
    <w:multiLevelType w:val="hybridMultilevel"/>
    <w:tmpl w:val="D7627740"/>
    <w:lvl w:ilvl="0" w:tplc="93106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12021F"/>
    <w:multiLevelType w:val="hybridMultilevel"/>
    <w:tmpl w:val="047082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13B41A7"/>
    <w:multiLevelType w:val="hybridMultilevel"/>
    <w:tmpl w:val="77465E92"/>
    <w:lvl w:ilvl="0" w:tplc="D2BE8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C01A1C"/>
    <w:multiLevelType w:val="hybridMultilevel"/>
    <w:tmpl w:val="8C5C151A"/>
    <w:lvl w:ilvl="0" w:tplc="CE8C836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136B2407"/>
    <w:multiLevelType w:val="hybridMultilevel"/>
    <w:tmpl w:val="82DE08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3AE20B5"/>
    <w:multiLevelType w:val="hybridMultilevel"/>
    <w:tmpl w:val="0BFE4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C57403"/>
    <w:multiLevelType w:val="hybridMultilevel"/>
    <w:tmpl w:val="F3C431A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14CB574C"/>
    <w:multiLevelType w:val="hybridMultilevel"/>
    <w:tmpl w:val="AB80C688"/>
    <w:lvl w:ilvl="0" w:tplc="0409000F">
      <w:start w:val="1"/>
      <w:numFmt w:val="decimal"/>
      <w:lvlText w:val="%1."/>
      <w:lvlJc w:val="left"/>
      <w:pPr>
        <w:tabs>
          <w:tab w:val="num" w:pos="720"/>
        </w:tabs>
        <w:ind w:left="720" w:hanging="360"/>
      </w:pPr>
      <w:rPr>
        <w:rFonts w:hint="default"/>
      </w:rPr>
    </w:lvl>
    <w:lvl w:ilvl="1" w:tplc="9438D1C6">
      <w:numFmt w:val="bullet"/>
      <w:lvlText w:val="–"/>
      <w:lvlJc w:val="left"/>
      <w:pPr>
        <w:tabs>
          <w:tab w:val="num" w:pos="1440"/>
        </w:tabs>
        <w:ind w:left="1440" w:hanging="360"/>
      </w:pPr>
      <w:rPr>
        <w:rFonts w:ascii="Arial" w:hAnsi="Arial" w:cs="Times New Roman" w:hint="default"/>
      </w:rPr>
    </w:lvl>
    <w:lvl w:ilvl="2" w:tplc="2652A4AE">
      <w:numFmt w:val="bullet"/>
      <w:lvlText w:val="•"/>
      <w:lvlJc w:val="left"/>
      <w:pPr>
        <w:tabs>
          <w:tab w:val="num" w:pos="2160"/>
        </w:tabs>
        <w:ind w:left="2160" w:hanging="360"/>
      </w:pPr>
      <w:rPr>
        <w:rFonts w:ascii="Arial" w:hAnsi="Arial" w:cs="Times New Roman" w:hint="default"/>
      </w:rPr>
    </w:lvl>
    <w:lvl w:ilvl="3" w:tplc="1FA8C5D8">
      <w:start w:val="1"/>
      <w:numFmt w:val="bullet"/>
      <w:lvlText w:val="•"/>
      <w:lvlJc w:val="left"/>
      <w:pPr>
        <w:tabs>
          <w:tab w:val="num" w:pos="2880"/>
        </w:tabs>
        <w:ind w:left="2880" w:hanging="360"/>
      </w:pPr>
      <w:rPr>
        <w:rFonts w:ascii="Arial" w:hAnsi="Arial" w:cs="Times New Roman" w:hint="default"/>
      </w:rPr>
    </w:lvl>
    <w:lvl w:ilvl="4" w:tplc="85405974">
      <w:start w:val="1"/>
      <w:numFmt w:val="bullet"/>
      <w:lvlText w:val="•"/>
      <w:lvlJc w:val="left"/>
      <w:pPr>
        <w:tabs>
          <w:tab w:val="num" w:pos="3600"/>
        </w:tabs>
        <w:ind w:left="3600" w:hanging="360"/>
      </w:pPr>
      <w:rPr>
        <w:rFonts w:ascii="Arial" w:hAnsi="Arial" w:cs="Times New Roman" w:hint="default"/>
      </w:rPr>
    </w:lvl>
    <w:lvl w:ilvl="5" w:tplc="4E90782C">
      <w:start w:val="1"/>
      <w:numFmt w:val="bullet"/>
      <w:lvlText w:val="•"/>
      <w:lvlJc w:val="left"/>
      <w:pPr>
        <w:tabs>
          <w:tab w:val="num" w:pos="4320"/>
        </w:tabs>
        <w:ind w:left="4320" w:hanging="360"/>
      </w:pPr>
      <w:rPr>
        <w:rFonts w:ascii="Arial" w:hAnsi="Arial" w:cs="Times New Roman" w:hint="default"/>
      </w:rPr>
    </w:lvl>
    <w:lvl w:ilvl="6" w:tplc="AC46A6B4">
      <w:start w:val="1"/>
      <w:numFmt w:val="bullet"/>
      <w:lvlText w:val="•"/>
      <w:lvlJc w:val="left"/>
      <w:pPr>
        <w:tabs>
          <w:tab w:val="num" w:pos="5040"/>
        </w:tabs>
        <w:ind w:left="5040" w:hanging="360"/>
      </w:pPr>
      <w:rPr>
        <w:rFonts w:ascii="Arial" w:hAnsi="Arial" w:cs="Times New Roman" w:hint="default"/>
      </w:rPr>
    </w:lvl>
    <w:lvl w:ilvl="7" w:tplc="E44A87FE">
      <w:start w:val="1"/>
      <w:numFmt w:val="bullet"/>
      <w:lvlText w:val="•"/>
      <w:lvlJc w:val="left"/>
      <w:pPr>
        <w:tabs>
          <w:tab w:val="num" w:pos="5760"/>
        </w:tabs>
        <w:ind w:left="5760" w:hanging="360"/>
      </w:pPr>
      <w:rPr>
        <w:rFonts w:ascii="Arial" w:hAnsi="Arial" w:cs="Times New Roman" w:hint="default"/>
      </w:rPr>
    </w:lvl>
    <w:lvl w:ilvl="8" w:tplc="A988701E">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164A4DB7"/>
    <w:multiLevelType w:val="hybridMultilevel"/>
    <w:tmpl w:val="F0767238"/>
    <w:lvl w:ilvl="0" w:tplc="4796C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66E22AA"/>
    <w:multiLevelType w:val="hybridMultilevel"/>
    <w:tmpl w:val="F2F4FFB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6A4464E"/>
    <w:multiLevelType w:val="hybridMultilevel"/>
    <w:tmpl w:val="B758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0A7753"/>
    <w:multiLevelType w:val="hybridMultilevel"/>
    <w:tmpl w:val="DFDCB95A"/>
    <w:lvl w:ilvl="0" w:tplc="5D482E12">
      <w:numFmt w:val="bullet"/>
      <w:lvlText w:val="-"/>
      <w:lvlJc w:val="left"/>
      <w:pPr>
        <w:ind w:left="720" w:hanging="360"/>
      </w:pPr>
      <w:rPr>
        <w:rFonts w:ascii="Calibri" w:eastAsia="Times New Roman" w:hAnsi="Calibri"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A11545"/>
    <w:multiLevelType w:val="hybridMultilevel"/>
    <w:tmpl w:val="B9826252"/>
    <w:lvl w:ilvl="0" w:tplc="EBF6F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A2129A6"/>
    <w:multiLevelType w:val="hybridMultilevel"/>
    <w:tmpl w:val="B03C9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B120B0"/>
    <w:multiLevelType w:val="hybridMultilevel"/>
    <w:tmpl w:val="B7361CEC"/>
    <w:lvl w:ilvl="0" w:tplc="15B2C52C">
      <w:start w:val="1"/>
      <w:numFmt w:val="decimal"/>
      <w:lvlText w:val="%1."/>
      <w:lvlJc w:val="left"/>
      <w:pPr>
        <w:ind w:left="810" w:hanging="360"/>
      </w:pPr>
      <w:rPr>
        <w:rFonts w:cs="Times New Roman"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15:restartNumberingAfterBreak="0">
    <w:nsid w:val="1C176481"/>
    <w:multiLevelType w:val="multilevel"/>
    <w:tmpl w:val="C8062520"/>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620" w:hanging="540"/>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2" w15:restartNumberingAfterBreak="0">
    <w:nsid w:val="1DDA77D4"/>
    <w:multiLevelType w:val="hybridMultilevel"/>
    <w:tmpl w:val="7E90E6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1F13447A"/>
    <w:multiLevelType w:val="hybridMultilevel"/>
    <w:tmpl w:val="903E0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1B0B98"/>
    <w:multiLevelType w:val="hybridMultilevel"/>
    <w:tmpl w:val="92809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013423A"/>
    <w:multiLevelType w:val="hybridMultilevel"/>
    <w:tmpl w:val="33ACB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922C27"/>
    <w:multiLevelType w:val="hybridMultilevel"/>
    <w:tmpl w:val="B250561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7" w15:restartNumberingAfterBreak="0">
    <w:nsid w:val="21B547D4"/>
    <w:multiLevelType w:val="hybridMultilevel"/>
    <w:tmpl w:val="71AC639A"/>
    <w:lvl w:ilvl="0" w:tplc="A48891AC">
      <w:start w:val="1"/>
      <w:numFmt w:val="bullet"/>
      <w:pStyle w:val="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803674"/>
    <w:multiLevelType w:val="multilevel"/>
    <w:tmpl w:val="CB446336"/>
    <w:lvl w:ilvl="0">
      <w:start w:val="1"/>
      <w:numFmt w:val="decimal"/>
      <w:lvlText w:val="%1."/>
      <w:lvlJc w:val="left"/>
      <w:pPr>
        <w:ind w:left="720" w:hanging="360"/>
      </w:pPr>
      <w:rPr>
        <w:rFonts w:hint="default"/>
      </w:rPr>
    </w:lvl>
    <w:lvl w:ilvl="1">
      <w:start w:val="1"/>
      <w:numFmt w:val="decimal"/>
      <w:isLgl/>
      <w:lvlText w:val="%1.%2"/>
      <w:lvlJc w:val="left"/>
      <w:pPr>
        <w:ind w:left="1101" w:hanging="435"/>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1998"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36" w:hanging="1440"/>
      </w:pPr>
      <w:rPr>
        <w:rFonts w:hint="default"/>
      </w:rPr>
    </w:lvl>
    <w:lvl w:ilvl="7">
      <w:start w:val="1"/>
      <w:numFmt w:val="decimal"/>
      <w:isLgl/>
      <w:lvlText w:val="%1.%2.%3.%4.%5.%6.%7.%8"/>
      <w:lvlJc w:val="left"/>
      <w:pPr>
        <w:ind w:left="4302" w:hanging="1800"/>
      </w:pPr>
      <w:rPr>
        <w:rFonts w:hint="default"/>
      </w:rPr>
    </w:lvl>
    <w:lvl w:ilvl="8">
      <w:start w:val="1"/>
      <w:numFmt w:val="decimal"/>
      <w:isLgl/>
      <w:lvlText w:val="%1.%2.%3.%4.%5.%6.%7.%8.%9"/>
      <w:lvlJc w:val="left"/>
      <w:pPr>
        <w:ind w:left="4608" w:hanging="1800"/>
      </w:pPr>
      <w:rPr>
        <w:rFonts w:hint="default"/>
      </w:rPr>
    </w:lvl>
  </w:abstractNum>
  <w:abstractNum w:abstractNumId="49" w15:restartNumberingAfterBreak="0">
    <w:nsid w:val="228504DF"/>
    <w:multiLevelType w:val="hybridMultilevel"/>
    <w:tmpl w:val="82DE08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2EE3162"/>
    <w:multiLevelType w:val="hybridMultilevel"/>
    <w:tmpl w:val="089EE074"/>
    <w:lvl w:ilvl="0" w:tplc="A68CCA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2" w15:restartNumberingAfterBreak="0">
    <w:nsid w:val="24877D61"/>
    <w:multiLevelType w:val="hybridMultilevel"/>
    <w:tmpl w:val="8062945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49C2959"/>
    <w:multiLevelType w:val="hybridMultilevel"/>
    <w:tmpl w:val="1FE28F3E"/>
    <w:lvl w:ilvl="0" w:tplc="A2786B2C">
      <w:start w:val="1"/>
      <w:numFmt w:val="decimal"/>
      <w:lvlText w:val="%1."/>
      <w:lvlJc w:val="left"/>
      <w:pPr>
        <w:ind w:left="63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49C3D13"/>
    <w:multiLevelType w:val="hybridMultilevel"/>
    <w:tmpl w:val="99C23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27CF7AB2"/>
    <w:multiLevelType w:val="hybridMultilevel"/>
    <w:tmpl w:val="B64CF72E"/>
    <w:lvl w:ilvl="0" w:tplc="5DA894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8F90A19"/>
    <w:multiLevelType w:val="hybridMultilevel"/>
    <w:tmpl w:val="2B14E600"/>
    <w:lvl w:ilvl="0" w:tplc="CC04740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9462F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2E7B72B0"/>
    <w:multiLevelType w:val="multilevel"/>
    <w:tmpl w:val="3CE0E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A92DEA"/>
    <w:multiLevelType w:val="hybridMultilevel"/>
    <w:tmpl w:val="68D2A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0F30C6C"/>
    <w:multiLevelType w:val="hybridMultilevel"/>
    <w:tmpl w:val="76587A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1065F61"/>
    <w:multiLevelType w:val="hybridMultilevel"/>
    <w:tmpl w:val="B852C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10F3C56"/>
    <w:multiLevelType w:val="hybridMultilevel"/>
    <w:tmpl w:val="F6A81A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2175DE3"/>
    <w:multiLevelType w:val="hybridMultilevel"/>
    <w:tmpl w:val="46DA707A"/>
    <w:lvl w:ilvl="0" w:tplc="CC04740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5" w15:restartNumberingAfterBreak="0">
    <w:nsid w:val="329D70D5"/>
    <w:multiLevelType w:val="hybridMultilevel"/>
    <w:tmpl w:val="F496A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2CD2CF1"/>
    <w:multiLevelType w:val="hybridMultilevel"/>
    <w:tmpl w:val="B8F0757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35385F13"/>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525B1D"/>
    <w:multiLevelType w:val="hybridMultilevel"/>
    <w:tmpl w:val="C676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5B3491"/>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027097"/>
    <w:multiLevelType w:val="hybridMultilevel"/>
    <w:tmpl w:val="4028BFAA"/>
    <w:lvl w:ilvl="0" w:tplc="5866CABA">
      <w:start w:val="1"/>
      <w:numFmt w:val="bullet"/>
      <w:lvlText w:val=""/>
      <w:lvlJc w:val="left"/>
      <w:pPr>
        <w:tabs>
          <w:tab w:val="num" w:pos="720"/>
        </w:tabs>
        <w:ind w:left="720" w:hanging="360"/>
      </w:pPr>
      <w:rPr>
        <w:rFonts w:ascii="Wingdings" w:hAnsi="Wingdings" w:hint="default"/>
      </w:rPr>
    </w:lvl>
    <w:lvl w:ilvl="1" w:tplc="FFB8F85C">
      <w:start w:val="1"/>
      <w:numFmt w:val="bullet"/>
      <w:lvlText w:val=""/>
      <w:lvlJc w:val="left"/>
      <w:pPr>
        <w:tabs>
          <w:tab w:val="num" w:pos="1440"/>
        </w:tabs>
        <w:ind w:left="1440" w:hanging="360"/>
      </w:pPr>
      <w:rPr>
        <w:rFonts w:ascii="Wingdings" w:hAnsi="Wingdings" w:hint="default"/>
      </w:rPr>
    </w:lvl>
    <w:lvl w:ilvl="2" w:tplc="A530ADE2" w:tentative="1">
      <w:start w:val="1"/>
      <w:numFmt w:val="bullet"/>
      <w:lvlText w:val=""/>
      <w:lvlJc w:val="left"/>
      <w:pPr>
        <w:tabs>
          <w:tab w:val="num" w:pos="2160"/>
        </w:tabs>
        <w:ind w:left="2160" w:hanging="360"/>
      </w:pPr>
      <w:rPr>
        <w:rFonts w:ascii="Wingdings" w:hAnsi="Wingdings" w:hint="default"/>
      </w:rPr>
    </w:lvl>
    <w:lvl w:ilvl="3" w:tplc="2474DA0C" w:tentative="1">
      <w:start w:val="1"/>
      <w:numFmt w:val="bullet"/>
      <w:lvlText w:val=""/>
      <w:lvlJc w:val="left"/>
      <w:pPr>
        <w:tabs>
          <w:tab w:val="num" w:pos="2880"/>
        </w:tabs>
        <w:ind w:left="2880" w:hanging="360"/>
      </w:pPr>
      <w:rPr>
        <w:rFonts w:ascii="Wingdings" w:hAnsi="Wingdings" w:hint="default"/>
      </w:rPr>
    </w:lvl>
    <w:lvl w:ilvl="4" w:tplc="7EC2692C" w:tentative="1">
      <w:start w:val="1"/>
      <w:numFmt w:val="bullet"/>
      <w:lvlText w:val=""/>
      <w:lvlJc w:val="left"/>
      <w:pPr>
        <w:tabs>
          <w:tab w:val="num" w:pos="3600"/>
        </w:tabs>
        <w:ind w:left="3600" w:hanging="360"/>
      </w:pPr>
      <w:rPr>
        <w:rFonts w:ascii="Wingdings" w:hAnsi="Wingdings" w:hint="default"/>
      </w:rPr>
    </w:lvl>
    <w:lvl w:ilvl="5" w:tplc="2B6E60B0" w:tentative="1">
      <w:start w:val="1"/>
      <w:numFmt w:val="bullet"/>
      <w:lvlText w:val=""/>
      <w:lvlJc w:val="left"/>
      <w:pPr>
        <w:tabs>
          <w:tab w:val="num" w:pos="4320"/>
        </w:tabs>
        <w:ind w:left="4320" w:hanging="360"/>
      </w:pPr>
      <w:rPr>
        <w:rFonts w:ascii="Wingdings" w:hAnsi="Wingdings" w:hint="default"/>
      </w:rPr>
    </w:lvl>
    <w:lvl w:ilvl="6" w:tplc="9D0424EA" w:tentative="1">
      <w:start w:val="1"/>
      <w:numFmt w:val="bullet"/>
      <w:lvlText w:val=""/>
      <w:lvlJc w:val="left"/>
      <w:pPr>
        <w:tabs>
          <w:tab w:val="num" w:pos="5040"/>
        </w:tabs>
        <w:ind w:left="5040" w:hanging="360"/>
      </w:pPr>
      <w:rPr>
        <w:rFonts w:ascii="Wingdings" w:hAnsi="Wingdings" w:hint="default"/>
      </w:rPr>
    </w:lvl>
    <w:lvl w:ilvl="7" w:tplc="96E69642" w:tentative="1">
      <w:start w:val="1"/>
      <w:numFmt w:val="bullet"/>
      <w:lvlText w:val=""/>
      <w:lvlJc w:val="left"/>
      <w:pPr>
        <w:tabs>
          <w:tab w:val="num" w:pos="5760"/>
        </w:tabs>
        <w:ind w:left="5760" w:hanging="360"/>
      </w:pPr>
      <w:rPr>
        <w:rFonts w:ascii="Wingdings" w:hAnsi="Wingdings" w:hint="default"/>
      </w:rPr>
    </w:lvl>
    <w:lvl w:ilvl="8" w:tplc="D54203AA"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83627DB"/>
    <w:multiLevelType w:val="hybridMultilevel"/>
    <w:tmpl w:val="A306A1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83F7E40"/>
    <w:multiLevelType w:val="hybridMultilevel"/>
    <w:tmpl w:val="D3CCB7C8"/>
    <w:lvl w:ilvl="0" w:tplc="3E2A1F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8C030D"/>
    <w:multiLevelType w:val="hybridMultilevel"/>
    <w:tmpl w:val="EFB22B3C"/>
    <w:lvl w:ilvl="0" w:tplc="20969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02447A"/>
    <w:multiLevelType w:val="hybridMultilevel"/>
    <w:tmpl w:val="61F2F4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5E146D"/>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C922D5"/>
    <w:multiLevelType w:val="multilevel"/>
    <w:tmpl w:val="DC183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D56AC2"/>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F77D7C"/>
    <w:multiLevelType w:val="hybridMultilevel"/>
    <w:tmpl w:val="C8F294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3A660946"/>
    <w:multiLevelType w:val="hybridMultilevel"/>
    <w:tmpl w:val="C4A0BF3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C90335B"/>
    <w:multiLevelType w:val="hybridMultilevel"/>
    <w:tmpl w:val="EC60B3F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3CF11EA5"/>
    <w:multiLevelType w:val="hybridMultilevel"/>
    <w:tmpl w:val="4E9ADADA"/>
    <w:lvl w:ilvl="0" w:tplc="61683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DF05475"/>
    <w:multiLevelType w:val="multilevel"/>
    <w:tmpl w:val="B71EA1F8"/>
    <w:lvl w:ilvl="0">
      <w:start w:val="1"/>
      <w:numFmt w:val="none"/>
      <w:pStyle w:val="NumberLevel1First"/>
      <w:lvlText w:val="1."/>
      <w:lvlJc w:val="left"/>
      <w:pPr>
        <w:tabs>
          <w:tab w:val="num" w:pos="288"/>
        </w:tabs>
        <w:ind w:left="288" w:hanging="288"/>
      </w:pPr>
      <w:rPr>
        <w:rFonts w:ascii="Arial" w:hAnsi="Arial" w:hint="default"/>
        <w:b w:val="0"/>
        <w:i w:val="0"/>
        <w:color w:val="000000"/>
        <w:sz w:val="20"/>
      </w:rPr>
    </w:lvl>
    <w:lvl w:ilvl="1">
      <w:start w:val="2"/>
      <w:numFmt w:val="decimal"/>
      <w:pStyle w:val="NumberLevel1"/>
      <w:lvlText w:val="%2."/>
      <w:lvlJc w:val="left"/>
      <w:pPr>
        <w:tabs>
          <w:tab w:val="num" w:pos="288"/>
        </w:tabs>
        <w:ind w:left="288" w:hanging="288"/>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tabs>
          <w:tab w:val="num" w:pos="720"/>
        </w:tabs>
        <w:ind w:left="720" w:hanging="720"/>
      </w:pPr>
      <w:rPr>
        <w:rFonts w:hint="default"/>
      </w:rPr>
    </w:lvl>
    <w:lvl w:ilvl="3">
      <w:start w:val="1"/>
      <w:numFmt w:val="decimal"/>
      <w:lvlText w:val="%4."/>
      <w:lvlJc w:val="left"/>
      <w:pPr>
        <w:tabs>
          <w:tab w:val="num" w:pos="720"/>
        </w:tabs>
        <w:ind w:left="720" w:hanging="720"/>
      </w:pPr>
      <w:rPr>
        <w:rFonts w:hint="default"/>
      </w:rPr>
    </w:lvl>
    <w:lvl w:ilvl="4">
      <w:start w:val="1"/>
      <w:numFmt w:val="lowerLetter"/>
      <w:lvlText w:val="%5."/>
      <w:lvlJc w:val="left"/>
      <w:pPr>
        <w:tabs>
          <w:tab w:val="num" w:pos="720"/>
        </w:tabs>
        <w:ind w:left="720" w:hanging="720"/>
      </w:pPr>
      <w:rPr>
        <w:rFonts w:hint="default"/>
      </w:rPr>
    </w:lvl>
    <w:lvl w:ilvl="5">
      <w:start w:val="1"/>
      <w:numFmt w:val="lowerRoman"/>
      <w:lvlText w:val="%6."/>
      <w:lvlJc w:val="right"/>
      <w:pPr>
        <w:tabs>
          <w:tab w:val="num" w:pos="720"/>
        </w:tabs>
        <w:ind w:left="720" w:hanging="720"/>
      </w:pPr>
      <w:rPr>
        <w:rFonts w:hint="default"/>
      </w:rPr>
    </w:lvl>
    <w:lvl w:ilvl="6">
      <w:start w:val="1"/>
      <w:numFmt w:val="decimal"/>
      <w:lvlText w:val="%7."/>
      <w:lvlJc w:val="left"/>
      <w:pPr>
        <w:tabs>
          <w:tab w:val="num" w:pos="720"/>
        </w:tabs>
        <w:ind w:left="720" w:hanging="720"/>
      </w:pPr>
      <w:rPr>
        <w:rFonts w:hint="default"/>
      </w:rPr>
    </w:lvl>
    <w:lvl w:ilvl="7">
      <w:start w:val="1"/>
      <w:numFmt w:val="lowerLetter"/>
      <w:lvlText w:val="%8."/>
      <w:lvlJc w:val="left"/>
      <w:pPr>
        <w:tabs>
          <w:tab w:val="num" w:pos="720"/>
        </w:tabs>
        <w:ind w:left="720" w:hanging="720"/>
      </w:pPr>
      <w:rPr>
        <w:rFonts w:hint="default"/>
      </w:rPr>
    </w:lvl>
    <w:lvl w:ilvl="8">
      <w:start w:val="1"/>
      <w:numFmt w:val="lowerRoman"/>
      <w:lvlText w:val="%9."/>
      <w:lvlJc w:val="right"/>
      <w:pPr>
        <w:tabs>
          <w:tab w:val="num" w:pos="720"/>
        </w:tabs>
        <w:ind w:left="720" w:hanging="720"/>
      </w:pPr>
      <w:rPr>
        <w:rFonts w:hint="default"/>
      </w:rPr>
    </w:lvl>
  </w:abstractNum>
  <w:abstractNum w:abstractNumId="83" w15:restartNumberingAfterBreak="0">
    <w:nsid w:val="3E7B364A"/>
    <w:multiLevelType w:val="hybridMultilevel"/>
    <w:tmpl w:val="F8C436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15:restartNumberingAfterBreak="0">
    <w:nsid w:val="3EE52613"/>
    <w:multiLevelType w:val="hybridMultilevel"/>
    <w:tmpl w:val="ABBA9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AB6139"/>
    <w:multiLevelType w:val="multilevel"/>
    <w:tmpl w:val="50960E44"/>
    <w:lvl w:ilvl="0">
      <w:start w:val="1"/>
      <w:numFmt w:val="bullet"/>
      <w:lvlText w:val=""/>
      <w:lvlJc w:val="left"/>
      <w:pPr>
        <w:tabs>
          <w:tab w:val="num" w:pos="720"/>
        </w:tabs>
        <w:ind w:left="720" w:hanging="360"/>
      </w:pPr>
      <w:rPr>
        <w:rFonts w:ascii="Symbol" w:hAnsi="Symbol" w:hint="default"/>
        <w:sz w:val="20"/>
      </w:rPr>
    </w:lvl>
    <w:lvl w:ilvl="1">
      <w:start w:val="1"/>
      <w:numFmt w:val="decimal"/>
      <w:pStyle w:val="Body"/>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884F8E"/>
    <w:multiLevelType w:val="hybridMultilevel"/>
    <w:tmpl w:val="EFB22B3C"/>
    <w:lvl w:ilvl="0" w:tplc="20969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471A620A"/>
    <w:multiLevelType w:val="hybridMultilevel"/>
    <w:tmpl w:val="F5F432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7E31792"/>
    <w:multiLevelType w:val="hybridMultilevel"/>
    <w:tmpl w:val="43A44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A944378"/>
    <w:multiLevelType w:val="hybridMultilevel"/>
    <w:tmpl w:val="4A340C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4BC86E0B"/>
    <w:multiLevelType w:val="hybridMultilevel"/>
    <w:tmpl w:val="2D4C1FBE"/>
    <w:lvl w:ilvl="0" w:tplc="8CCE658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2" w15:restartNumberingAfterBreak="0">
    <w:nsid w:val="4EEC0BC7"/>
    <w:multiLevelType w:val="multilevel"/>
    <w:tmpl w:val="B5C85A24"/>
    <w:lvl w:ilvl="0">
      <w:start w:val="1"/>
      <w:numFmt w:val="decimal"/>
      <w:lvlText w:val="%1."/>
      <w:lvlJc w:val="left"/>
      <w:pPr>
        <w:tabs>
          <w:tab w:val="num" w:pos="720"/>
        </w:tabs>
        <w:ind w:left="720" w:hanging="360"/>
      </w:pPr>
      <w:rPr>
        <w:rFonts w:hint="default"/>
        <w:color w:val="auto"/>
        <w:sz w:val="20"/>
        <w:u w:val="none"/>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5"/>
      <w:numFmt w:val="bullet"/>
      <w:lvlText w:val="-"/>
      <w:lvlJc w:val="left"/>
      <w:pPr>
        <w:ind w:left="3600" w:hanging="360"/>
      </w:pPr>
      <w:rPr>
        <w:rFonts w:ascii="Calibri" w:eastAsia="Times New Roman" w:hAnsi="Calibri"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D272C9"/>
    <w:multiLevelType w:val="hybridMultilevel"/>
    <w:tmpl w:val="379CCCF4"/>
    <w:lvl w:ilvl="0" w:tplc="67CA183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4" w15:restartNumberingAfterBreak="0">
    <w:nsid w:val="4FE54AD2"/>
    <w:multiLevelType w:val="hybridMultilevel"/>
    <w:tmpl w:val="38A6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15D1873"/>
    <w:multiLevelType w:val="hybridMultilevel"/>
    <w:tmpl w:val="75D8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0F4DC3"/>
    <w:multiLevelType w:val="hybridMultilevel"/>
    <w:tmpl w:val="9454C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2816877"/>
    <w:multiLevelType w:val="hybridMultilevel"/>
    <w:tmpl w:val="BEB0F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32E5A36"/>
    <w:multiLevelType w:val="hybridMultilevel"/>
    <w:tmpl w:val="4FA03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C1625F"/>
    <w:multiLevelType w:val="hybridMultilevel"/>
    <w:tmpl w:val="36362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5B375E6"/>
    <w:multiLevelType w:val="multilevel"/>
    <w:tmpl w:val="9BE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1A75C8"/>
    <w:multiLevelType w:val="hybridMultilevel"/>
    <w:tmpl w:val="6C661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73A1F7A"/>
    <w:multiLevelType w:val="hybridMultilevel"/>
    <w:tmpl w:val="116EE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9276B2D"/>
    <w:multiLevelType w:val="hybridMultilevel"/>
    <w:tmpl w:val="B8B80F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4" w15:restartNumberingAfterBreak="0">
    <w:nsid w:val="5DB127BC"/>
    <w:multiLevelType w:val="hybridMultilevel"/>
    <w:tmpl w:val="8612F0A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E8E4407"/>
    <w:multiLevelType w:val="multilevel"/>
    <w:tmpl w:val="F59293DC"/>
    <w:lvl w:ilvl="0">
      <w:start w:val="1"/>
      <w:numFmt w:val="decimal"/>
      <w:pStyle w:val="Heading1"/>
      <w:lvlText w:val="%1"/>
      <w:lvlJc w:val="left"/>
      <w:pPr>
        <w:ind w:left="432" w:hanging="432"/>
      </w:pPr>
      <w:rPr>
        <w:rFonts w:cs="Times New Roman"/>
        <w:color w:val="FFFFFF"/>
      </w:rPr>
    </w:lvl>
    <w:lvl w:ilvl="1">
      <w:start w:val="1"/>
      <w:numFmt w:val="decimal"/>
      <w:pStyle w:val="Heading2"/>
      <w:lvlText w:val="%1.%2"/>
      <w:lvlJc w:val="left"/>
      <w:pPr>
        <w:ind w:left="576" w:hanging="576"/>
      </w:pPr>
      <w:rPr>
        <w:rFonts w:asciiTheme="minorHAnsi" w:hAnsiTheme="minorHAnsi" w:cstheme="minorHAnsi" w:hint="default"/>
        <w:b/>
        <w:sz w:val="22"/>
        <w:szCs w:val="18"/>
      </w:rPr>
    </w:lvl>
    <w:lvl w:ilvl="2">
      <w:start w:val="1"/>
      <w:numFmt w:val="decimal"/>
      <w:lvlText w:val="%1.%2.%3"/>
      <w:lvlJc w:val="left"/>
      <w:pPr>
        <w:ind w:left="3330" w:hanging="720"/>
      </w:pPr>
      <w:rPr>
        <w:rFonts w:ascii="Calibri" w:hAnsi="Calibri" w:cs="Calibri" w:hint="default"/>
        <w:b/>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06" w15:restartNumberingAfterBreak="0">
    <w:nsid w:val="600B6089"/>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961E66"/>
    <w:multiLevelType w:val="hybridMultilevel"/>
    <w:tmpl w:val="C32631BE"/>
    <w:lvl w:ilvl="0" w:tplc="A274CFDC">
      <w:start w:val="1"/>
      <w:numFmt w:val="bullet"/>
      <w:lvlText w:val=""/>
      <w:lvlJc w:val="left"/>
      <w:pPr>
        <w:tabs>
          <w:tab w:val="num" w:pos="720"/>
        </w:tabs>
        <w:ind w:left="720" w:hanging="360"/>
      </w:pPr>
      <w:rPr>
        <w:rFonts w:ascii="Wingdings" w:hAnsi="Wingdings" w:hint="default"/>
      </w:rPr>
    </w:lvl>
    <w:lvl w:ilvl="1" w:tplc="E918ECA4">
      <w:start w:val="1"/>
      <w:numFmt w:val="bullet"/>
      <w:lvlText w:val=""/>
      <w:lvlJc w:val="left"/>
      <w:pPr>
        <w:tabs>
          <w:tab w:val="num" w:pos="1440"/>
        </w:tabs>
        <w:ind w:left="1440" w:hanging="360"/>
      </w:pPr>
      <w:rPr>
        <w:rFonts w:ascii="Wingdings" w:hAnsi="Wingdings" w:hint="default"/>
      </w:rPr>
    </w:lvl>
    <w:lvl w:ilvl="2" w:tplc="D132292A" w:tentative="1">
      <w:start w:val="1"/>
      <w:numFmt w:val="bullet"/>
      <w:lvlText w:val=""/>
      <w:lvlJc w:val="left"/>
      <w:pPr>
        <w:tabs>
          <w:tab w:val="num" w:pos="2160"/>
        </w:tabs>
        <w:ind w:left="2160" w:hanging="360"/>
      </w:pPr>
      <w:rPr>
        <w:rFonts w:ascii="Wingdings" w:hAnsi="Wingdings" w:hint="default"/>
      </w:rPr>
    </w:lvl>
    <w:lvl w:ilvl="3" w:tplc="9342C736" w:tentative="1">
      <w:start w:val="1"/>
      <w:numFmt w:val="bullet"/>
      <w:lvlText w:val=""/>
      <w:lvlJc w:val="left"/>
      <w:pPr>
        <w:tabs>
          <w:tab w:val="num" w:pos="2880"/>
        </w:tabs>
        <w:ind w:left="2880" w:hanging="360"/>
      </w:pPr>
      <w:rPr>
        <w:rFonts w:ascii="Wingdings" w:hAnsi="Wingdings" w:hint="default"/>
      </w:rPr>
    </w:lvl>
    <w:lvl w:ilvl="4" w:tplc="0170951A" w:tentative="1">
      <w:start w:val="1"/>
      <w:numFmt w:val="bullet"/>
      <w:lvlText w:val=""/>
      <w:lvlJc w:val="left"/>
      <w:pPr>
        <w:tabs>
          <w:tab w:val="num" w:pos="3600"/>
        </w:tabs>
        <w:ind w:left="3600" w:hanging="360"/>
      </w:pPr>
      <w:rPr>
        <w:rFonts w:ascii="Wingdings" w:hAnsi="Wingdings" w:hint="default"/>
      </w:rPr>
    </w:lvl>
    <w:lvl w:ilvl="5" w:tplc="AC58177C" w:tentative="1">
      <w:start w:val="1"/>
      <w:numFmt w:val="bullet"/>
      <w:lvlText w:val=""/>
      <w:lvlJc w:val="left"/>
      <w:pPr>
        <w:tabs>
          <w:tab w:val="num" w:pos="4320"/>
        </w:tabs>
        <w:ind w:left="4320" w:hanging="360"/>
      </w:pPr>
      <w:rPr>
        <w:rFonts w:ascii="Wingdings" w:hAnsi="Wingdings" w:hint="default"/>
      </w:rPr>
    </w:lvl>
    <w:lvl w:ilvl="6" w:tplc="534294EE" w:tentative="1">
      <w:start w:val="1"/>
      <w:numFmt w:val="bullet"/>
      <w:lvlText w:val=""/>
      <w:lvlJc w:val="left"/>
      <w:pPr>
        <w:tabs>
          <w:tab w:val="num" w:pos="5040"/>
        </w:tabs>
        <w:ind w:left="5040" w:hanging="360"/>
      </w:pPr>
      <w:rPr>
        <w:rFonts w:ascii="Wingdings" w:hAnsi="Wingdings" w:hint="default"/>
      </w:rPr>
    </w:lvl>
    <w:lvl w:ilvl="7" w:tplc="F760C85C" w:tentative="1">
      <w:start w:val="1"/>
      <w:numFmt w:val="bullet"/>
      <w:lvlText w:val=""/>
      <w:lvlJc w:val="left"/>
      <w:pPr>
        <w:tabs>
          <w:tab w:val="num" w:pos="5760"/>
        </w:tabs>
        <w:ind w:left="5760" w:hanging="360"/>
      </w:pPr>
      <w:rPr>
        <w:rFonts w:ascii="Wingdings" w:hAnsi="Wingdings" w:hint="default"/>
      </w:rPr>
    </w:lvl>
    <w:lvl w:ilvl="8" w:tplc="1654F826"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615B355A"/>
    <w:multiLevelType w:val="hybridMultilevel"/>
    <w:tmpl w:val="B9826252"/>
    <w:lvl w:ilvl="0" w:tplc="EBF6F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1802DED"/>
    <w:multiLevelType w:val="hybridMultilevel"/>
    <w:tmpl w:val="B7361CEC"/>
    <w:lvl w:ilvl="0" w:tplc="15B2C52C">
      <w:start w:val="1"/>
      <w:numFmt w:val="decimal"/>
      <w:lvlText w:val="%1."/>
      <w:lvlJc w:val="left"/>
      <w:pPr>
        <w:ind w:left="810" w:hanging="360"/>
      </w:pPr>
      <w:rPr>
        <w:rFonts w:cs="Times New Roman"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0" w15:restartNumberingAfterBreak="0">
    <w:nsid w:val="632719DE"/>
    <w:multiLevelType w:val="hybridMultilevel"/>
    <w:tmpl w:val="55C01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37D78E2"/>
    <w:multiLevelType w:val="hybridMultilevel"/>
    <w:tmpl w:val="3392B06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A2184C"/>
    <w:multiLevelType w:val="hybridMultilevel"/>
    <w:tmpl w:val="AC24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9E3EE5"/>
    <w:multiLevelType w:val="hybridMultilevel"/>
    <w:tmpl w:val="6DA240D6"/>
    <w:lvl w:ilvl="0" w:tplc="B45CDD3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4" w15:restartNumberingAfterBreak="0">
    <w:nsid w:val="64CC227B"/>
    <w:multiLevelType w:val="hybridMultilevel"/>
    <w:tmpl w:val="42341968"/>
    <w:lvl w:ilvl="0" w:tplc="04090019">
      <w:start w:val="1"/>
      <w:numFmt w:val="lowerLetter"/>
      <w:lvlText w:val="%1."/>
      <w:lvlJc w:val="left"/>
      <w:pPr>
        <w:ind w:left="1440" w:hanging="360"/>
      </w:pPr>
      <w:rPr>
        <w:rFonts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64D45E6A"/>
    <w:multiLevelType w:val="hybridMultilevel"/>
    <w:tmpl w:val="A4946A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657B7240"/>
    <w:multiLevelType w:val="hybridMultilevel"/>
    <w:tmpl w:val="D9808B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67CA6B42"/>
    <w:multiLevelType w:val="hybridMultilevel"/>
    <w:tmpl w:val="07521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8683686"/>
    <w:multiLevelType w:val="hybridMultilevel"/>
    <w:tmpl w:val="42A6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8BA727F"/>
    <w:multiLevelType w:val="hybridMultilevel"/>
    <w:tmpl w:val="178EF1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692B5DBF"/>
    <w:multiLevelType w:val="hybridMultilevel"/>
    <w:tmpl w:val="497A3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15:restartNumberingAfterBreak="0">
    <w:nsid w:val="69B51DAD"/>
    <w:multiLevelType w:val="multilevel"/>
    <w:tmpl w:val="B5C85A24"/>
    <w:lvl w:ilvl="0">
      <w:start w:val="1"/>
      <w:numFmt w:val="decimal"/>
      <w:lvlText w:val="%1."/>
      <w:lvlJc w:val="left"/>
      <w:pPr>
        <w:tabs>
          <w:tab w:val="num" w:pos="720"/>
        </w:tabs>
        <w:ind w:left="720" w:hanging="360"/>
      </w:pPr>
      <w:rPr>
        <w:rFonts w:hint="default"/>
        <w:color w:val="auto"/>
        <w:sz w:val="20"/>
        <w:u w:val="none"/>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5"/>
      <w:numFmt w:val="bullet"/>
      <w:lvlText w:val="-"/>
      <w:lvlJc w:val="left"/>
      <w:pPr>
        <w:ind w:left="3600" w:hanging="360"/>
      </w:pPr>
      <w:rPr>
        <w:rFonts w:ascii="Calibri" w:eastAsia="Times New Roman" w:hAnsi="Calibri"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DF6CD1"/>
    <w:multiLevelType w:val="hybridMultilevel"/>
    <w:tmpl w:val="98AA3AD4"/>
    <w:lvl w:ilvl="0" w:tplc="6810BE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3" w15:restartNumberingAfterBreak="0">
    <w:nsid w:val="6B0C671F"/>
    <w:multiLevelType w:val="hybridMultilevel"/>
    <w:tmpl w:val="B1E4F6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CD57867"/>
    <w:multiLevelType w:val="hybridMultilevel"/>
    <w:tmpl w:val="C7E4F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6" w15:restartNumberingAfterBreak="0">
    <w:nsid w:val="6F111E9D"/>
    <w:multiLevelType w:val="hybridMultilevel"/>
    <w:tmpl w:val="62FE4838"/>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6F863C60"/>
    <w:multiLevelType w:val="hybridMultilevel"/>
    <w:tmpl w:val="42341968"/>
    <w:lvl w:ilvl="0" w:tplc="04090019">
      <w:start w:val="1"/>
      <w:numFmt w:val="lowerLetter"/>
      <w:lvlText w:val="%1."/>
      <w:lvlJc w:val="left"/>
      <w:pPr>
        <w:ind w:left="1440" w:hanging="360"/>
      </w:pPr>
      <w:rPr>
        <w:rFonts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1157006"/>
    <w:multiLevelType w:val="hybridMultilevel"/>
    <w:tmpl w:val="CCAC6934"/>
    <w:lvl w:ilvl="0" w:tplc="0A34B9B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9" w15:restartNumberingAfterBreak="0">
    <w:nsid w:val="71214C5C"/>
    <w:multiLevelType w:val="hybridMultilevel"/>
    <w:tmpl w:val="5E3EDEE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3C764B3"/>
    <w:multiLevelType w:val="hybridMultilevel"/>
    <w:tmpl w:val="F49CA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03456C"/>
    <w:multiLevelType w:val="hybridMultilevel"/>
    <w:tmpl w:val="4A7E1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587153E"/>
    <w:multiLevelType w:val="hybridMultilevel"/>
    <w:tmpl w:val="EA1A9DF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77845C55"/>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A54529"/>
    <w:multiLevelType w:val="hybridMultilevel"/>
    <w:tmpl w:val="1332A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AAB5575"/>
    <w:multiLevelType w:val="hybridMultilevel"/>
    <w:tmpl w:val="442CB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D115079"/>
    <w:multiLevelType w:val="hybridMultilevel"/>
    <w:tmpl w:val="0EB2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DDE7E6B"/>
    <w:multiLevelType w:val="hybridMultilevel"/>
    <w:tmpl w:val="1150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DE21979"/>
    <w:multiLevelType w:val="hybridMultilevel"/>
    <w:tmpl w:val="C28AAB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7F1228AA"/>
    <w:multiLevelType w:val="multilevel"/>
    <w:tmpl w:val="3C5C02AA"/>
    <w:lvl w:ilvl="0">
      <w:start w:val="1"/>
      <w:numFmt w:val="decimal"/>
      <w:lvlText w:val="%1."/>
      <w:lvlJc w:val="left"/>
      <w:pPr>
        <w:tabs>
          <w:tab w:val="num" w:pos="720"/>
        </w:tabs>
        <w:ind w:left="720" w:hanging="360"/>
      </w:pPr>
      <w:rPr>
        <w:rFonts w:hint="default"/>
        <w:color w:val="auto"/>
        <w:sz w:val="20"/>
        <w:u w:val="none"/>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5"/>
  </w:num>
  <w:num w:numId="2">
    <w:abstractNumId w:val="7"/>
  </w:num>
  <w:num w:numId="3">
    <w:abstractNumId w:val="51"/>
  </w:num>
  <w:num w:numId="4">
    <w:abstractNumId w:val="125"/>
  </w:num>
  <w:num w:numId="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7"/>
  </w:num>
  <w:num w:numId="7">
    <w:abstractNumId w:val="82"/>
  </w:num>
  <w:num w:numId="8">
    <w:abstractNumId w:val="47"/>
  </w:num>
  <w:num w:numId="9">
    <w:abstractNumId w:val="39"/>
  </w:num>
  <w:num w:numId="10">
    <w:abstractNumId w:val="108"/>
  </w:num>
  <w:num w:numId="11">
    <w:abstractNumId w:val="137"/>
  </w:num>
  <w:num w:numId="12">
    <w:abstractNumId w:val="10"/>
  </w:num>
  <w:num w:numId="13">
    <w:abstractNumId w:val="55"/>
  </w:num>
  <w:num w:numId="14">
    <w:abstractNumId w:val="23"/>
  </w:num>
  <w:num w:numId="15">
    <w:abstractNumId w:val="12"/>
  </w:num>
  <w:num w:numId="16">
    <w:abstractNumId w:val="30"/>
  </w:num>
  <w:num w:numId="17">
    <w:abstractNumId w:val="27"/>
  </w:num>
  <w:num w:numId="18">
    <w:abstractNumId w:val="59"/>
  </w:num>
  <w:num w:numId="19">
    <w:abstractNumId w:val="24"/>
  </w:num>
  <w:num w:numId="20">
    <w:abstractNumId w:val="90"/>
  </w:num>
  <w:num w:numId="21">
    <w:abstractNumId w:val="54"/>
  </w:num>
  <w:num w:numId="22">
    <w:abstractNumId w:val="126"/>
  </w:num>
  <w:num w:numId="23">
    <w:abstractNumId w:val="104"/>
  </w:num>
  <w:num w:numId="24">
    <w:abstractNumId w:val="35"/>
  </w:num>
  <w:num w:numId="25">
    <w:abstractNumId w:val="132"/>
  </w:num>
  <w:num w:numId="26">
    <w:abstractNumId w:val="119"/>
  </w:num>
  <w:num w:numId="27">
    <w:abstractNumId w:val="66"/>
  </w:num>
  <w:num w:numId="28">
    <w:abstractNumId w:val="32"/>
  </w:num>
  <w:num w:numId="29">
    <w:abstractNumId w:val="116"/>
  </w:num>
  <w:num w:numId="30">
    <w:abstractNumId w:val="37"/>
  </w:num>
  <w:num w:numId="31">
    <w:abstractNumId w:val="14"/>
  </w:num>
  <w:num w:numId="32">
    <w:abstractNumId w:val="50"/>
  </w:num>
  <w:num w:numId="33">
    <w:abstractNumId w:val="73"/>
  </w:num>
  <w:num w:numId="34">
    <w:abstractNumId w:val="11"/>
  </w:num>
  <w:num w:numId="35">
    <w:abstractNumId w:val="79"/>
  </w:num>
  <w:num w:numId="36">
    <w:abstractNumId w:val="102"/>
  </w:num>
  <w:num w:numId="37">
    <w:abstractNumId w:val="107"/>
  </w:num>
  <w:num w:numId="38">
    <w:abstractNumId w:val="43"/>
  </w:num>
  <w:num w:numId="39">
    <w:abstractNumId w:val="98"/>
  </w:num>
  <w:num w:numId="40">
    <w:abstractNumId w:val="71"/>
  </w:num>
  <w:num w:numId="41">
    <w:abstractNumId w:val="89"/>
  </w:num>
  <w:num w:numId="4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8"/>
  </w:num>
  <w:num w:numId="44">
    <w:abstractNumId w:val="81"/>
  </w:num>
  <w:num w:numId="45">
    <w:abstractNumId w:val="100"/>
  </w:num>
  <w:num w:numId="46">
    <w:abstractNumId w:val="106"/>
  </w:num>
  <w:num w:numId="47">
    <w:abstractNumId w:val="76"/>
  </w:num>
  <w:num w:numId="48">
    <w:abstractNumId w:val="25"/>
  </w:num>
  <w:num w:numId="49">
    <w:abstractNumId w:val="96"/>
  </w:num>
  <w:num w:numId="50">
    <w:abstractNumId w:val="29"/>
  </w:num>
  <w:num w:numId="51">
    <w:abstractNumId w:val="40"/>
  </w:num>
  <w:num w:numId="52">
    <w:abstractNumId w:val="109"/>
  </w:num>
  <w:num w:numId="53">
    <w:abstractNumId w:val="128"/>
  </w:num>
  <w:num w:numId="54">
    <w:abstractNumId w:val="8"/>
  </w:num>
  <w:num w:numId="55">
    <w:abstractNumId w:val="41"/>
  </w:num>
  <w:num w:numId="56">
    <w:abstractNumId w:val="42"/>
  </w:num>
  <w:num w:numId="57">
    <w:abstractNumId w:val="105"/>
    <w:lvlOverride w:ilvl="0">
      <w:startOverride w:val="10"/>
    </w:lvlOverride>
    <w:lvlOverride w:ilvl="1">
      <w:startOverride w:val="1"/>
    </w:lvlOverride>
  </w:num>
  <w:num w:numId="58">
    <w:abstractNumId w:val="56"/>
  </w:num>
  <w:num w:numId="59">
    <w:abstractNumId w:val="63"/>
  </w:num>
  <w:num w:numId="6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0"/>
  </w:num>
  <w:num w:numId="62">
    <w:abstractNumId w:val="103"/>
  </w:num>
  <w:num w:numId="63">
    <w:abstractNumId w:val="94"/>
  </w:num>
  <w:num w:numId="64">
    <w:abstractNumId w:val="134"/>
  </w:num>
  <w:num w:numId="65">
    <w:abstractNumId w:val="70"/>
  </w:num>
  <w:num w:numId="66">
    <w:abstractNumId w:val="101"/>
  </w:num>
  <w:num w:numId="67">
    <w:abstractNumId w:val="114"/>
  </w:num>
  <w:num w:numId="68">
    <w:abstractNumId w:val="127"/>
  </w:num>
  <w:num w:numId="69">
    <w:abstractNumId w:val="69"/>
  </w:num>
  <w:num w:numId="70">
    <w:abstractNumId w:val="99"/>
  </w:num>
  <w:num w:numId="71">
    <w:abstractNumId w:val="44"/>
  </w:num>
  <w:num w:numId="72">
    <w:abstractNumId w:val="118"/>
  </w:num>
  <w:num w:numId="73">
    <w:abstractNumId w:val="139"/>
  </w:num>
  <w:num w:numId="74">
    <w:abstractNumId w:val="34"/>
  </w:num>
  <w:num w:numId="75">
    <w:abstractNumId w:val="16"/>
  </w:num>
  <w:num w:numId="76">
    <w:abstractNumId w:val="58"/>
  </w:num>
  <w:num w:numId="77">
    <w:abstractNumId w:val="18"/>
  </w:num>
  <w:num w:numId="78">
    <w:abstractNumId w:val="36"/>
  </w:num>
  <w:num w:numId="79">
    <w:abstractNumId w:val="121"/>
  </w:num>
  <w:num w:numId="80">
    <w:abstractNumId w:val="78"/>
  </w:num>
  <w:num w:numId="81">
    <w:abstractNumId w:val="120"/>
  </w:num>
  <w:num w:numId="82">
    <w:abstractNumId w:val="77"/>
  </w:num>
  <w:num w:numId="83">
    <w:abstractNumId w:val="86"/>
  </w:num>
  <w:num w:numId="84">
    <w:abstractNumId w:val="19"/>
  </w:num>
  <w:num w:numId="85">
    <w:abstractNumId w:val="75"/>
  </w:num>
  <w:num w:numId="86">
    <w:abstractNumId w:val="67"/>
  </w:num>
  <w:num w:numId="87">
    <w:abstractNumId w:val="133"/>
  </w:num>
  <w:num w:numId="88">
    <w:abstractNumId w:val="84"/>
  </w:num>
  <w:num w:numId="89">
    <w:abstractNumId w:val="13"/>
  </w:num>
  <w:num w:numId="90">
    <w:abstractNumId w:val="72"/>
  </w:num>
  <w:num w:numId="91">
    <w:abstractNumId w:val="68"/>
  </w:num>
  <w:num w:numId="92">
    <w:abstractNumId w:val="21"/>
  </w:num>
  <w:num w:numId="93">
    <w:abstractNumId w:val="92"/>
  </w:num>
  <w:num w:numId="94">
    <w:abstractNumId w:val="31"/>
  </w:num>
  <w:num w:numId="95">
    <w:abstractNumId w:val="33"/>
  </w:num>
  <w:num w:numId="96">
    <w:abstractNumId w:val="46"/>
  </w:num>
  <w:num w:numId="97">
    <w:abstractNumId w:val="38"/>
  </w:num>
  <w:num w:numId="98">
    <w:abstractNumId w:val="105"/>
  </w:num>
  <w:num w:numId="99">
    <w:abstractNumId w:val="105"/>
  </w:num>
  <w:num w:numId="100">
    <w:abstractNumId w:val="65"/>
  </w:num>
  <w:num w:numId="101">
    <w:abstractNumId w:val="97"/>
  </w:num>
  <w:num w:numId="102">
    <w:abstractNumId w:val="61"/>
  </w:num>
  <w:num w:numId="103">
    <w:abstractNumId w:val="124"/>
  </w:num>
  <w:num w:numId="104">
    <w:abstractNumId w:val="131"/>
  </w:num>
  <w:num w:numId="105">
    <w:abstractNumId w:val="53"/>
  </w:num>
  <w:num w:numId="106">
    <w:abstractNumId w:val="117"/>
  </w:num>
  <w:num w:numId="107">
    <w:abstractNumId w:val="9"/>
  </w:num>
  <w:num w:numId="108">
    <w:abstractNumId w:val="49"/>
  </w:num>
  <w:num w:numId="109">
    <w:abstractNumId w:val="83"/>
  </w:num>
  <w:num w:numId="110">
    <w:abstractNumId w:val="52"/>
  </w:num>
  <w:num w:numId="111">
    <w:abstractNumId w:val="129"/>
  </w:num>
  <w:num w:numId="112">
    <w:abstractNumId w:val="62"/>
  </w:num>
  <w:num w:numId="113">
    <w:abstractNumId w:val="115"/>
  </w:num>
  <w:num w:numId="114">
    <w:abstractNumId w:val="74"/>
  </w:num>
  <w:num w:numId="115">
    <w:abstractNumId w:val="17"/>
  </w:num>
  <w:num w:numId="116">
    <w:abstractNumId w:val="135"/>
  </w:num>
  <w:num w:numId="117">
    <w:abstractNumId w:val="88"/>
  </w:num>
  <w:num w:numId="118">
    <w:abstractNumId w:val="60"/>
  </w:num>
  <w:num w:numId="119">
    <w:abstractNumId w:val="123"/>
  </w:num>
  <w:num w:numId="120">
    <w:abstractNumId w:val="110"/>
  </w:num>
  <w:num w:numId="121">
    <w:abstractNumId w:val="130"/>
  </w:num>
  <w:num w:numId="122">
    <w:abstractNumId w:val="136"/>
  </w:num>
  <w:num w:numId="123">
    <w:abstractNumId w:val="113"/>
  </w:num>
  <w:num w:numId="124">
    <w:abstractNumId w:val="122"/>
  </w:num>
  <w:num w:numId="125">
    <w:abstractNumId w:val="91"/>
  </w:num>
  <w:num w:numId="126">
    <w:abstractNumId w:val="93"/>
  </w:num>
  <w:num w:numId="127">
    <w:abstractNumId w:val="22"/>
  </w:num>
  <w:num w:numId="128">
    <w:abstractNumId w:val="45"/>
  </w:num>
  <w:num w:numId="129">
    <w:abstractNumId w:val="85"/>
  </w:num>
  <w:num w:numId="13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12"/>
  </w:num>
  <w:num w:numId="132">
    <w:abstractNumId w:val="57"/>
  </w:num>
  <w:num w:numId="133">
    <w:abstractNumId w:val="26"/>
  </w:num>
  <w:num w:numId="134">
    <w:abstractNumId w:val="28"/>
  </w:num>
  <w:num w:numId="135">
    <w:abstractNumId w:val="105"/>
  </w:num>
  <w:num w:numId="136">
    <w:abstractNumId w:val="15"/>
  </w:num>
  <w:num w:numId="137">
    <w:abstractNumId w:val="95"/>
  </w:num>
  <w:num w:numId="138">
    <w:abstractNumId w:val="20"/>
  </w:num>
  <w:num w:numId="139">
    <w:abstractNumId w:val="111"/>
  </w:num>
  <w:num w:numId="140">
    <w:abstractNumId w:val="138"/>
  </w:num>
  <w:numIdMacAtCleanup w:val="1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YBAGE\arunkumarj">
    <w15:presenceInfo w15:providerId="None" w15:userId="CYBAGE\arunkumarj"/>
  </w15:person>
  <w15:person w15:author="Gajanan Patil">
    <w15:presenceInfo w15:providerId="AD" w15:userId="S-1-5-21-1343024091-1637723038-725345543-19966"/>
  </w15:person>
  <w15:person w15:author="CYBAGE\gajananp">
    <w15:presenceInfo w15:providerId="None" w15:userId="CYBAGE\gajanan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hideSpellingErrors/>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0"/>
  <w:activeWritingStyle w:appName="MSWord" w:lang="en-GB" w:vendorID="64" w:dllVersion="131078" w:nlCheck="1" w:checkStyle="0"/>
  <w:activeWritingStyle w:appName="MSWord" w:lang="en-AU" w:vendorID="64" w:dllVersion="131078" w:nlCheck="1" w:checkStyle="0"/>
  <w:activeWritingStyle w:appName="MSWord" w:lang="en-IN" w:vendorID="64" w:dllVersion="131078" w:nlCheck="1" w:checkStyle="0"/>
  <w:defaultTabStop w:val="720"/>
  <w:drawingGridHorizontalSpacing w:val="100"/>
  <w:displayHorizontalDrawingGridEvery w:val="2"/>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2BA"/>
    <w:rsid w:val="0000054D"/>
    <w:rsid w:val="00000A3A"/>
    <w:rsid w:val="00000E75"/>
    <w:rsid w:val="00000FB6"/>
    <w:rsid w:val="0000125C"/>
    <w:rsid w:val="0000164A"/>
    <w:rsid w:val="0000221C"/>
    <w:rsid w:val="000029D8"/>
    <w:rsid w:val="00002D62"/>
    <w:rsid w:val="0000378A"/>
    <w:rsid w:val="00003E6D"/>
    <w:rsid w:val="00004260"/>
    <w:rsid w:val="000043DD"/>
    <w:rsid w:val="00004491"/>
    <w:rsid w:val="00004A34"/>
    <w:rsid w:val="00004C51"/>
    <w:rsid w:val="000053A6"/>
    <w:rsid w:val="00005A13"/>
    <w:rsid w:val="00005F7D"/>
    <w:rsid w:val="00006194"/>
    <w:rsid w:val="000063A8"/>
    <w:rsid w:val="000067E3"/>
    <w:rsid w:val="0000699E"/>
    <w:rsid w:val="00006CBC"/>
    <w:rsid w:val="00006CDD"/>
    <w:rsid w:val="000072D2"/>
    <w:rsid w:val="00007513"/>
    <w:rsid w:val="00007569"/>
    <w:rsid w:val="00007AD8"/>
    <w:rsid w:val="00007D8A"/>
    <w:rsid w:val="0001013C"/>
    <w:rsid w:val="0001014A"/>
    <w:rsid w:val="00010414"/>
    <w:rsid w:val="00010AFA"/>
    <w:rsid w:val="00010BE5"/>
    <w:rsid w:val="00010D44"/>
    <w:rsid w:val="0001112F"/>
    <w:rsid w:val="000111E6"/>
    <w:rsid w:val="0001240D"/>
    <w:rsid w:val="000126E3"/>
    <w:rsid w:val="0001277E"/>
    <w:rsid w:val="0001287F"/>
    <w:rsid w:val="00012BFC"/>
    <w:rsid w:val="00012CAE"/>
    <w:rsid w:val="00013185"/>
    <w:rsid w:val="00013918"/>
    <w:rsid w:val="000139CE"/>
    <w:rsid w:val="00013AEC"/>
    <w:rsid w:val="00013E83"/>
    <w:rsid w:val="00013F2D"/>
    <w:rsid w:val="0001408A"/>
    <w:rsid w:val="000140DC"/>
    <w:rsid w:val="0001445C"/>
    <w:rsid w:val="000151AD"/>
    <w:rsid w:val="00015860"/>
    <w:rsid w:val="000159FC"/>
    <w:rsid w:val="00015B9A"/>
    <w:rsid w:val="00015CF7"/>
    <w:rsid w:val="00015FA4"/>
    <w:rsid w:val="00016413"/>
    <w:rsid w:val="00016715"/>
    <w:rsid w:val="0001678F"/>
    <w:rsid w:val="000167AA"/>
    <w:rsid w:val="000176DF"/>
    <w:rsid w:val="00020125"/>
    <w:rsid w:val="00020D5D"/>
    <w:rsid w:val="0002108F"/>
    <w:rsid w:val="00021857"/>
    <w:rsid w:val="000219E1"/>
    <w:rsid w:val="00022A26"/>
    <w:rsid w:val="000231DC"/>
    <w:rsid w:val="00023388"/>
    <w:rsid w:val="00023991"/>
    <w:rsid w:val="00024399"/>
    <w:rsid w:val="00024454"/>
    <w:rsid w:val="000244F0"/>
    <w:rsid w:val="00024790"/>
    <w:rsid w:val="00024A8B"/>
    <w:rsid w:val="000258DC"/>
    <w:rsid w:val="00025AAA"/>
    <w:rsid w:val="000261BB"/>
    <w:rsid w:val="0002639E"/>
    <w:rsid w:val="0002683C"/>
    <w:rsid w:val="0002685E"/>
    <w:rsid w:val="00026A92"/>
    <w:rsid w:val="00026B9C"/>
    <w:rsid w:val="00026BD0"/>
    <w:rsid w:val="00026D84"/>
    <w:rsid w:val="00026FBB"/>
    <w:rsid w:val="00027094"/>
    <w:rsid w:val="0002735F"/>
    <w:rsid w:val="0002737A"/>
    <w:rsid w:val="0002777B"/>
    <w:rsid w:val="000278FA"/>
    <w:rsid w:val="00027D40"/>
    <w:rsid w:val="00030FCE"/>
    <w:rsid w:val="000318B3"/>
    <w:rsid w:val="00031D15"/>
    <w:rsid w:val="00031E08"/>
    <w:rsid w:val="00032B75"/>
    <w:rsid w:val="00032C03"/>
    <w:rsid w:val="00032DD5"/>
    <w:rsid w:val="00032FC2"/>
    <w:rsid w:val="000335DD"/>
    <w:rsid w:val="00033C5F"/>
    <w:rsid w:val="000342BF"/>
    <w:rsid w:val="0003462B"/>
    <w:rsid w:val="00034B90"/>
    <w:rsid w:val="00034C39"/>
    <w:rsid w:val="00034F4F"/>
    <w:rsid w:val="00034FD9"/>
    <w:rsid w:val="00035090"/>
    <w:rsid w:val="00035135"/>
    <w:rsid w:val="00035752"/>
    <w:rsid w:val="00035B58"/>
    <w:rsid w:val="0003627B"/>
    <w:rsid w:val="00040300"/>
    <w:rsid w:val="00040C8A"/>
    <w:rsid w:val="0004172F"/>
    <w:rsid w:val="000418FB"/>
    <w:rsid w:val="00041A98"/>
    <w:rsid w:val="00041BF6"/>
    <w:rsid w:val="00041D4B"/>
    <w:rsid w:val="0004277E"/>
    <w:rsid w:val="000428FC"/>
    <w:rsid w:val="00042949"/>
    <w:rsid w:val="00042E92"/>
    <w:rsid w:val="00042F06"/>
    <w:rsid w:val="00043066"/>
    <w:rsid w:val="00043DD7"/>
    <w:rsid w:val="000444E3"/>
    <w:rsid w:val="00044673"/>
    <w:rsid w:val="00044684"/>
    <w:rsid w:val="0004481E"/>
    <w:rsid w:val="00044A69"/>
    <w:rsid w:val="00044B5F"/>
    <w:rsid w:val="00044C17"/>
    <w:rsid w:val="00044C4F"/>
    <w:rsid w:val="000451D4"/>
    <w:rsid w:val="00045FC5"/>
    <w:rsid w:val="00046514"/>
    <w:rsid w:val="00046899"/>
    <w:rsid w:val="0004689F"/>
    <w:rsid w:val="000469C7"/>
    <w:rsid w:val="00046D43"/>
    <w:rsid w:val="00047107"/>
    <w:rsid w:val="00047466"/>
    <w:rsid w:val="00047F21"/>
    <w:rsid w:val="00050BC7"/>
    <w:rsid w:val="00052131"/>
    <w:rsid w:val="00052F66"/>
    <w:rsid w:val="00052FAD"/>
    <w:rsid w:val="000537EF"/>
    <w:rsid w:val="000540BA"/>
    <w:rsid w:val="000540F2"/>
    <w:rsid w:val="00054773"/>
    <w:rsid w:val="000547AB"/>
    <w:rsid w:val="000549C2"/>
    <w:rsid w:val="000551C9"/>
    <w:rsid w:val="00055223"/>
    <w:rsid w:val="00056114"/>
    <w:rsid w:val="00056A47"/>
    <w:rsid w:val="00057473"/>
    <w:rsid w:val="00057B91"/>
    <w:rsid w:val="00057CFC"/>
    <w:rsid w:val="00057F00"/>
    <w:rsid w:val="0006003C"/>
    <w:rsid w:val="00060849"/>
    <w:rsid w:val="00060879"/>
    <w:rsid w:val="00060982"/>
    <w:rsid w:val="00060EF9"/>
    <w:rsid w:val="00061048"/>
    <w:rsid w:val="0006191B"/>
    <w:rsid w:val="00061976"/>
    <w:rsid w:val="00061A88"/>
    <w:rsid w:val="00061BDF"/>
    <w:rsid w:val="00061D0F"/>
    <w:rsid w:val="00061D65"/>
    <w:rsid w:val="00061EDD"/>
    <w:rsid w:val="00061FE9"/>
    <w:rsid w:val="000623E4"/>
    <w:rsid w:val="0006249C"/>
    <w:rsid w:val="000626F4"/>
    <w:rsid w:val="00062737"/>
    <w:rsid w:val="00062C8F"/>
    <w:rsid w:val="000635E3"/>
    <w:rsid w:val="00063691"/>
    <w:rsid w:val="0006388C"/>
    <w:rsid w:val="00063933"/>
    <w:rsid w:val="000641B8"/>
    <w:rsid w:val="00064795"/>
    <w:rsid w:val="0006497A"/>
    <w:rsid w:val="00064A49"/>
    <w:rsid w:val="00064B23"/>
    <w:rsid w:val="00065BAF"/>
    <w:rsid w:val="00065E83"/>
    <w:rsid w:val="00066002"/>
    <w:rsid w:val="000661C0"/>
    <w:rsid w:val="00066815"/>
    <w:rsid w:val="00066AF5"/>
    <w:rsid w:val="00066E46"/>
    <w:rsid w:val="00067E46"/>
    <w:rsid w:val="00070142"/>
    <w:rsid w:val="00070576"/>
    <w:rsid w:val="00070858"/>
    <w:rsid w:val="00070A25"/>
    <w:rsid w:val="00070A8D"/>
    <w:rsid w:val="00070B59"/>
    <w:rsid w:val="000710A1"/>
    <w:rsid w:val="00071186"/>
    <w:rsid w:val="00071F2F"/>
    <w:rsid w:val="000733AE"/>
    <w:rsid w:val="000739C3"/>
    <w:rsid w:val="00074763"/>
    <w:rsid w:val="00075111"/>
    <w:rsid w:val="0007524A"/>
    <w:rsid w:val="00075B43"/>
    <w:rsid w:val="0007608C"/>
    <w:rsid w:val="00076116"/>
    <w:rsid w:val="000762D3"/>
    <w:rsid w:val="00076F0C"/>
    <w:rsid w:val="00076FC0"/>
    <w:rsid w:val="00077780"/>
    <w:rsid w:val="000778CB"/>
    <w:rsid w:val="00077A6A"/>
    <w:rsid w:val="00077BFB"/>
    <w:rsid w:val="00077D19"/>
    <w:rsid w:val="000813C5"/>
    <w:rsid w:val="00081E5B"/>
    <w:rsid w:val="00082099"/>
    <w:rsid w:val="00082206"/>
    <w:rsid w:val="000833CB"/>
    <w:rsid w:val="00083505"/>
    <w:rsid w:val="000838F6"/>
    <w:rsid w:val="00083B42"/>
    <w:rsid w:val="00083EB6"/>
    <w:rsid w:val="000847C5"/>
    <w:rsid w:val="00084924"/>
    <w:rsid w:val="00084D6D"/>
    <w:rsid w:val="00084DC1"/>
    <w:rsid w:val="00085137"/>
    <w:rsid w:val="000852C1"/>
    <w:rsid w:val="000853D6"/>
    <w:rsid w:val="00085B52"/>
    <w:rsid w:val="00085D6F"/>
    <w:rsid w:val="0008641B"/>
    <w:rsid w:val="00086B14"/>
    <w:rsid w:val="00086B17"/>
    <w:rsid w:val="00086CDC"/>
    <w:rsid w:val="00086DF9"/>
    <w:rsid w:val="0008766A"/>
    <w:rsid w:val="0008772D"/>
    <w:rsid w:val="00092252"/>
    <w:rsid w:val="000925D1"/>
    <w:rsid w:val="000927BD"/>
    <w:rsid w:val="00092D90"/>
    <w:rsid w:val="00092E7A"/>
    <w:rsid w:val="00093035"/>
    <w:rsid w:val="0009391B"/>
    <w:rsid w:val="00093BC9"/>
    <w:rsid w:val="000957BE"/>
    <w:rsid w:val="000957E0"/>
    <w:rsid w:val="00095869"/>
    <w:rsid w:val="00095944"/>
    <w:rsid w:val="000961CA"/>
    <w:rsid w:val="00096A65"/>
    <w:rsid w:val="00096CFC"/>
    <w:rsid w:val="00096E59"/>
    <w:rsid w:val="00096EF6"/>
    <w:rsid w:val="00097098"/>
    <w:rsid w:val="00097112"/>
    <w:rsid w:val="0009712A"/>
    <w:rsid w:val="00097323"/>
    <w:rsid w:val="0009742D"/>
    <w:rsid w:val="000977B5"/>
    <w:rsid w:val="000978EB"/>
    <w:rsid w:val="00097A7D"/>
    <w:rsid w:val="00097BE9"/>
    <w:rsid w:val="00097D60"/>
    <w:rsid w:val="00097DB0"/>
    <w:rsid w:val="00097E20"/>
    <w:rsid w:val="000A06FA"/>
    <w:rsid w:val="000A0D58"/>
    <w:rsid w:val="000A1287"/>
    <w:rsid w:val="000A12CF"/>
    <w:rsid w:val="000A13B9"/>
    <w:rsid w:val="000A18F4"/>
    <w:rsid w:val="000A1A7D"/>
    <w:rsid w:val="000A1D64"/>
    <w:rsid w:val="000A1F97"/>
    <w:rsid w:val="000A250A"/>
    <w:rsid w:val="000A2607"/>
    <w:rsid w:val="000A2DEE"/>
    <w:rsid w:val="000A31C2"/>
    <w:rsid w:val="000A38BD"/>
    <w:rsid w:val="000A50DE"/>
    <w:rsid w:val="000A74A6"/>
    <w:rsid w:val="000A74D6"/>
    <w:rsid w:val="000A7763"/>
    <w:rsid w:val="000A79E2"/>
    <w:rsid w:val="000A7B4C"/>
    <w:rsid w:val="000A7BE0"/>
    <w:rsid w:val="000A7CD7"/>
    <w:rsid w:val="000B0689"/>
    <w:rsid w:val="000B07DE"/>
    <w:rsid w:val="000B0BE2"/>
    <w:rsid w:val="000B101B"/>
    <w:rsid w:val="000B14EE"/>
    <w:rsid w:val="000B19A3"/>
    <w:rsid w:val="000B21CB"/>
    <w:rsid w:val="000B23AE"/>
    <w:rsid w:val="000B2402"/>
    <w:rsid w:val="000B2710"/>
    <w:rsid w:val="000B39BC"/>
    <w:rsid w:val="000B39EF"/>
    <w:rsid w:val="000B3FCB"/>
    <w:rsid w:val="000B4411"/>
    <w:rsid w:val="000B48A5"/>
    <w:rsid w:val="000B4BBA"/>
    <w:rsid w:val="000B4EBC"/>
    <w:rsid w:val="000B4F71"/>
    <w:rsid w:val="000B508A"/>
    <w:rsid w:val="000B55B0"/>
    <w:rsid w:val="000B5A6B"/>
    <w:rsid w:val="000B5A94"/>
    <w:rsid w:val="000B5D0E"/>
    <w:rsid w:val="000B60E2"/>
    <w:rsid w:val="000B6164"/>
    <w:rsid w:val="000B62BD"/>
    <w:rsid w:val="000B6451"/>
    <w:rsid w:val="000B6E0A"/>
    <w:rsid w:val="000B741E"/>
    <w:rsid w:val="000C0EB0"/>
    <w:rsid w:val="000C0EC6"/>
    <w:rsid w:val="000C0FCA"/>
    <w:rsid w:val="000C1900"/>
    <w:rsid w:val="000C1F61"/>
    <w:rsid w:val="000C20A5"/>
    <w:rsid w:val="000C22D8"/>
    <w:rsid w:val="000C276B"/>
    <w:rsid w:val="000C27F1"/>
    <w:rsid w:val="000C2A5C"/>
    <w:rsid w:val="000C2B62"/>
    <w:rsid w:val="000C3065"/>
    <w:rsid w:val="000C311A"/>
    <w:rsid w:val="000C3AAE"/>
    <w:rsid w:val="000C3FB6"/>
    <w:rsid w:val="000C4AF3"/>
    <w:rsid w:val="000C594B"/>
    <w:rsid w:val="000C60DB"/>
    <w:rsid w:val="000C6B87"/>
    <w:rsid w:val="000C6DB6"/>
    <w:rsid w:val="000C6DFB"/>
    <w:rsid w:val="000C7FD4"/>
    <w:rsid w:val="000D01FD"/>
    <w:rsid w:val="000D0943"/>
    <w:rsid w:val="000D0BD9"/>
    <w:rsid w:val="000D12BF"/>
    <w:rsid w:val="000D1A75"/>
    <w:rsid w:val="000D1FD5"/>
    <w:rsid w:val="000D21C9"/>
    <w:rsid w:val="000D272B"/>
    <w:rsid w:val="000D2D35"/>
    <w:rsid w:val="000D2E4D"/>
    <w:rsid w:val="000D3105"/>
    <w:rsid w:val="000D3B84"/>
    <w:rsid w:val="000D4B51"/>
    <w:rsid w:val="000D4FA0"/>
    <w:rsid w:val="000D5818"/>
    <w:rsid w:val="000D5E1A"/>
    <w:rsid w:val="000D5F3F"/>
    <w:rsid w:val="000D6A9C"/>
    <w:rsid w:val="000D6B5F"/>
    <w:rsid w:val="000E0250"/>
    <w:rsid w:val="000E0697"/>
    <w:rsid w:val="000E0917"/>
    <w:rsid w:val="000E0F06"/>
    <w:rsid w:val="000E13F1"/>
    <w:rsid w:val="000E14F4"/>
    <w:rsid w:val="000E16BE"/>
    <w:rsid w:val="000E1983"/>
    <w:rsid w:val="000E19C7"/>
    <w:rsid w:val="000E24FA"/>
    <w:rsid w:val="000E27E3"/>
    <w:rsid w:val="000E2A7C"/>
    <w:rsid w:val="000E2B59"/>
    <w:rsid w:val="000E329F"/>
    <w:rsid w:val="000E3A38"/>
    <w:rsid w:val="000E3B94"/>
    <w:rsid w:val="000E40D5"/>
    <w:rsid w:val="000E4A0E"/>
    <w:rsid w:val="000E4BA1"/>
    <w:rsid w:val="000E4BBD"/>
    <w:rsid w:val="000E4FFB"/>
    <w:rsid w:val="000E52D0"/>
    <w:rsid w:val="000E5395"/>
    <w:rsid w:val="000E5981"/>
    <w:rsid w:val="000E5A61"/>
    <w:rsid w:val="000E5AF8"/>
    <w:rsid w:val="000E5C30"/>
    <w:rsid w:val="000E5D2A"/>
    <w:rsid w:val="000E5E1B"/>
    <w:rsid w:val="000E5EB1"/>
    <w:rsid w:val="000E61EE"/>
    <w:rsid w:val="000E6515"/>
    <w:rsid w:val="000E670C"/>
    <w:rsid w:val="000E6B10"/>
    <w:rsid w:val="000E6B1B"/>
    <w:rsid w:val="000E6E6B"/>
    <w:rsid w:val="000E6FB3"/>
    <w:rsid w:val="000E72EE"/>
    <w:rsid w:val="000E7587"/>
    <w:rsid w:val="000E7638"/>
    <w:rsid w:val="000E774B"/>
    <w:rsid w:val="000E7D23"/>
    <w:rsid w:val="000F042C"/>
    <w:rsid w:val="000F079A"/>
    <w:rsid w:val="000F0AA6"/>
    <w:rsid w:val="000F0F85"/>
    <w:rsid w:val="000F1117"/>
    <w:rsid w:val="000F13FD"/>
    <w:rsid w:val="000F199B"/>
    <w:rsid w:val="000F1F9A"/>
    <w:rsid w:val="000F2428"/>
    <w:rsid w:val="000F2B2B"/>
    <w:rsid w:val="000F2BE3"/>
    <w:rsid w:val="000F3022"/>
    <w:rsid w:val="000F37CB"/>
    <w:rsid w:val="000F3A62"/>
    <w:rsid w:val="000F4170"/>
    <w:rsid w:val="000F421E"/>
    <w:rsid w:val="000F4229"/>
    <w:rsid w:val="000F49A8"/>
    <w:rsid w:val="000F4E33"/>
    <w:rsid w:val="000F4FA8"/>
    <w:rsid w:val="000F5453"/>
    <w:rsid w:val="000F54C5"/>
    <w:rsid w:val="000F5E4D"/>
    <w:rsid w:val="000F6811"/>
    <w:rsid w:val="000F6B52"/>
    <w:rsid w:val="000F7E24"/>
    <w:rsid w:val="00100D8E"/>
    <w:rsid w:val="00100E07"/>
    <w:rsid w:val="00101241"/>
    <w:rsid w:val="001021A6"/>
    <w:rsid w:val="00102AF4"/>
    <w:rsid w:val="00104281"/>
    <w:rsid w:val="0010442F"/>
    <w:rsid w:val="001044D4"/>
    <w:rsid w:val="001046A8"/>
    <w:rsid w:val="0010582A"/>
    <w:rsid w:val="00105917"/>
    <w:rsid w:val="00105930"/>
    <w:rsid w:val="00105B19"/>
    <w:rsid w:val="00105E43"/>
    <w:rsid w:val="00105E93"/>
    <w:rsid w:val="00106315"/>
    <w:rsid w:val="00106353"/>
    <w:rsid w:val="001064B4"/>
    <w:rsid w:val="001066B1"/>
    <w:rsid w:val="00106810"/>
    <w:rsid w:val="00110096"/>
    <w:rsid w:val="00110431"/>
    <w:rsid w:val="001105B0"/>
    <w:rsid w:val="001113EA"/>
    <w:rsid w:val="0011172D"/>
    <w:rsid w:val="00112A59"/>
    <w:rsid w:val="00112CD7"/>
    <w:rsid w:val="001133CB"/>
    <w:rsid w:val="0011394F"/>
    <w:rsid w:val="00113AD1"/>
    <w:rsid w:val="001140F6"/>
    <w:rsid w:val="00114C72"/>
    <w:rsid w:val="001155E4"/>
    <w:rsid w:val="00115D7E"/>
    <w:rsid w:val="00116A5D"/>
    <w:rsid w:val="00116B77"/>
    <w:rsid w:val="00116EE5"/>
    <w:rsid w:val="0011789B"/>
    <w:rsid w:val="00117CEA"/>
    <w:rsid w:val="00117D9F"/>
    <w:rsid w:val="0012006F"/>
    <w:rsid w:val="00120199"/>
    <w:rsid w:val="00120C36"/>
    <w:rsid w:val="00120DD3"/>
    <w:rsid w:val="00120FDC"/>
    <w:rsid w:val="00121300"/>
    <w:rsid w:val="001216AA"/>
    <w:rsid w:val="00121D4B"/>
    <w:rsid w:val="00121F0C"/>
    <w:rsid w:val="00122040"/>
    <w:rsid w:val="001222B6"/>
    <w:rsid w:val="0012275E"/>
    <w:rsid w:val="0012279A"/>
    <w:rsid w:val="00122C41"/>
    <w:rsid w:val="00122F0D"/>
    <w:rsid w:val="0012384A"/>
    <w:rsid w:val="00123930"/>
    <w:rsid w:val="001240EF"/>
    <w:rsid w:val="0012449D"/>
    <w:rsid w:val="001244F9"/>
    <w:rsid w:val="00124672"/>
    <w:rsid w:val="00124778"/>
    <w:rsid w:val="001248C0"/>
    <w:rsid w:val="00124A0C"/>
    <w:rsid w:val="00124FA1"/>
    <w:rsid w:val="0012529D"/>
    <w:rsid w:val="001252E7"/>
    <w:rsid w:val="001252FF"/>
    <w:rsid w:val="00125B2E"/>
    <w:rsid w:val="00125D9E"/>
    <w:rsid w:val="00125F3B"/>
    <w:rsid w:val="00126614"/>
    <w:rsid w:val="001267E1"/>
    <w:rsid w:val="00126E85"/>
    <w:rsid w:val="00127533"/>
    <w:rsid w:val="00127A4E"/>
    <w:rsid w:val="00127B06"/>
    <w:rsid w:val="00127CFA"/>
    <w:rsid w:val="00127E2D"/>
    <w:rsid w:val="00130481"/>
    <w:rsid w:val="0013160B"/>
    <w:rsid w:val="001318C0"/>
    <w:rsid w:val="001319DA"/>
    <w:rsid w:val="00131A71"/>
    <w:rsid w:val="00131BF7"/>
    <w:rsid w:val="00131C54"/>
    <w:rsid w:val="00131D4E"/>
    <w:rsid w:val="00131F85"/>
    <w:rsid w:val="001320E9"/>
    <w:rsid w:val="00132305"/>
    <w:rsid w:val="0013269C"/>
    <w:rsid w:val="0013270A"/>
    <w:rsid w:val="0013292C"/>
    <w:rsid w:val="00132973"/>
    <w:rsid w:val="0013392F"/>
    <w:rsid w:val="00133CB7"/>
    <w:rsid w:val="001342C2"/>
    <w:rsid w:val="00134B66"/>
    <w:rsid w:val="00134CB4"/>
    <w:rsid w:val="00134F76"/>
    <w:rsid w:val="00135526"/>
    <w:rsid w:val="001355B4"/>
    <w:rsid w:val="0013566D"/>
    <w:rsid w:val="001359A9"/>
    <w:rsid w:val="001360E2"/>
    <w:rsid w:val="00136ADB"/>
    <w:rsid w:val="00136D65"/>
    <w:rsid w:val="00136E1D"/>
    <w:rsid w:val="00137830"/>
    <w:rsid w:val="001378D8"/>
    <w:rsid w:val="00137E86"/>
    <w:rsid w:val="001403FC"/>
    <w:rsid w:val="001404F2"/>
    <w:rsid w:val="00140832"/>
    <w:rsid w:val="00140B83"/>
    <w:rsid w:val="00141C30"/>
    <w:rsid w:val="00141CAC"/>
    <w:rsid w:val="00141F09"/>
    <w:rsid w:val="0014220D"/>
    <w:rsid w:val="00142478"/>
    <w:rsid w:val="001427DB"/>
    <w:rsid w:val="001429CE"/>
    <w:rsid w:val="00142C35"/>
    <w:rsid w:val="00142DA8"/>
    <w:rsid w:val="001430B9"/>
    <w:rsid w:val="00143B1E"/>
    <w:rsid w:val="00143E49"/>
    <w:rsid w:val="00144A63"/>
    <w:rsid w:val="00145040"/>
    <w:rsid w:val="00145C56"/>
    <w:rsid w:val="00146256"/>
    <w:rsid w:val="00146A0B"/>
    <w:rsid w:val="00147307"/>
    <w:rsid w:val="00147811"/>
    <w:rsid w:val="00147BAB"/>
    <w:rsid w:val="00147E85"/>
    <w:rsid w:val="001502D0"/>
    <w:rsid w:val="00150A0A"/>
    <w:rsid w:val="00150C04"/>
    <w:rsid w:val="001510F6"/>
    <w:rsid w:val="001512D2"/>
    <w:rsid w:val="00151ADA"/>
    <w:rsid w:val="00152261"/>
    <w:rsid w:val="00152D02"/>
    <w:rsid w:val="00152DD6"/>
    <w:rsid w:val="00152F28"/>
    <w:rsid w:val="00152F6A"/>
    <w:rsid w:val="00153048"/>
    <w:rsid w:val="001530A7"/>
    <w:rsid w:val="0015314A"/>
    <w:rsid w:val="001549F1"/>
    <w:rsid w:val="00154B11"/>
    <w:rsid w:val="001550D1"/>
    <w:rsid w:val="0015518D"/>
    <w:rsid w:val="0015577A"/>
    <w:rsid w:val="00156277"/>
    <w:rsid w:val="001563D6"/>
    <w:rsid w:val="00156BF7"/>
    <w:rsid w:val="00156D15"/>
    <w:rsid w:val="00156FBF"/>
    <w:rsid w:val="00157785"/>
    <w:rsid w:val="00157993"/>
    <w:rsid w:val="00157A6D"/>
    <w:rsid w:val="00160A4E"/>
    <w:rsid w:val="0016138D"/>
    <w:rsid w:val="001615BA"/>
    <w:rsid w:val="00161648"/>
    <w:rsid w:val="00161A74"/>
    <w:rsid w:val="00161AA1"/>
    <w:rsid w:val="00161AB5"/>
    <w:rsid w:val="00161D77"/>
    <w:rsid w:val="00161DAF"/>
    <w:rsid w:val="00161FA1"/>
    <w:rsid w:val="001621F1"/>
    <w:rsid w:val="0016356E"/>
    <w:rsid w:val="00163862"/>
    <w:rsid w:val="00163879"/>
    <w:rsid w:val="00164172"/>
    <w:rsid w:val="001644C4"/>
    <w:rsid w:val="001646C2"/>
    <w:rsid w:val="00165460"/>
    <w:rsid w:val="00165924"/>
    <w:rsid w:val="00165B33"/>
    <w:rsid w:val="0016600E"/>
    <w:rsid w:val="0016649B"/>
    <w:rsid w:val="00166D85"/>
    <w:rsid w:val="00166F1C"/>
    <w:rsid w:val="0016725D"/>
    <w:rsid w:val="00167469"/>
    <w:rsid w:val="00167BC1"/>
    <w:rsid w:val="001703BF"/>
    <w:rsid w:val="00170515"/>
    <w:rsid w:val="001709FE"/>
    <w:rsid w:val="00170A38"/>
    <w:rsid w:val="00170B4D"/>
    <w:rsid w:val="00170CAA"/>
    <w:rsid w:val="001715CB"/>
    <w:rsid w:val="00171C73"/>
    <w:rsid w:val="00171C98"/>
    <w:rsid w:val="00171C9C"/>
    <w:rsid w:val="0017261C"/>
    <w:rsid w:val="001733CC"/>
    <w:rsid w:val="001738A4"/>
    <w:rsid w:val="00173981"/>
    <w:rsid w:val="00173EE8"/>
    <w:rsid w:val="0017422D"/>
    <w:rsid w:val="0017489B"/>
    <w:rsid w:val="00174EC3"/>
    <w:rsid w:val="001756B7"/>
    <w:rsid w:val="00176277"/>
    <w:rsid w:val="00176588"/>
    <w:rsid w:val="001769FF"/>
    <w:rsid w:val="00176C3C"/>
    <w:rsid w:val="001772B6"/>
    <w:rsid w:val="00177516"/>
    <w:rsid w:val="00177DC8"/>
    <w:rsid w:val="00177F2D"/>
    <w:rsid w:val="001802D1"/>
    <w:rsid w:val="001803F2"/>
    <w:rsid w:val="001806B3"/>
    <w:rsid w:val="0018076B"/>
    <w:rsid w:val="00180B31"/>
    <w:rsid w:val="00180DA7"/>
    <w:rsid w:val="00180F39"/>
    <w:rsid w:val="001816A4"/>
    <w:rsid w:val="00181A1A"/>
    <w:rsid w:val="00181CD7"/>
    <w:rsid w:val="00181ECC"/>
    <w:rsid w:val="00181F7B"/>
    <w:rsid w:val="001825DD"/>
    <w:rsid w:val="001826C7"/>
    <w:rsid w:val="0018279E"/>
    <w:rsid w:val="00182804"/>
    <w:rsid w:val="001830FD"/>
    <w:rsid w:val="001835BB"/>
    <w:rsid w:val="00183612"/>
    <w:rsid w:val="00183F70"/>
    <w:rsid w:val="00184504"/>
    <w:rsid w:val="00184A08"/>
    <w:rsid w:val="001854D3"/>
    <w:rsid w:val="00185888"/>
    <w:rsid w:val="00186643"/>
    <w:rsid w:val="00186706"/>
    <w:rsid w:val="0018676D"/>
    <w:rsid w:val="001868B4"/>
    <w:rsid w:val="00186FFE"/>
    <w:rsid w:val="00187048"/>
    <w:rsid w:val="00187735"/>
    <w:rsid w:val="001879B8"/>
    <w:rsid w:val="00187DBC"/>
    <w:rsid w:val="00190403"/>
    <w:rsid w:val="001904C7"/>
    <w:rsid w:val="00190791"/>
    <w:rsid w:val="00190884"/>
    <w:rsid w:val="00191010"/>
    <w:rsid w:val="0019126B"/>
    <w:rsid w:val="0019138D"/>
    <w:rsid w:val="00191846"/>
    <w:rsid w:val="00192047"/>
    <w:rsid w:val="00192710"/>
    <w:rsid w:val="00193326"/>
    <w:rsid w:val="00193BE1"/>
    <w:rsid w:val="0019405D"/>
    <w:rsid w:val="00194100"/>
    <w:rsid w:val="00194104"/>
    <w:rsid w:val="0019458A"/>
    <w:rsid w:val="001947AB"/>
    <w:rsid w:val="001947F7"/>
    <w:rsid w:val="00194B50"/>
    <w:rsid w:val="00194C3C"/>
    <w:rsid w:val="00194C80"/>
    <w:rsid w:val="00195125"/>
    <w:rsid w:val="0019527A"/>
    <w:rsid w:val="001954E1"/>
    <w:rsid w:val="001959DE"/>
    <w:rsid w:val="001961F4"/>
    <w:rsid w:val="001962B2"/>
    <w:rsid w:val="00196310"/>
    <w:rsid w:val="00196448"/>
    <w:rsid w:val="00196692"/>
    <w:rsid w:val="00196946"/>
    <w:rsid w:val="001973D7"/>
    <w:rsid w:val="001975B5"/>
    <w:rsid w:val="00197A31"/>
    <w:rsid w:val="00197B92"/>
    <w:rsid w:val="001A0518"/>
    <w:rsid w:val="001A0A42"/>
    <w:rsid w:val="001A0E29"/>
    <w:rsid w:val="001A1066"/>
    <w:rsid w:val="001A142B"/>
    <w:rsid w:val="001A183E"/>
    <w:rsid w:val="001A1E91"/>
    <w:rsid w:val="001A1EE4"/>
    <w:rsid w:val="001A23A5"/>
    <w:rsid w:val="001A2632"/>
    <w:rsid w:val="001A263F"/>
    <w:rsid w:val="001A2691"/>
    <w:rsid w:val="001A2836"/>
    <w:rsid w:val="001A2A40"/>
    <w:rsid w:val="001A32F1"/>
    <w:rsid w:val="001A3761"/>
    <w:rsid w:val="001A3CAF"/>
    <w:rsid w:val="001A4175"/>
    <w:rsid w:val="001A41D5"/>
    <w:rsid w:val="001A4874"/>
    <w:rsid w:val="001A49E9"/>
    <w:rsid w:val="001A4E6D"/>
    <w:rsid w:val="001A5631"/>
    <w:rsid w:val="001A56A9"/>
    <w:rsid w:val="001A584C"/>
    <w:rsid w:val="001A5885"/>
    <w:rsid w:val="001A67A3"/>
    <w:rsid w:val="001A6A9B"/>
    <w:rsid w:val="001A6EB0"/>
    <w:rsid w:val="001A7AF3"/>
    <w:rsid w:val="001B0F32"/>
    <w:rsid w:val="001B1304"/>
    <w:rsid w:val="001B1884"/>
    <w:rsid w:val="001B18E8"/>
    <w:rsid w:val="001B1E95"/>
    <w:rsid w:val="001B2059"/>
    <w:rsid w:val="001B29BB"/>
    <w:rsid w:val="001B2AAB"/>
    <w:rsid w:val="001B2B08"/>
    <w:rsid w:val="001B2C48"/>
    <w:rsid w:val="001B2D5C"/>
    <w:rsid w:val="001B307C"/>
    <w:rsid w:val="001B3B74"/>
    <w:rsid w:val="001B4279"/>
    <w:rsid w:val="001B43F5"/>
    <w:rsid w:val="001B44C1"/>
    <w:rsid w:val="001B4570"/>
    <w:rsid w:val="001B47D2"/>
    <w:rsid w:val="001B4852"/>
    <w:rsid w:val="001B58DE"/>
    <w:rsid w:val="001B59B7"/>
    <w:rsid w:val="001B5B96"/>
    <w:rsid w:val="001B6354"/>
    <w:rsid w:val="001B72C9"/>
    <w:rsid w:val="001B76B7"/>
    <w:rsid w:val="001B791C"/>
    <w:rsid w:val="001C01BB"/>
    <w:rsid w:val="001C02C7"/>
    <w:rsid w:val="001C088F"/>
    <w:rsid w:val="001C0969"/>
    <w:rsid w:val="001C09D3"/>
    <w:rsid w:val="001C09F4"/>
    <w:rsid w:val="001C0FA2"/>
    <w:rsid w:val="001C1B9F"/>
    <w:rsid w:val="001C2632"/>
    <w:rsid w:val="001C269E"/>
    <w:rsid w:val="001C26F6"/>
    <w:rsid w:val="001C36CA"/>
    <w:rsid w:val="001C3B81"/>
    <w:rsid w:val="001C3CBC"/>
    <w:rsid w:val="001C4870"/>
    <w:rsid w:val="001C49F4"/>
    <w:rsid w:val="001C4C6F"/>
    <w:rsid w:val="001C5226"/>
    <w:rsid w:val="001C524A"/>
    <w:rsid w:val="001C5256"/>
    <w:rsid w:val="001C535E"/>
    <w:rsid w:val="001C576A"/>
    <w:rsid w:val="001C5AD9"/>
    <w:rsid w:val="001C671F"/>
    <w:rsid w:val="001C6CAD"/>
    <w:rsid w:val="001C71BE"/>
    <w:rsid w:val="001C7FE1"/>
    <w:rsid w:val="001D0076"/>
    <w:rsid w:val="001D09A3"/>
    <w:rsid w:val="001D0B0A"/>
    <w:rsid w:val="001D14C1"/>
    <w:rsid w:val="001D172A"/>
    <w:rsid w:val="001D1C4F"/>
    <w:rsid w:val="001D3445"/>
    <w:rsid w:val="001D4083"/>
    <w:rsid w:val="001D4479"/>
    <w:rsid w:val="001D4A49"/>
    <w:rsid w:val="001D55AF"/>
    <w:rsid w:val="001D623D"/>
    <w:rsid w:val="001D630E"/>
    <w:rsid w:val="001D67F5"/>
    <w:rsid w:val="001D7280"/>
    <w:rsid w:val="001D738B"/>
    <w:rsid w:val="001D766B"/>
    <w:rsid w:val="001D7678"/>
    <w:rsid w:val="001D7D06"/>
    <w:rsid w:val="001D7FD6"/>
    <w:rsid w:val="001E01B3"/>
    <w:rsid w:val="001E08F2"/>
    <w:rsid w:val="001E0A83"/>
    <w:rsid w:val="001E1057"/>
    <w:rsid w:val="001E12AB"/>
    <w:rsid w:val="001E12AD"/>
    <w:rsid w:val="001E12B0"/>
    <w:rsid w:val="001E1689"/>
    <w:rsid w:val="001E1FB4"/>
    <w:rsid w:val="001E20D6"/>
    <w:rsid w:val="001E252F"/>
    <w:rsid w:val="001E2630"/>
    <w:rsid w:val="001E28B2"/>
    <w:rsid w:val="001E2FE5"/>
    <w:rsid w:val="001E3BBB"/>
    <w:rsid w:val="001E4FE6"/>
    <w:rsid w:val="001E5CDB"/>
    <w:rsid w:val="001E64FC"/>
    <w:rsid w:val="001E64FD"/>
    <w:rsid w:val="001E6576"/>
    <w:rsid w:val="001E668B"/>
    <w:rsid w:val="001E6832"/>
    <w:rsid w:val="001E68E2"/>
    <w:rsid w:val="001E6D16"/>
    <w:rsid w:val="001E71EF"/>
    <w:rsid w:val="001F004D"/>
    <w:rsid w:val="001F0289"/>
    <w:rsid w:val="001F0585"/>
    <w:rsid w:val="001F0D3F"/>
    <w:rsid w:val="001F0D67"/>
    <w:rsid w:val="001F1BC8"/>
    <w:rsid w:val="001F1C8C"/>
    <w:rsid w:val="001F261D"/>
    <w:rsid w:val="001F272A"/>
    <w:rsid w:val="001F282D"/>
    <w:rsid w:val="001F2860"/>
    <w:rsid w:val="001F2980"/>
    <w:rsid w:val="001F2EDE"/>
    <w:rsid w:val="001F3039"/>
    <w:rsid w:val="001F34BF"/>
    <w:rsid w:val="001F3CB1"/>
    <w:rsid w:val="001F40E9"/>
    <w:rsid w:val="001F5130"/>
    <w:rsid w:val="001F5927"/>
    <w:rsid w:val="001F5957"/>
    <w:rsid w:val="001F6654"/>
    <w:rsid w:val="001F6847"/>
    <w:rsid w:val="001F6889"/>
    <w:rsid w:val="001F6DF3"/>
    <w:rsid w:val="001F72AC"/>
    <w:rsid w:val="001F7706"/>
    <w:rsid w:val="001F7C91"/>
    <w:rsid w:val="001F7D02"/>
    <w:rsid w:val="001F7D44"/>
    <w:rsid w:val="001F7F8A"/>
    <w:rsid w:val="0020037F"/>
    <w:rsid w:val="00200494"/>
    <w:rsid w:val="002013D7"/>
    <w:rsid w:val="00201B46"/>
    <w:rsid w:val="00201B6C"/>
    <w:rsid w:val="00201D3F"/>
    <w:rsid w:val="002020C9"/>
    <w:rsid w:val="00202113"/>
    <w:rsid w:val="00202507"/>
    <w:rsid w:val="00202846"/>
    <w:rsid w:val="00202A66"/>
    <w:rsid w:val="00203526"/>
    <w:rsid w:val="0020386E"/>
    <w:rsid w:val="00203AF1"/>
    <w:rsid w:val="00204173"/>
    <w:rsid w:val="0020457B"/>
    <w:rsid w:val="00204863"/>
    <w:rsid w:val="00204B22"/>
    <w:rsid w:val="00204E5A"/>
    <w:rsid w:val="0020505A"/>
    <w:rsid w:val="0020540B"/>
    <w:rsid w:val="00205998"/>
    <w:rsid w:val="00205BE5"/>
    <w:rsid w:val="00206633"/>
    <w:rsid w:val="00207189"/>
    <w:rsid w:val="002073B2"/>
    <w:rsid w:val="00210FBD"/>
    <w:rsid w:val="00211B3A"/>
    <w:rsid w:val="00212377"/>
    <w:rsid w:val="00212737"/>
    <w:rsid w:val="00212C59"/>
    <w:rsid w:val="00213028"/>
    <w:rsid w:val="002132AC"/>
    <w:rsid w:val="002132E1"/>
    <w:rsid w:val="002133F5"/>
    <w:rsid w:val="002133F8"/>
    <w:rsid w:val="00213506"/>
    <w:rsid w:val="00214768"/>
    <w:rsid w:val="0021494E"/>
    <w:rsid w:val="00214A2D"/>
    <w:rsid w:val="0021522F"/>
    <w:rsid w:val="00215604"/>
    <w:rsid w:val="00215C6C"/>
    <w:rsid w:val="00215C78"/>
    <w:rsid w:val="0021606F"/>
    <w:rsid w:val="0021640B"/>
    <w:rsid w:val="00216599"/>
    <w:rsid w:val="002167DE"/>
    <w:rsid w:val="002171FB"/>
    <w:rsid w:val="00217454"/>
    <w:rsid w:val="00217539"/>
    <w:rsid w:val="0021758F"/>
    <w:rsid w:val="00217C01"/>
    <w:rsid w:val="00217D7E"/>
    <w:rsid w:val="00217E69"/>
    <w:rsid w:val="002205D5"/>
    <w:rsid w:val="00220FB9"/>
    <w:rsid w:val="002221B7"/>
    <w:rsid w:val="00222E30"/>
    <w:rsid w:val="00223272"/>
    <w:rsid w:val="00223516"/>
    <w:rsid w:val="0022391C"/>
    <w:rsid w:val="00223AA5"/>
    <w:rsid w:val="002240F7"/>
    <w:rsid w:val="0022469B"/>
    <w:rsid w:val="00224FAD"/>
    <w:rsid w:val="0022565C"/>
    <w:rsid w:val="002259A2"/>
    <w:rsid w:val="00225B4D"/>
    <w:rsid w:val="00225C86"/>
    <w:rsid w:val="002260F0"/>
    <w:rsid w:val="00226B9E"/>
    <w:rsid w:val="00226CF4"/>
    <w:rsid w:val="002270AC"/>
    <w:rsid w:val="0022715E"/>
    <w:rsid w:val="0022770A"/>
    <w:rsid w:val="00227845"/>
    <w:rsid w:val="00227C3E"/>
    <w:rsid w:val="00230196"/>
    <w:rsid w:val="002301BF"/>
    <w:rsid w:val="002303E8"/>
    <w:rsid w:val="00230413"/>
    <w:rsid w:val="00230419"/>
    <w:rsid w:val="00230442"/>
    <w:rsid w:val="002307AF"/>
    <w:rsid w:val="002315A3"/>
    <w:rsid w:val="00231FF3"/>
    <w:rsid w:val="00232464"/>
    <w:rsid w:val="002324D7"/>
    <w:rsid w:val="00232BB2"/>
    <w:rsid w:val="00232F61"/>
    <w:rsid w:val="00232FD4"/>
    <w:rsid w:val="00233D9D"/>
    <w:rsid w:val="00233DCE"/>
    <w:rsid w:val="00234690"/>
    <w:rsid w:val="00234CE8"/>
    <w:rsid w:val="0023510E"/>
    <w:rsid w:val="002356CA"/>
    <w:rsid w:val="00235CAD"/>
    <w:rsid w:val="00235E7B"/>
    <w:rsid w:val="002366EA"/>
    <w:rsid w:val="002367A2"/>
    <w:rsid w:val="00236B6E"/>
    <w:rsid w:val="002377F9"/>
    <w:rsid w:val="002378D9"/>
    <w:rsid w:val="00237FD0"/>
    <w:rsid w:val="00240280"/>
    <w:rsid w:val="0024051B"/>
    <w:rsid w:val="0024073D"/>
    <w:rsid w:val="0024095B"/>
    <w:rsid w:val="00240D09"/>
    <w:rsid w:val="00240F2D"/>
    <w:rsid w:val="00241B34"/>
    <w:rsid w:val="00241D8B"/>
    <w:rsid w:val="00241E11"/>
    <w:rsid w:val="00243423"/>
    <w:rsid w:val="002439CB"/>
    <w:rsid w:val="00243CCE"/>
    <w:rsid w:val="0024434B"/>
    <w:rsid w:val="002447B8"/>
    <w:rsid w:val="00244ACF"/>
    <w:rsid w:val="00244DAC"/>
    <w:rsid w:val="00244FD5"/>
    <w:rsid w:val="00245483"/>
    <w:rsid w:val="0024549F"/>
    <w:rsid w:val="00245983"/>
    <w:rsid w:val="00245B26"/>
    <w:rsid w:val="00246B08"/>
    <w:rsid w:val="00246FFA"/>
    <w:rsid w:val="002472A7"/>
    <w:rsid w:val="0024745A"/>
    <w:rsid w:val="002477FA"/>
    <w:rsid w:val="00247EEA"/>
    <w:rsid w:val="00250073"/>
    <w:rsid w:val="00250D5D"/>
    <w:rsid w:val="00251803"/>
    <w:rsid w:val="00251A5C"/>
    <w:rsid w:val="00251C58"/>
    <w:rsid w:val="002525DA"/>
    <w:rsid w:val="002528FF"/>
    <w:rsid w:val="00252D21"/>
    <w:rsid w:val="00252E0F"/>
    <w:rsid w:val="00253121"/>
    <w:rsid w:val="00254116"/>
    <w:rsid w:val="002541F5"/>
    <w:rsid w:val="0025443F"/>
    <w:rsid w:val="00254A31"/>
    <w:rsid w:val="00254B00"/>
    <w:rsid w:val="00254EC6"/>
    <w:rsid w:val="0025521A"/>
    <w:rsid w:val="002559EB"/>
    <w:rsid w:val="00256097"/>
    <w:rsid w:val="002565EA"/>
    <w:rsid w:val="002567EC"/>
    <w:rsid w:val="00256821"/>
    <w:rsid w:val="00256F47"/>
    <w:rsid w:val="0025710F"/>
    <w:rsid w:val="0025719A"/>
    <w:rsid w:val="0025745A"/>
    <w:rsid w:val="00257D03"/>
    <w:rsid w:val="00257F0A"/>
    <w:rsid w:val="0026010D"/>
    <w:rsid w:val="002602B2"/>
    <w:rsid w:val="002604E8"/>
    <w:rsid w:val="00260C81"/>
    <w:rsid w:val="00260CAB"/>
    <w:rsid w:val="00260F5F"/>
    <w:rsid w:val="00261C76"/>
    <w:rsid w:val="00261D68"/>
    <w:rsid w:val="002628A1"/>
    <w:rsid w:val="00262992"/>
    <w:rsid w:val="00262A80"/>
    <w:rsid w:val="00262E75"/>
    <w:rsid w:val="002637AD"/>
    <w:rsid w:val="0026405A"/>
    <w:rsid w:val="00264412"/>
    <w:rsid w:val="00264498"/>
    <w:rsid w:val="00264542"/>
    <w:rsid w:val="002648E0"/>
    <w:rsid w:val="00264D84"/>
    <w:rsid w:val="00265B17"/>
    <w:rsid w:val="00265D92"/>
    <w:rsid w:val="00265D98"/>
    <w:rsid w:val="00265DE5"/>
    <w:rsid w:val="00266346"/>
    <w:rsid w:val="00266705"/>
    <w:rsid w:val="002673BD"/>
    <w:rsid w:val="00270270"/>
    <w:rsid w:val="0027085F"/>
    <w:rsid w:val="00270E6E"/>
    <w:rsid w:val="0027102D"/>
    <w:rsid w:val="00271714"/>
    <w:rsid w:val="00271A60"/>
    <w:rsid w:val="00271F04"/>
    <w:rsid w:val="002720A5"/>
    <w:rsid w:val="0027283E"/>
    <w:rsid w:val="00273141"/>
    <w:rsid w:val="002731D0"/>
    <w:rsid w:val="00273487"/>
    <w:rsid w:val="002735E1"/>
    <w:rsid w:val="00273EAD"/>
    <w:rsid w:val="00274002"/>
    <w:rsid w:val="002740CC"/>
    <w:rsid w:val="002742B4"/>
    <w:rsid w:val="0027456E"/>
    <w:rsid w:val="00274B16"/>
    <w:rsid w:val="00274BC1"/>
    <w:rsid w:val="002755C2"/>
    <w:rsid w:val="00275ADE"/>
    <w:rsid w:val="00275B9E"/>
    <w:rsid w:val="00275BD3"/>
    <w:rsid w:val="00275C18"/>
    <w:rsid w:val="00275ECA"/>
    <w:rsid w:val="00276EC6"/>
    <w:rsid w:val="00277668"/>
    <w:rsid w:val="00277B48"/>
    <w:rsid w:val="00277D20"/>
    <w:rsid w:val="00277DA9"/>
    <w:rsid w:val="00277E10"/>
    <w:rsid w:val="00277FCB"/>
    <w:rsid w:val="002801BC"/>
    <w:rsid w:val="00281C1E"/>
    <w:rsid w:val="00281FD0"/>
    <w:rsid w:val="00282441"/>
    <w:rsid w:val="002829CA"/>
    <w:rsid w:val="002838A0"/>
    <w:rsid w:val="0028392D"/>
    <w:rsid w:val="00283FC7"/>
    <w:rsid w:val="0028508F"/>
    <w:rsid w:val="00285587"/>
    <w:rsid w:val="00285628"/>
    <w:rsid w:val="00285D3D"/>
    <w:rsid w:val="00285E54"/>
    <w:rsid w:val="00286146"/>
    <w:rsid w:val="002871D2"/>
    <w:rsid w:val="002875D1"/>
    <w:rsid w:val="00287CFB"/>
    <w:rsid w:val="00290015"/>
    <w:rsid w:val="002902CC"/>
    <w:rsid w:val="0029072B"/>
    <w:rsid w:val="00290804"/>
    <w:rsid w:val="00290DA2"/>
    <w:rsid w:val="00290E2A"/>
    <w:rsid w:val="00291413"/>
    <w:rsid w:val="00291708"/>
    <w:rsid w:val="00291891"/>
    <w:rsid w:val="00291D32"/>
    <w:rsid w:val="00292119"/>
    <w:rsid w:val="002921E4"/>
    <w:rsid w:val="00292DCA"/>
    <w:rsid w:val="002930BD"/>
    <w:rsid w:val="00293FD7"/>
    <w:rsid w:val="00294991"/>
    <w:rsid w:val="00294E91"/>
    <w:rsid w:val="00294F66"/>
    <w:rsid w:val="0029561F"/>
    <w:rsid w:val="00295665"/>
    <w:rsid w:val="00295836"/>
    <w:rsid w:val="0029589D"/>
    <w:rsid w:val="00295C14"/>
    <w:rsid w:val="00296013"/>
    <w:rsid w:val="00296A5E"/>
    <w:rsid w:val="00296B3A"/>
    <w:rsid w:val="00297A7F"/>
    <w:rsid w:val="00297E76"/>
    <w:rsid w:val="002A0022"/>
    <w:rsid w:val="002A03E5"/>
    <w:rsid w:val="002A077E"/>
    <w:rsid w:val="002A08E2"/>
    <w:rsid w:val="002A0BE4"/>
    <w:rsid w:val="002A103D"/>
    <w:rsid w:val="002A1F78"/>
    <w:rsid w:val="002A26AD"/>
    <w:rsid w:val="002A29DA"/>
    <w:rsid w:val="002A2A89"/>
    <w:rsid w:val="002A2BDF"/>
    <w:rsid w:val="002A3446"/>
    <w:rsid w:val="002A3D7C"/>
    <w:rsid w:val="002A4B62"/>
    <w:rsid w:val="002A4B95"/>
    <w:rsid w:val="002A4BA7"/>
    <w:rsid w:val="002A4C40"/>
    <w:rsid w:val="002A57E6"/>
    <w:rsid w:val="002A5A72"/>
    <w:rsid w:val="002A5F16"/>
    <w:rsid w:val="002A6995"/>
    <w:rsid w:val="002A6ED1"/>
    <w:rsid w:val="002A7537"/>
    <w:rsid w:val="002A7739"/>
    <w:rsid w:val="002A78D7"/>
    <w:rsid w:val="002A7F64"/>
    <w:rsid w:val="002B01F6"/>
    <w:rsid w:val="002B02B8"/>
    <w:rsid w:val="002B09CC"/>
    <w:rsid w:val="002B09D5"/>
    <w:rsid w:val="002B0DA3"/>
    <w:rsid w:val="002B133E"/>
    <w:rsid w:val="002B15CA"/>
    <w:rsid w:val="002B21C0"/>
    <w:rsid w:val="002B3127"/>
    <w:rsid w:val="002B323C"/>
    <w:rsid w:val="002B3657"/>
    <w:rsid w:val="002B3778"/>
    <w:rsid w:val="002B4592"/>
    <w:rsid w:val="002B46BC"/>
    <w:rsid w:val="002B4CCF"/>
    <w:rsid w:val="002B4E50"/>
    <w:rsid w:val="002B58EB"/>
    <w:rsid w:val="002B59CE"/>
    <w:rsid w:val="002B5C06"/>
    <w:rsid w:val="002B6691"/>
    <w:rsid w:val="002B6941"/>
    <w:rsid w:val="002B6CE9"/>
    <w:rsid w:val="002B6D6A"/>
    <w:rsid w:val="002B750B"/>
    <w:rsid w:val="002B7684"/>
    <w:rsid w:val="002C04C4"/>
    <w:rsid w:val="002C04DB"/>
    <w:rsid w:val="002C07FB"/>
    <w:rsid w:val="002C0AC1"/>
    <w:rsid w:val="002C0C87"/>
    <w:rsid w:val="002C1559"/>
    <w:rsid w:val="002C1C42"/>
    <w:rsid w:val="002C2C9A"/>
    <w:rsid w:val="002C2CDF"/>
    <w:rsid w:val="002C36C2"/>
    <w:rsid w:val="002C3832"/>
    <w:rsid w:val="002C3D5B"/>
    <w:rsid w:val="002C3E12"/>
    <w:rsid w:val="002C3F55"/>
    <w:rsid w:val="002C46A0"/>
    <w:rsid w:val="002C5345"/>
    <w:rsid w:val="002C53BF"/>
    <w:rsid w:val="002C54B8"/>
    <w:rsid w:val="002C615F"/>
    <w:rsid w:val="002C6DF3"/>
    <w:rsid w:val="002C6E7B"/>
    <w:rsid w:val="002C7058"/>
    <w:rsid w:val="002C7C24"/>
    <w:rsid w:val="002D04C9"/>
    <w:rsid w:val="002D0BF4"/>
    <w:rsid w:val="002D1022"/>
    <w:rsid w:val="002D1103"/>
    <w:rsid w:val="002D1A5F"/>
    <w:rsid w:val="002D1B83"/>
    <w:rsid w:val="002D1E51"/>
    <w:rsid w:val="002D239C"/>
    <w:rsid w:val="002D2A98"/>
    <w:rsid w:val="002D3336"/>
    <w:rsid w:val="002D3BA2"/>
    <w:rsid w:val="002D3EE1"/>
    <w:rsid w:val="002D406D"/>
    <w:rsid w:val="002D4916"/>
    <w:rsid w:val="002D50A6"/>
    <w:rsid w:val="002D5D9F"/>
    <w:rsid w:val="002D5E8F"/>
    <w:rsid w:val="002D5ED4"/>
    <w:rsid w:val="002D6325"/>
    <w:rsid w:val="002D6614"/>
    <w:rsid w:val="002D66F1"/>
    <w:rsid w:val="002D68C0"/>
    <w:rsid w:val="002D74DE"/>
    <w:rsid w:val="002D7847"/>
    <w:rsid w:val="002E0A07"/>
    <w:rsid w:val="002E0D6E"/>
    <w:rsid w:val="002E1082"/>
    <w:rsid w:val="002E1277"/>
    <w:rsid w:val="002E1C38"/>
    <w:rsid w:val="002E2166"/>
    <w:rsid w:val="002E24B9"/>
    <w:rsid w:val="002E2545"/>
    <w:rsid w:val="002E2A2C"/>
    <w:rsid w:val="002E370A"/>
    <w:rsid w:val="002E3829"/>
    <w:rsid w:val="002E3A7F"/>
    <w:rsid w:val="002E3B6A"/>
    <w:rsid w:val="002E3EEF"/>
    <w:rsid w:val="002E41C4"/>
    <w:rsid w:val="002E425F"/>
    <w:rsid w:val="002E4336"/>
    <w:rsid w:val="002E490F"/>
    <w:rsid w:val="002E500B"/>
    <w:rsid w:val="002E5358"/>
    <w:rsid w:val="002E5CED"/>
    <w:rsid w:val="002E5F14"/>
    <w:rsid w:val="002E64F9"/>
    <w:rsid w:val="002E6F10"/>
    <w:rsid w:val="002E7C35"/>
    <w:rsid w:val="002E7CD7"/>
    <w:rsid w:val="002E7E72"/>
    <w:rsid w:val="002E7F79"/>
    <w:rsid w:val="002F05ED"/>
    <w:rsid w:val="002F07E3"/>
    <w:rsid w:val="002F167A"/>
    <w:rsid w:val="002F32BA"/>
    <w:rsid w:val="002F33E1"/>
    <w:rsid w:val="002F33EA"/>
    <w:rsid w:val="002F3AFA"/>
    <w:rsid w:val="002F3CD5"/>
    <w:rsid w:val="002F3FA7"/>
    <w:rsid w:val="002F43CA"/>
    <w:rsid w:val="002F4777"/>
    <w:rsid w:val="002F4E42"/>
    <w:rsid w:val="002F52A0"/>
    <w:rsid w:val="002F5449"/>
    <w:rsid w:val="002F5C05"/>
    <w:rsid w:val="002F5E86"/>
    <w:rsid w:val="002F6030"/>
    <w:rsid w:val="002F7496"/>
    <w:rsid w:val="002F7A7C"/>
    <w:rsid w:val="002F7A95"/>
    <w:rsid w:val="002F7E04"/>
    <w:rsid w:val="002F7FE7"/>
    <w:rsid w:val="0030009C"/>
    <w:rsid w:val="003008BF"/>
    <w:rsid w:val="00301CAD"/>
    <w:rsid w:val="00301D40"/>
    <w:rsid w:val="003027A4"/>
    <w:rsid w:val="00302BDD"/>
    <w:rsid w:val="00302D7E"/>
    <w:rsid w:val="00302ECD"/>
    <w:rsid w:val="003033E2"/>
    <w:rsid w:val="003033E8"/>
    <w:rsid w:val="00303AC2"/>
    <w:rsid w:val="0030441E"/>
    <w:rsid w:val="0030454A"/>
    <w:rsid w:val="00304A6B"/>
    <w:rsid w:val="00304B54"/>
    <w:rsid w:val="00304CFB"/>
    <w:rsid w:val="00304DB0"/>
    <w:rsid w:val="003050A5"/>
    <w:rsid w:val="003050C6"/>
    <w:rsid w:val="003054F0"/>
    <w:rsid w:val="0030568A"/>
    <w:rsid w:val="0030598E"/>
    <w:rsid w:val="003062EB"/>
    <w:rsid w:val="00306C6C"/>
    <w:rsid w:val="00306D0B"/>
    <w:rsid w:val="00307244"/>
    <w:rsid w:val="003072E1"/>
    <w:rsid w:val="00307668"/>
    <w:rsid w:val="0030772F"/>
    <w:rsid w:val="00310094"/>
    <w:rsid w:val="00310099"/>
    <w:rsid w:val="00310136"/>
    <w:rsid w:val="00310516"/>
    <w:rsid w:val="00310CCA"/>
    <w:rsid w:val="00311529"/>
    <w:rsid w:val="003116E9"/>
    <w:rsid w:val="003117BB"/>
    <w:rsid w:val="00311A03"/>
    <w:rsid w:val="00311B21"/>
    <w:rsid w:val="00311E72"/>
    <w:rsid w:val="003126AD"/>
    <w:rsid w:val="00312BA1"/>
    <w:rsid w:val="00312C06"/>
    <w:rsid w:val="00312EE0"/>
    <w:rsid w:val="00312F7D"/>
    <w:rsid w:val="00313971"/>
    <w:rsid w:val="00313C4A"/>
    <w:rsid w:val="0031440E"/>
    <w:rsid w:val="00314A59"/>
    <w:rsid w:val="00314D40"/>
    <w:rsid w:val="00315079"/>
    <w:rsid w:val="003152DF"/>
    <w:rsid w:val="003153C1"/>
    <w:rsid w:val="00315BE3"/>
    <w:rsid w:val="00316097"/>
    <w:rsid w:val="00316569"/>
    <w:rsid w:val="00316881"/>
    <w:rsid w:val="00316EDA"/>
    <w:rsid w:val="00317C08"/>
    <w:rsid w:val="00317EAC"/>
    <w:rsid w:val="003201C0"/>
    <w:rsid w:val="003207F7"/>
    <w:rsid w:val="003207F9"/>
    <w:rsid w:val="00320F57"/>
    <w:rsid w:val="0032146C"/>
    <w:rsid w:val="00321488"/>
    <w:rsid w:val="003214AF"/>
    <w:rsid w:val="00321517"/>
    <w:rsid w:val="003216B7"/>
    <w:rsid w:val="003216E9"/>
    <w:rsid w:val="003217DC"/>
    <w:rsid w:val="00321A04"/>
    <w:rsid w:val="00322539"/>
    <w:rsid w:val="003238E8"/>
    <w:rsid w:val="00323940"/>
    <w:rsid w:val="00324053"/>
    <w:rsid w:val="00324CB1"/>
    <w:rsid w:val="00324F10"/>
    <w:rsid w:val="003254C5"/>
    <w:rsid w:val="0032564C"/>
    <w:rsid w:val="00325F1C"/>
    <w:rsid w:val="00325F50"/>
    <w:rsid w:val="00326BF9"/>
    <w:rsid w:val="00327097"/>
    <w:rsid w:val="003271B7"/>
    <w:rsid w:val="0032732D"/>
    <w:rsid w:val="00330B5B"/>
    <w:rsid w:val="003310ED"/>
    <w:rsid w:val="00331160"/>
    <w:rsid w:val="0033140C"/>
    <w:rsid w:val="00331500"/>
    <w:rsid w:val="0033196D"/>
    <w:rsid w:val="00332611"/>
    <w:rsid w:val="003339D7"/>
    <w:rsid w:val="00333F88"/>
    <w:rsid w:val="00334186"/>
    <w:rsid w:val="00334198"/>
    <w:rsid w:val="00335015"/>
    <w:rsid w:val="003353DB"/>
    <w:rsid w:val="003362A0"/>
    <w:rsid w:val="003362A3"/>
    <w:rsid w:val="00336602"/>
    <w:rsid w:val="00336AE2"/>
    <w:rsid w:val="00336C29"/>
    <w:rsid w:val="00336F3F"/>
    <w:rsid w:val="00336FC5"/>
    <w:rsid w:val="00337089"/>
    <w:rsid w:val="00337A92"/>
    <w:rsid w:val="00337BFC"/>
    <w:rsid w:val="00337D39"/>
    <w:rsid w:val="00337D93"/>
    <w:rsid w:val="00340054"/>
    <w:rsid w:val="0034020B"/>
    <w:rsid w:val="0034114E"/>
    <w:rsid w:val="00341B12"/>
    <w:rsid w:val="00341B4F"/>
    <w:rsid w:val="00342524"/>
    <w:rsid w:val="00342847"/>
    <w:rsid w:val="00342C44"/>
    <w:rsid w:val="00342C48"/>
    <w:rsid w:val="00342CA8"/>
    <w:rsid w:val="003434E4"/>
    <w:rsid w:val="003452D7"/>
    <w:rsid w:val="003453B5"/>
    <w:rsid w:val="00345B65"/>
    <w:rsid w:val="00345C38"/>
    <w:rsid w:val="00345DB0"/>
    <w:rsid w:val="00345E27"/>
    <w:rsid w:val="00345FB0"/>
    <w:rsid w:val="0034600B"/>
    <w:rsid w:val="00346016"/>
    <w:rsid w:val="003460D0"/>
    <w:rsid w:val="003461C1"/>
    <w:rsid w:val="00346633"/>
    <w:rsid w:val="00346812"/>
    <w:rsid w:val="00346AD2"/>
    <w:rsid w:val="00346FDA"/>
    <w:rsid w:val="003471F4"/>
    <w:rsid w:val="00347758"/>
    <w:rsid w:val="0035002C"/>
    <w:rsid w:val="00350277"/>
    <w:rsid w:val="0035050F"/>
    <w:rsid w:val="003511D9"/>
    <w:rsid w:val="0035146A"/>
    <w:rsid w:val="00351653"/>
    <w:rsid w:val="00351666"/>
    <w:rsid w:val="00351668"/>
    <w:rsid w:val="00351669"/>
    <w:rsid w:val="00351703"/>
    <w:rsid w:val="00351AB9"/>
    <w:rsid w:val="00351D15"/>
    <w:rsid w:val="0035220E"/>
    <w:rsid w:val="00352F72"/>
    <w:rsid w:val="0035311F"/>
    <w:rsid w:val="00353694"/>
    <w:rsid w:val="00353711"/>
    <w:rsid w:val="00353B8F"/>
    <w:rsid w:val="00353E50"/>
    <w:rsid w:val="00353ECA"/>
    <w:rsid w:val="00353F53"/>
    <w:rsid w:val="003544BD"/>
    <w:rsid w:val="00354511"/>
    <w:rsid w:val="003555D9"/>
    <w:rsid w:val="00356400"/>
    <w:rsid w:val="00356B5D"/>
    <w:rsid w:val="00356BBE"/>
    <w:rsid w:val="00356CDF"/>
    <w:rsid w:val="00357360"/>
    <w:rsid w:val="00357379"/>
    <w:rsid w:val="00357911"/>
    <w:rsid w:val="00357D90"/>
    <w:rsid w:val="00357EA3"/>
    <w:rsid w:val="0036036C"/>
    <w:rsid w:val="0036071C"/>
    <w:rsid w:val="0036084C"/>
    <w:rsid w:val="003611E8"/>
    <w:rsid w:val="003617CB"/>
    <w:rsid w:val="00361A1F"/>
    <w:rsid w:val="00362CB0"/>
    <w:rsid w:val="00363F41"/>
    <w:rsid w:val="00364363"/>
    <w:rsid w:val="00364580"/>
    <w:rsid w:val="00364619"/>
    <w:rsid w:val="00364A93"/>
    <w:rsid w:val="00364BA9"/>
    <w:rsid w:val="0036551F"/>
    <w:rsid w:val="003658C5"/>
    <w:rsid w:val="00365B3E"/>
    <w:rsid w:val="00365BE1"/>
    <w:rsid w:val="00365C2A"/>
    <w:rsid w:val="00366521"/>
    <w:rsid w:val="003667A0"/>
    <w:rsid w:val="003667D2"/>
    <w:rsid w:val="00367D2A"/>
    <w:rsid w:val="00370954"/>
    <w:rsid w:val="00371859"/>
    <w:rsid w:val="00371B57"/>
    <w:rsid w:val="003720FC"/>
    <w:rsid w:val="00374066"/>
    <w:rsid w:val="00374861"/>
    <w:rsid w:val="003749C5"/>
    <w:rsid w:val="003749EE"/>
    <w:rsid w:val="00374B31"/>
    <w:rsid w:val="00374C52"/>
    <w:rsid w:val="00374D55"/>
    <w:rsid w:val="0037520B"/>
    <w:rsid w:val="00375A95"/>
    <w:rsid w:val="003771A0"/>
    <w:rsid w:val="00377956"/>
    <w:rsid w:val="00380123"/>
    <w:rsid w:val="00380688"/>
    <w:rsid w:val="00380812"/>
    <w:rsid w:val="00380ABB"/>
    <w:rsid w:val="0038157D"/>
    <w:rsid w:val="003816E8"/>
    <w:rsid w:val="00381726"/>
    <w:rsid w:val="00381729"/>
    <w:rsid w:val="0038182B"/>
    <w:rsid w:val="00381B3A"/>
    <w:rsid w:val="00382BF5"/>
    <w:rsid w:val="003831A8"/>
    <w:rsid w:val="003834AB"/>
    <w:rsid w:val="00383B15"/>
    <w:rsid w:val="00384220"/>
    <w:rsid w:val="00384A8F"/>
    <w:rsid w:val="00384E15"/>
    <w:rsid w:val="003850E4"/>
    <w:rsid w:val="0038542A"/>
    <w:rsid w:val="00385973"/>
    <w:rsid w:val="0038632B"/>
    <w:rsid w:val="0038663F"/>
    <w:rsid w:val="0038677A"/>
    <w:rsid w:val="00386780"/>
    <w:rsid w:val="00386E8D"/>
    <w:rsid w:val="00386EF0"/>
    <w:rsid w:val="003871B7"/>
    <w:rsid w:val="00387815"/>
    <w:rsid w:val="003879B7"/>
    <w:rsid w:val="00387B57"/>
    <w:rsid w:val="00390A2C"/>
    <w:rsid w:val="00390E89"/>
    <w:rsid w:val="003911CD"/>
    <w:rsid w:val="0039122A"/>
    <w:rsid w:val="00391CD8"/>
    <w:rsid w:val="00391EC8"/>
    <w:rsid w:val="00392F72"/>
    <w:rsid w:val="0039396A"/>
    <w:rsid w:val="00393D2E"/>
    <w:rsid w:val="00394242"/>
    <w:rsid w:val="003946E3"/>
    <w:rsid w:val="003948C0"/>
    <w:rsid w:val="00394DEF"/>
    <w:rsid w:val="00394E57"/>
    <w:rsid w:val="00394FEB"/>
    <w:rsid w:val="0039666B"/>
    <w:rsid w:val="003966ED"/>
    <w:rsid w:val="003967B4"/>
    <w:rsid w:val="00396A80"/>
    <w:rsid w:val="0039730F"/>
    <w:rsid w:val="003A05EC"/>
    <w:rsid w:val="003A0727"/>
    <w:rsid w:val="003A0730"/>
    <w:rsid w:val="003A08F0"/>
    <w:rsid w:val="003A1488"/>
    <w:rsid w:val="003A19A6"/>
    <w:rsid w:val="003A1C0A"/>
    <w:rsid w:val="003A2722"/>
    <w:rsid w:val="003A2E1A"/>
    <w:rsid w:val="003A30E2"/>
    <w:rsid w:val="003A3269"/>
    <w:rsid w:val="003A3827"/>
    <w:rsid w:val="003A3842"/>
    <w:rsid w:val="003A3964"/>
    <w:rsid w:val="003A3B72"/>
    <w:rsid w:val="003A4DB5"/>
    <w:rsid w:val="003A591A"/>
    <w:rsid w:val="003A5A87"/>
    <w:rsid w:val="003A5E41"/>
    <w:rsid w:val="003A6125"/>
    <w:rsid w:val="003A6178"/>
    <w:rsid w:val="003A64ED"/>
    <w:rsid w:val="003A697B"/>
    <w:rsid w:val="003A6AAF"/>
    <w:rsid w:val="003A6B13"/>
    <w:rsid w:val="003A7010"/>
    <w:rsid w:val="003A7210"/>
    <w:rsid w:val="003A7421"/>
    <w:rsid w:val="003A7D05"/>
    <w:rsid w:val="003B0702"/>
    <w:rsid w:val="003B191E"/>
    <w:rsid w:val="003B1FC3"/>
    <w:rsid w:val="003B2373"/>
    <w:rsid w:val="003B283D"/>
    <w:rsid w:val="003B297D"/>
    <w:rsid w:val="003B2E01"/>
    <w:rsid w:val="003B3D30"/>
    <w:rsid w:val="003B3EDB"/>
    <w:rsid w:val="003B3FCD"/>
    <w:rsid w:val="003B4464"/>
    <w:rsid w:val="003B5987"/>
    <w:rsid w:val="003B59DD"/>
    <w:rsid w:val="003B60AA"/>
    <w:rsid w:val="003B614C"/>
    <w:rsid w:val="003B62B3"/>
    <w:rsid w:val="003B6464"/>
    <w:rsid w:val="003B676F"/>
    <w:rsid w:val="003B6E76"/>
    <w:rsid w:val="003B6ECE"/>
    <w:rsid w:val="003B7656"/>
    <w:rsid w:val="003B7B6D"/>
    <w:rsid w:val="003B7BFC"/>
    <w:rsid w:val="003B7CD3"/>
    <w:rsid w:val="003C0216"/>
    <w:rsid w:val="003C02DA"/>
    <w:rsid w:val="003C0337"/>
    <w:rsid w:val="003C0810"/>
    <w:rsid w:val="003C0F0B"/>
    <w:rsid w:val="003C1778"/>
    <w:rsid w:val="003C1A0B"/>
    <w:rsid w:val="003C2399"/>
    <w:rsid w:val="003C2791"/>
    <w:rsid w:val="003C283D"/>
    <w:rsid w:val="003C3546"/>
    <w:rsid w:val="003C35ED"/>
    <w:rsid w:val="003C3EBE"/>
    <w:rsid w:val="003C47DF"/>
    <w:rsid w:val="003C490D"/>
    <w:rsid w:val="003C4DF2"/>
    <w:rsid w:val="003C53B8"/>
    <w:rsid w:val="003C58D1"/>
    <w:rsid w:val="003C59A5"/>
    <w:rsid w:val="003C59C2"/>
    <w:rsid w:val="003C5CCE"/>
    <w:rsid w:val="003C5D99"/>
    <w:rsid w:val="003C5E74"/>
    <w:rsid w:val="003C6889"/>
    <w:rsid w:val="003C6CD9"/>
    <w:rsid w:val="003C6DCA"/>
    <w:rsid w:val="003C7407"/>
    <w:rsid w:val="003C74C4"/>
    <w:rsid w:val="003D04FA"/>
    <w:rsid w:val="003D061E"/>
    <w:rsid w:val="003D0F0A"/>
    <w:rsid w:val="003D1757"/>
    <w:rsid w:val="003D1DA5"/>
    <w:rsid w:val="003D1F7D"/>
    <w:rsid w:val="003D24F5"/>
    <w:rsid w:val="003D2544"/>
    <w:rsid w:val="003D2DBE"/>
    <w:rsid w:val="003D325F"/>
    <w:rsid w:val="003D3290"/>
    <w:rsid w:val="003D3A73"/>
    <w:rsid w:val="003D3E2F"/>
    <w:rsid w:val="003D4463"/>
    <w:rsid w:val="003D4771"/>
    <w:rsid w:val="003D54D4"/>
    <w:rsid w:val="003D567D"/>
    <w:rsid w:val="003D56D7"/>
    <w:rsid w:val="003D59C1"/>
    <w:rsid w:val="003D5B59"/>
    <w:rsid w:val="003D629E"/>
    <w:rsid w:val="003D62A7"/>
    <w:rsid w:val="003D6368"/>
    <w:rsid w:val="003D64CA"/>
    <w:rsid w:val="003D729B"/>
    <w:rsid w:val="003D7388"/>
    <w:rsid w:val="003D77C5"/>
    <w:rsid w:val="003E02AD"/>
    <w:rsid w:val="003E048C"/>
    <w:rsid w:val="003E098D"/>
    <w:rsid w:val="003E0CCE"/>
    <w:rsid w:val="003E101F"/>
    <w:rsid w:val="003E1131"/>
    <w:rsid w:val="003E1AB7"/>
    <w:rsid w:val="003E1F26"/>
    <w:rsid w:val="003E223C"/>
    <w:rsid w:val="003E2E81"/>
    <w:rsid w:val="003E3B39"/>
    <w:rsid w:val="003E3D83"/>
    <w:rsid w:val="003E45EB"/>
    <w:rsid w:val="003E4770"/>
    <w:rsid w:val="003E490A"/>
    <w:rsid w:val="003E50CB"/>
    <w:rsid w:val="003E512F"/>
    <w:rsid w:val="003E55C4"/>
    <w:rsid w:val="003E5A2B"/>
    <w:rsid w:val="003E5EC4"/>
    <w:rsid w:val="003E5F0D"/>
    <w:rsid w:val="003E5FF9"/>
    <w:rsid w:val="003E6186"/>
    <w:rsid w:val="003E61CD"/>
    <w:rsid w:val="003E6AEB"/>
    <w:rsid w:val="003E6B45"/>
    <w:rsid w:val="003E6EB1"/>
    <w:rsid w:val="003E71DF"/>
    <w:rsid w:val="003E74F1"/>
    <w:rsid w:val="003E779F"/>
    <w:rsid w:val="003E7F8E"/>
    <w:rsid w:val="003F045D"/>
    <w:rsid w:val="003F0A6A"/>
    <w:rsid w:val="003F0DA1"/>
    <w:rsid w:val="003F119E"/>
    <w:rsid w:val="003F1393"/>
    <w:rsid w:val="003F1517"/>
    <w:rsid w:val="003F1F7D"/>
    <w:rsid w:val="003F24EB"/>
    <w:rsid w:val="003F2870"/>
    <w:rsid w:val="003F2F4B"/>
    <w:rsid w:val="003F3875"/>
    <w:rsid w:val="003F389F"/>
    <w:rsid w:val="003F3BFC"/>
    <w:rsid w:val="003F3E0F"/>
    <w:rsid w:val="003F40B3"/>
    <w:rsid w:val="003F468A"/>
    <w:rsid w:val="003F47D7"/>
    <w:rsid w:val="003F4E44"/>
    <w:rsid w:val="003F5332"/>
    <w:rsid w:val="003F55EF"/>
    <w:rsid w:val="003F5DF9"/>
    <w:rsid w:val="003F65EA"/>
    <w:rsid w:val="003F668C"/>
    <w:rsid w:val="003F6870"/>
    <w:rsid w:val="003F7FFD"/>
    <w:rsid w:val="0040033A"/>
    <w:rsid w:val="0040036B"/>
    <w:rsid w:val="00400EE7"/>
    <w:rsid w:val="00401301"/>
    <w:rsid w:val="004017BE"/>
    <w:rsid w:val="00401AF1"/>
    <w:rsid w:val="00401B42"/>
    <w:rsid w:val="00401BB0"/>
    <w:rsid w:val="00402107"/>
    <w:rsid w:val="004028F0"/>
    <w:rsid w:val="00402BDB"/>
    <w:rsid w:val="00403450"/>
    <w:rsid w:val="0040385D"/>
    <w:rsid w:val="0040407C"/>
    <w:rsid w:val="004048E1"/>
    <w:rsid w:val="00404CC7"/>
    <w:rsid w:val="004055A7"/>
    <w:rsid w:val="00405605"/>
    <w:rsid w:val="00405E29"/>
    <w:rsid w:val="00406167"/>
    <w:rsid w:val="0040631F"/>
    <w:rsid w:val="004069DA"/>
    <w:rsid w:val="00406BAC"/>
    <w:rsid w:val="004070E4"/>
    <w:rsid w:val="00407291"/>
    <w:rsid w:val="00407591"/>
    <w:rsid w:val="00410344"/>
    <w:rsid w:val="00410DD8"/>
    <w:rsid w:val="00410DEE"/>
    <w:rsid w:val="00410F59"/>
    <w:rsid w:val="00411279"/>
    <w:rsid w:val="00411572"/>
    <w:rsid w:val="00411BBA"/>
    <w:rsid w:val="00411E9A"/>
    <w:rsid w:val="004123BA"/>
    <w:rsid w:val="00412C0E"/>
    <w:rsid w:val="00413535"/>
    <w:rsid w:val="00413597"/>
    <w:rsid w:val="004136BA"/>
    <w:rsid w:val="00414314"/>
    <w:rsid w:val="0041503E"/>
    <w:rsid w:val="00415059"/>
    <w:rsid w:val="0041543E"/>
    <w:rsid w:val="00416482"/>
    <w:rsid w:val="00416E57"/>
    <w:rsid w:val="004173B3"/>
    <w:rsid w:val="00417AF8"/>
    <w:rsid w:val="00417D96"/>
    <w:rsid w:val="00417DC9"/>
    <w:rsid w:val="00417E9D"/>
    <w:rsid w:val="004202A9"/>
    <w:rsid w:val="00420808"/>
    <w:rsid w:val="00420929"/>
    <w:rsid w:val="0042111D"/>
    <w:rsid w:val="004216D7"/>
    <w:rsid w:val="004217B9"/>
    <w:rsid w:val="00421821"/>
    <w:rsid w:val="00422D3B"/>
    <w:rsid w:val="004231B9"/>
    <w:rsid w:val="0042322B"/>
    <w:rsid w:val="0042343F"/>
    <w:rsid w:val="00423B4F"/>
    <w:rsid w:val="00424357"/>
    <w:rsid w:val="00424507"/>
    <w:rsid w:val="00424747"/>
    <w:rsid w:val="00425014"/>
    <w:rsid w:val="0042525C"/>
    <w:rsid w:val="004254E7"/>
    <w:rsid w:val="00425748"/>
    <w:rsid w:val="00425F9A"/>
    <w:rsid w:val="0042647B"/>
    <w:rsid w:val="0042649D"/>
    <w:rsid w:val="00426516"/>
    <w:rsid w:val="004267A8"/>
    <w:rsid w:val="0042696F"/>
    <w:rsid w:val="00426A1F"/>
    <w:rsid w:val="00426C13"/>
    <w:rsid w:val="00426F86"/>
    <w:rsid w:val="00427330"/>
    <w:rsid w:val="00427660"/>
    <w:rsid w:val="00427680"/>
    <w:rsid w:val="0042797C"/>
    <w:rsid w:val="00427C91"/>
    <w:rsid w:val="00427D94"/>
    <w:rsid w:val="004302D0"/>
    <w:rsid w:val="00430965"/>
    <w:rsid w:val="00430E27"/>
    <w:rsid w:val="0043152A"/>
    <w:rsid w:val="00431E66"/>
    <w:rsid w:val="00431EB0"/>
    <w:rsid w:val="00431FF8"/>
    <w:rsid w:val="0043210E"/>
    <w:rsid w:val="004326FA"/>
    <w:rsid w:val="004329F6"/>
    <w:rsid w:val="00432A66"/>
    <w:rsid w:val="00433121"/>
    <w:rsid w:val="00433973"/>
    <w:rsid w:val="00433DE9"/>
    <w:rsid w:val="00434F9F"/>
    <w:rsid w:val="0043560D"/>
    <w:rsid w:val="0043579E"/>
    <w:rsid w:val="004357BB"/>
    <w:rsid w:val="00435A78"/>
    <w:rsid w:val="00435EB1"/>
    <w:rsid w:val="00435ED9"/>
    <w:rsid w:val="00437D93"/>
    <w:rsid w:val="00437ECE"/>
    <w:rsid w:val="00437FB7"/>
    <w:rsid w:val="0044032C"/>
    <w:rsid w:val="00440746"/>
    <w:rsid w:val="004408A0"/>
    <w:rsid w:val="004408A2"/>
    <w:rsid w:val="00440C24"/>
    <w:rsid w:val="00440E12"/>
    <w:rsid w:val="00441701"/>
    <w:rsid w:val="004419C4"/>
    <w:rsid w:val="00441A66"/>
    <w:rsid w:val="00441C21"/>
    <w:rsid w:val="00442D98"/>
    <w:rsid w:val="0044389C"/>
    <w:rsid w:val="00444101"/>
    <w:rsid w:val="004445F3"/>
    <w:rsid w:val="00444B18"/>
    <w:rsid w:val="00444B7D"/>
    <w:rsid w:val="00445975"/>
    <w:rsid w:val="00445E51"/>
    <w:rsid w:val="00445E84"/>
    <w:rsid w:val="00445EE7"/>
    <w:rsid w:val="00445F83"/>
    <w:rsid w:val="00446405"/>
    <w:rsid w:val="00446456"/>
    <w:rsid w:val="004468D8"/>
    <w:rsid w:val="00446917"/>
    <w:rsid w:val="00446A34"/>
    <w:rsid w:val="00446AF8"/>
    <w:rsid w:val="0044723E"/>
    <w:rsid w:val="0044762B"/>
    <w:rsid w:val="00447D89"/>
    <w:rsid w:val="0045002A"/>
    <w:rsid w:val="004503CD"/>
    <w:rsid w:val="0045045E"/>
    <w:rsid w:val="004507AD"/>
    <w:rsid w:val="004507B5"/>
    <w:rsid w:val="004509C1"/>
    <w:rsid w:val="004514CF"/>
    <w:rsid w:val="004516E3"/>
    <w:rsid w:val="00452013"/>
    <w:rsid w:val="0045264A"/>
    <w:rsid w:val="00452820"/>
    <w:rsid w:val="00452AF2"/>
    <w:rsid w:val="00452D2E"/>
    <w:rsid w:val="0045374D"/>
    <w:rsid w:val="00453ACF"/>
    <w:rsid w:val="00453B57"/>
    <w:rsid w:val="00453D1C"/>
    <w:rsid w:val="00453D87"/>
    <w:rsid w:val="0045406B"/>
    <w:rsid w:val="0045430F"/>
    <w:rsid w:val="00454620"/>
    <w:rsid w:val="00454C86"/>
    <w:rsid w:val="00454F86"/>
    <w:rsid w:val="0045512E"/>
    <w:rsid w:val="00455D56"/>
    <w:rsid w:val="004562A1"/>
    <w:rsid w:val="00456412"/>
    <w:rsid w:val="00456753"/>
    <w:rsid w:val="00456AA9"/>
    <w:rsid w:val="00457006"/>
    <w:rsid w:val="004570A0"/>
    <w:rsid w:val="004571A1"/>
    <w:rsid w:val="004576C1"/>
    <w:rsid w:val="00457A9D"/>
    <w:rsid w:val="00460403"/>
    <w:rsid w:val="004611D8"/>
    <w:rsid w:val="0046178E"/>
    <w:rsid w:val="00461A6A"/>
    <w:rsid w:val="00461D04"/>
    <w:rsid w:val="00462047"/>
    <w:rsid w:val="004621CD"/>
    <w:rsid w:val="00462B77"/>
    <w:rsid w:val="00463317"/>
    <w:rsid w:val="00463DD7"/>
    <w:rsid w:val="0046478D"/>
    <w:rsid w:val="0046507B"/>
    <w:rsid w:val="00465C2B"/>
    <w:rsid w:val="00465E7E"/>
    <w:rsid w:val="004663C6"/>
    <w:rsid w:val="00467014"/>
    <w:rsid w:val="0046751B"/>
    <w:rsid w:val="0046767E"/>
    <w:rsid w:val="00467719"/>
    <w:rsid w:val="00467CF8"/>
    <w:rsid w:val="00467E61"/>
    <w:rsid w:val="0047023A"/>
    <w:rsid w:val="004706E4"/>
    <w:rsid w:val="0047074F"/>
    <w:rsid w:val="00470D93"/>
    <w:rsid w:val="00470FF0"/>
    <w:rsid w:val="004711F8"/>
    <w:rsid w:val="00471980"/>
    <w:rsid w:val="004721AE"/>
    <w:rsid w:val="004724B5"/>
    <w:rsid w:val="00472B23"/>
    <w:rsid w:val="00472D81"/>
    <w:rsid w:val="00473054"/>
    <w:rsid w:val="00473285"/>
    <w:rsid w:val="004734F9"/>
    <w:rsid w:val="00473E28"/>
    <w:rsid w:val="0047566C"/>
    <w:rsid w:val="00475E8C"/>
    <w:rsid w:val="00476159"/>
    <w:rsid w:val="004768EA"/>
    <w:rsid w:val="0047692E"/>
    <w:rsid w:val="00476FCB"/>
    <w:rsid w:val="004776EC"/>
    <w:rsid w:val="00477AF4"/>
    <w:rsid w:val="004804A9"/>
    <w:rsid w:val="0048126D"/>
    <w:rsid w:val="00482589"/>
    <w:rsid w:val="00482CB3"/>
    <w:rsid w:val="00482EB4"/>
    <w:rsid w:val="004836A1"/>
    <w:rsid w:val="004838EF"/>
    <w:rsid w:val="00483DEC"/>
    <w:rsid w:val="00483E74"/>
    <w:rsid w:val="00484C7D"/>
    <w:rsid w:val="004850DC"/>
    <w:rsid w:val="004859B2"/>
    <w:rsid w:val="004863A8"/>
    <w:rsid w:val="00486B59"/>
    <w:rsid w:val="00486DCA"/>
    <w:rsid w:val="0048752B"/>
    <w:rsid w:val="004876AC"/>
    <w:rsid w:val="00487B1D"/>
    <w:rsid w:val="00487F3F"/>
    <w:rsid w:val="0049058F"/>
    <w:rsid w:val="00490B29"/>
    <w:rsid w:val="00490F3A"/>
    <w:rsid w:val="00491029"/>
    <w:rsid w:val="00491255"/>
    <w:rsid w:val="0049140C"/>
    <w:rsid w:val="00491C25"/>
    <w:rsid w:val="00491EC0"/>
    <w:rsid w:val="004921D2"/>
    <w:rsid w:val="00492533"/>
    <w:rsid w:val="004925F7"/>
    <w:rsid w:val="004927EA"/>
    <w:rsid w:val="00493002"/>
    <w:rsid w:val="00493853"/>
    <w:rsid w:val="00493BE8"/>
    <w:rsid w:val="0049410C"/>
    <w:rsid w:val="00494160"/>
    <w:rsid w:val="00494567"/>
    <w:rsid w:val="0049459A"/>
    <w:rsid w:val="004947B4"/>
    <w:rsid w:val="00494913"/>
    <w:rsid w:val="004952BA"/>
    <w:rsid w:val="004958F9"/>
    <w:rsid w:val="00496220"/>
    <w:rsid w:val="00496471"/>
    <w:rsid w:val="0049664A"/>
    <w:rsid w:val="00496668"/>
    <w:rsid w:val="00496C6C"/>
    <w:rsid w:val="00496F85"/>
    <w:rsid w:val="00497345"/>
    <w:rsid w:val="004977B4"/>
    <w:rsid w:val="00497D14"/>
    <w:rsid w:val="00497E9C"/>
    <w:rsid w:val="004A02D1"/>
    <w:rsid w:val="004A03BC"/>
    <w:rsid w:val="004A06FE"/>
    <w:rsid w:val="004A0F27"/>
    <w:rsid w:val="004A129E"/>
    <w:rsid w:val="004A1B3C"/>
    <w:rsid w:val="004A1BA3"/>
    <w:rsid w:val="004A227B"/>
    <w:rsid w:val="004A24FA"/>
    <w:rsid w:val="004A2531"/>
    <w:rsid w:val="004A2E4F"/>
    <w:rsid w:val="004A2EFD"/>
    <w:rsid w:val="004A32A2"/>
    <w:rsid w:val="004A336F"/>
    <w:rsid w:val="004A37BE"/>
    <w:rsid w:val="004A3FFD"/>
    <w:rsid w:val="004A408D"/>
    <w:rsid w:val="004A4AFE"/>
    <w:rsid w:val="004A4B31"/>
    <w:rsid w:val="004A4E01"/>
    <w:rsid w:val="004A4E27"/>
    <w:rsid w:val="004A52CD"/>
    <w:rsid w:val="004A648F"/>
    <w:rsid w:val="004A68D5"/>
    <w:rsid w:val="004A6F71"/>
    <w:rsid w:val="004A701C"/>
    <w:rsid w:val="004A7962"/>
    <w:rsid w:val="004A79AA"/>
    <w:rsid w:val="004A7A72"/>
    <w:rsid w:val="004A7B83"/>
    <w:rsid w:val="004A7FBB"/>
    <w:rsid w:val="004B046E"/>
    <w:rsid w:val="004B063F"/>
    <w:rsid w:val="004B0EAB"/>
    <w:rsid w:val="004B2715"/>
    <w:rsid w:val="004B2D60"/>
    <w:rsid w:val="004B2E12"/>
    <w:rsid w:val="004B2F74"/>
    <w:rsid w:val="004B34B1"/>
    <w:rsid w:val="004B3664"/>
    <w:rsid w:val="004B3A9C"/>
    <w:rsid w:val="004B3D8F"/>
    <w:rsid w:val="004B3FB7"/>
    <w:rsid w:val="004B44CF"/>
    <w:rsid w:val="004B467A"/>
    <w:rsid w:val="004B478F"/>
    <w:rsid w:val="004B4BDB"/>
    <w:rsid w:val="004B50FE"/>
    <w:rsid w:val="004B6054"/>
    <w:rsid w:val="004B6499"/>
    <w:rsid w:val="004B66F5"/>
    <w:rsid w:val="004B72FA"/>
    <w:rsid w:val="004B7567"/>
    <w:rsid w:val="004B79A4"/>
    <w:rsid w:val="004B7FF2"/>
    <w:rsid w:val="004C0480"/>
    <w:rsid w:val="004C0504"/>
    <w:rsid w:val="004C0897"/>
    <w:rsid w:val="004C0CD3"/>
    <w:rsid w:val="004C0D1B"/>
    <w:rsid w:val="004C0E7B"/>
    <w:rsid w:val="004C135E"/>
    <w:rsid w:val="004C184B"/>
    <w:rsid w:val="004C1B0B"/>
    <w:rsid w:val="004C1D2B"/>
    <w:rsid w:val="004C24E9"/>
    <w:rsid w:val="004C24EC"/>
    <w:rsid w:val="004C2D48"/>
    <w:rsid w:val="004C348D"/>
    <w:rsid w:val="004C3658"/>
    <w:rsid w:val="004C39E5"/>
    <w:rsid w:val="004C4722"/>
    <w:rsid w:val="004C58F1"/>
    <w:rsid w:val="004C5919"/>
    <w:rsid w:val="004C5A69"/>
    <w:rsid w:val="004C5B6D"/>
    <w:rsid w:val="004C5C64"/>
    <w:rsid w:val="004C5E38"/>
    <w:rsid w:val="004C5F65"/>
    <w:rsid w:val="004C603C"/>
    <w:rsid w:val="004C61FC"/>
    <w:rsid w:val="004C666A"/>
    <w:rsid w:val="004C6735"/>
    <w:rsid w:val="004C6D4A"/>
    <w:rsid w:val="004C7418"/>
    <w:rsid w:val="004C74EE"/>
    <w:rsid w:val="004C7587"/>
    <w:rsid w:val="004C7E0E"/>
    <w:rsid w:val="004D066A"/>
    <w:rsid w:val="004D07F4"/>
    <w:rsid w:val="004D0A0E"/>
    <w:rsid w:val="004D12F8"/>
    <w:rsid w:val="004D16A8"/>
    <w:rsid w:val="004D1879"/>
    <w:rsid w:val="004D1DCA"/>
    <w:rsid w:val="004D284B"/>
    <w:rsid w:val="004D3418"/>
    <w:rsid w:val="004D354C"/>
    <w:rsid w:val="004D47CE"/>
    <w:rsid w:val="004D5169"/>
    <w:rsid w:val="004D5B11"/>
    <w:rsid w:val="004D5BF3"/>
    <w:rsid w:val="004D69F2"/>
    <w:rsid w:val="004D6E36"/>
    <w:rsid w:val="004D702E"/>
    <w:rsid w:val="004D705D"/>
    <w:rsid w:val="004D73F3"/>
    <w:rsid w:val="004D73FE"/>
    <w:rsid w:val="004D765D"/>
    <w:rsid w:val="004D781F"/>
    <w:rsid w:val="004D7855"/>
    <w:rsid w:val="004D7C3D"/>
    <w:rsid w:val="004E02F5"/>
    <w:rsid w:val="004E0466"/>
    <w:rsid w:val="004E079B"/>
    <w:rsid w:val="004E08BD"/>
    <w:rsid w:val="004E0A2E"/>
    <w:rsid w:val="004E0DC7"/>
    <w:rsid w:val="004E0E8A"/>
    <w:rsid w:val="004E0E94"/>
    <w:rsid w:val="004E10A4"/>
    <w:rsid w:val="004E1505"/>
    <w:rsid w:val="004E1BFE"/>
    <w:rsid w:val="004E1FBA"/>
    <w:rsid w:val="004E2080"/>
    <w:rsid w:val="004E2166"/>
    <w:rsid w:val="004E21A1"/>
    <w:rsid w:val="004E2D31"/>
    <w:rsid w:val="004E36CA"/>
    <w:rsid w:val="004E4060"/>
    <w:rsid w:val="004E413C"/>
    <w:rsid w:val="004E4208"/>
    <w:rsid w:val="004E50D7"/>
    <w:rsid w:val="004E52D7"/>
    <w:rsid w:val="004E556C"/>
    <w:rsid w:val="004E632A"/>
    <w:rsid w:val="004E683F"/>
    <w:rsid w:val="004E6B90"/>
    <w:rsid w:val="004E6F38"/>
    <w:rsid w:val="004E73B3"/>
    <w:rsid w:val="004F053B"/>
    <w:rsid w:val="004F0592"/>
    <w:rsid w:val="004F0771"/>
    <w:rsid w:val="004F0963"/>
    <w:rsid w:val="004F11F6"/>
    <w:rsid w:val="004F14A5"/>
    <w:rsid w:val="004F2E06"/>
    <w:rsid w:val="004F3636"/>
    <w:rsid w:val="004F3F75"/>
    <w:rsid w:val="004F4005"/>
    <w:rsid w:val="004F40DF"/>
    <w:rsid w:val="004F4523"/>
    <w:rsid w:val="004F49FD"/>
    <w:rsid w:val="004F4AED"/>
    <w:rsid w:val="004F4F2D"/>
    <w:rsid w:val="004F4F6A"/>
    <w:rsid w:val="004F4FE5"/>
    <w:rsid w:val="004F5D28"/>
    <w:rsid w:val="004F5EBF"/>
    <w:rsid w:val="004F6015"/>
    <w:rsid w:val="004F62F4"/>
    <w:rsid w:val="00500074"/>
    <w:rsid w:val="0050040F"/>
    <w:rsid w:val="00500E3C"/>
    <w:rsid w:val="005012E4"/>
    <w:rsid w:val="005017B0"/>
    <w:rsid w:val="00501B84"/>
    <w:rsid w:val="00502ED2"/>
    <w:rsid w:val="0050364D"/>
    <w:rsid w:val="00503747"/>
    <w:rsid w:val="005037BF"/>
    <w:rsid w:val="005041C7"/>
    <w:rsid w:val="00505479"/>
    <w:rsid w:val="00505863"/>
    <w:rsid w:val="00505968"/>
    <w:rsid w:val="0050617E"/>
    <w:rsid w:val="0050647A"/>
    <w:rsid w:val="00506E5A"/>
    <w:rsid w:val="00506EAE"/>
    <w:rsid w:val="00506F3C"/>
    <w:rsid w:val="005075DA"/>
    <w:rsid w:val="0050776D"/>
    <w:rsid w:val="005106A8"/>
    <w:rsid w:val="00510878"/>
    <w:rsid w:val="0051090D"/>
    <w:rsid w:val="0051093E"/>
    <w:rsid w:val="00510B2C"/>
    <w:rsid w:val="00510DA4"/>
    <w:rsid w:val="0051103E"/>
    <w:rsid w:val="00511A93"/>
    <w:rsid w:val="00511ED0"/>
    <w:rsid w:val="005122FF"/>
    <w:rsid w:val="00512AFE"/>
    <w:rsid w:val="00512BAF"/>
    <w:rsid w:val="00512BBC"/>
    <w:rsid w:val="00512E76"/>
    <w:rsid w:val="00513134"/>
    <w:rsid w:val="00513328"/>
    <w:rsid w:val="00513482"/>
    <w:rsid w:val="00513C63"/>
    <w:rsid w:val="00513F92"/>
    <w:rsid w:val="00514321"/>
    <w:rsid w:val="00514528"/>
    <w:rsid w:val="00514B20"/>
    <w:rsid w:val="00515717"/>
    <w:rsid w:val="005159FF"/>
    <w:rsid w:val="00515BF5"/>
    <w:rsid w:val="00516863"/>
    <w:rsid w:val="00516D85"/>
    <w:rsid w:val="00516E5C"/>
    <w:rsid w:val="0051758F"/>
    <w:rsid w:val="0052006A"/>
    <w:rsid w:val="00520993"/>
    <w:rsid w:val="00520F07"/>
    <w:rsid w:val="00521250"/>
    <w:rsid w:val="0052210F"/>
    <w:rsid w:val="0052308B"/>
    <w:rsid w:val="00523158"/>
    <w:rsid w:val="0052324C"/>
    <w:rsid w:val="0052327B"/>
    <w:rsid w:val="00523355"/>
    <w:rsid w:val="005234E5"/>
    <w:rsid w:val="005238A5"/>
    <w:rsid w:val="00523A77"/>
    <w:rsid w:val="005240DF"/>
    <w:rsid w:val="0052410A"/>
    <w:rsid w:val="00524473"/>
    <w:rsid w:val="00524747"/>
    <w:rsid w:val="00524B5C"/>
    <w:rsid w:val="005251E4"/>
    <w:rsid w:val="005257D9"/>
    <w:rsid w:val="00525BCA"/>
    <w:rsid w:val="005266BF"/>
    <w:rsid w:val="00526959"/>
    <w:rsid w:val="005278A3"/>
    <w:rsid w:val="00527EF1"/>
    <w:rsid w:val="00530668"/>
    <w:rsid w:val="00530710"/>
    <w:rsid w:val="0053132F"/>
    <w:rsid w:val="0053207D"/>
    <w:rsid w:val="00532614"/>
    <w:rsid w:val="00532836"/>
    <w:rsid w:val="00532CE0"/>
    <w:rsid w:val="00532F30"/>
    <w:rsid w:val="00532FCD"/>
    <w:rsid w:val="00533177"/>
    <w:rsid w:val="00533265"/>
    <w:rsid w:val="00533D67"/>
    <w:rsid w:val="00534597"/>
    <w:rsid w:val="0053500C"/>
    <w:rsid w:val="00535059"/>
    <w:rsid w:val="00535175"/>
    <w:rsid w:val="00535207"/>
    <w:rsid w:val="00535293"/>
    <w:rsid w:val="005352D8"/>
    <w:rsid w:val="00535958"/>
    <w:rsid w:val="00535C24"/>
    <w:rsid w:val="00536B90"/>
    <w:rsid w:val="005372DC"/>
    <w:rsid w:val="00537425"/>
    <w:rsid w:val="00537684"/>
    <w:rsid w:val="00537864"/>
    <w:rsid w:val="00537E3C"/>
    <w:rsid w:val="0054040A"/>
    <w:rsid w:val="00540A06"/>
    <w:rsid w:val="00540EC2"/>
    <w:rsid w:val="00540F99"/>
    <w:rsid w:val="0054111A"/>
    <w:rsid w:val="00541971"/>
    <w:rsid w:val="00541E62"/>
    <w:rsid w:val="00541FD8"/>
    <w:rsid w:val="00542593"/>
    <w:rsid w:val="00542835"/>
    <w:rsid w:val="0054287D"/>
    <w:rsid w:val="00542BED"/>
    <w:rsid w:val="00542D96"/>
    <w:rsid w:val="00542ECB"/>
    <w:rsid w:val="0054340D"/>
    <w:rsid w:val="0054344C"/>
    <w:rsid w:val="005437A1"/>
    <w:rsid w:val="00543DA9"/>
    <w:rsid w:val="00543F4C"/>
    <w:rsid w:val="00544292"/>
    <w:rsid w:val="00544C7E"/>
    <w:rsid w:val="00545A5E"/>
    <w:rsid w:val="00545D91"/>
    <w:rsid w:val="005464D0"/>
    <w:rsid w:val="0054685C"/>
    <w:rsid w:val="00546C87"/>
    <w:rsid w:val="005474F6"/>
    <w:rsid w:val="0055048D"/>
    <w:rsid w:val="00550653"/>
    <w:rsid w:val="0055069B"/>
    <w:rsid w:val="00551050"/>
    <w:rsid w:val="00551279"/>
    <w:rsid w:val="005513DE"/>
    <w:rsid w:val="005515D8"/>
    <w:rsid w:val="005517A9"/>
    <w:rsid w:val="00551EF5"/>
    <w:rsid w:val="0055278D"/>
    <w:rsid w:val="0055290D"/>
    <w:rsid w:val="00552E77"/>
    <w:rsid w:val="00553192"/>
    <w:rsid w:val="00553F4D"/>
    <w:rsid w:val="00554CC2"/>
    <w:rsid w:val="00554E43"/>
    <w:rsid w:val="00555798"/>
    <w:rsid w:val="005559C8"/>
    <w:rsid w:val="0055618C"/>
    <w:rsid w:val="00556F67"/>
    <w:rsid w:val="005572DF"/>
    <w:rsid w:val="00557917"/>
    <w:rsid w:val="00557A39"/>
    <w:rsid w:val="00557B57"/>
    <w:rsid w:val="00557FFE"/>
    <w:rsid w:val="00560455"/>
    <w:rsid w:val="005607EE"/>
    <w:rsid w:val="005608A2"/>
    <w:rsid w:val="00561ED9"/>
    <w:rsid w:val="00562141"/>
    <w:rsid w:val="0056236B"/>
    <w:rsid w:val="00563043"/>
    <w:rsid w:val="005635EF"/>
    <w:rsid w:val="005636A5"/>
    <w:rsid w:val="005636E7"/>
    <w:rsid w:val="005637C1"/>
    <w:rsid w:val="00563C41"/>
    <w:rsid w:val="00563FEF"/>
    <w:rsid w:val="0056459B"/>
    <w:rsid w:val="00564D96"/>
    <w:rsid w:val="00564EAE"/>
    <w:rsid w:val="00565120"/>
    <w:rsid w:val="0056523A"/>
    <w:rsid w:val="00565301"/>
    <w:rsid w:val="00565783"/>
    <w:rsid w:val="00565BDC"/>
    <w:rsid w:val="0056611C"/>
    <w:rsid w:val="0056649E"/>
    <w:rsid w:val="00566D36"/>
    <w:rsid w:val="00567074"/>
    <w:rsid w:val="005672DB"/>
    <w:rsid w:val="0056780A"/>
    <w:rsid w:val="00567B2D"/>
    <w:rsid w:val="00567D13"/>
    <w:rsid w:val="00570928"/>
    <w:rsid w:val="005709A8"/>
    <w:rsid w:val="00570DB5"/>
    <w:rsid w:val="005711DA"/>
    <w:rsid w:val="00571315"/>
    <w:rsid w:val="00571A87"/>
    <w:rsid w:val="00571BE3"/>
    <w:rsid w:val="0057219E"/>
    <w:rsid w:val="0057236F"/>
    <w:rsid w:val="00572493"/>
    <w:rsid w:val="0057286E"/>
    <w:rsid w:val="00572CD8"/>
    <w:rsid w:val="0057313A"/>
    <w:rsid w:val="005734BD"/>
    <w:rsid w:val="00573AF8"/>
    <w:rsid w:val="0057400A"/>
    <w:rsid w:val="005742CD"/>
    <w:rsid w:val="005747B7"/>
    <w:rsid w:val="005749A4"/>
    <w:rsid w:val="00574D2D"/>
    <w:rsid w:val="005754D2"/>
    <w:rsid w:val="0057552B"/>
    <w:rsid w:val="005756B1"/>
    <w:rsid w:val="0057577D"/>
    <w:rsid w:val="005757D1"/>
    <w:rsid w:val="005758E0"/>
    <w:rsid w:val="00575907"/>
    <w:rsid w:val="00575A75"/>
    <w:rsid w:val="00575CAA"/>
    <w:rsid w:val="005765CE"/>
    <w:rsid w:val="005767E5"/>
    <w:rsid w:val="00576C35"/>
    <w:rsid w:val="00576D35"/>
    <w:rsid w:val="00577B3B"/>
    <w:rsid w:val="00577D38"/>
    <w:rsid w:val="00580A53"/>
    <w:rsid w:val="00580B41"/>
    <w:rsid w:val="00580E5E"/>
    <w:rsid w:val="00580F79"/>
    <w:rsid w:val="0058178E"/>
    <w:rsid w:val="00581953"/>
    <w:rsid w:val="00581F1E"/>
    <w:rsid w:val="005823D8"/>
    <w:rsid w:val="00582460"/>
    <w:rsid w:val="0058282A"/>
    <w:rsid w:val="00582A01"/>
    <w:rsid w:val="005833DF"/>
    <w:rsid w:val="005842B2"/>
    <w:rsid w:val="00584C59"/>
    <w:rsid w:val="00584F7C"/>
    <w:rsid w:val="00586839"/>
    <w:rsid w:val="00586937"/>
    <w:rsid w:val="00586A39"/>
    <w:rsid w:val="0058762A"/>
    <w:rsid w:val="00590046"/>
    <w:rsid w:val="00590379"/>
    <w:rsid w:val="00590AFA"/>
    <w:rsid w:val="00590CEF"/>
    <w:rsid w:val="00591337"/>
    <w:rsid w:val="005914CA"/>
    <w:rsid w:val="0059179B"/>
    <w:rsid w:val="00591910"/>
    <w:rsid w:val="00591950"/>
    <w:rsid w:val="00591C77"/>
    <w:rsid w:val="0059225C"/>
    <w:rsid w:val="005922DA"/>
    <w:rsid w:val="005923E8"/>
    <w:rsid w:val="00592560"/>
    <w:rsid w:val="00592773"/>
    <w:rsid w:val="00592F73"/>
    <w:rsid w:val="00593BA9"/>
    <w:rsid w:val="00594036"/>
    <w:rsid w:val="00594548"/>
    <w:rsid w:val="005949DB"/>
    <w:rsid w:val="00595134"/>
    <w:rsid w:val="0059521A"/>
    <w:rsid w:val="0059584A"/>
    <w:rsid w:val="00595B7B"/>
    <w:rsid w:val="00595F45"/>
    <w:rsid w:val="00596435"/>
    <w:rsid w:val="005966C0"/>
    <w:rsid w:val="00596930"/>
    <w:rsid w:val="00596EB1"/>
    <w:rsid w:val="00596FAA"/>
    <w:rsid w:val="0059732F"/>
    <w:rsid w:val="00597B9B"/>
    <w:rsid w:val="005A041F"/>
    <w:rsid w:val="005A05C3"/>
    <w:rsid w:val="005A087D"/>
    <w:rsid w:val="005A09F2"/>
    <w:rsid w:val="005A1057"/>
    <w:rsid w:val="005A19C3"/>
    <w:rsid w:val="005A1D41"/>
    <w:rsid w:val="005A1D70"/>
    <w:rsid w:val="005A1DB0"/>
    <w:rsid w:val="005A1F9A"/>
    <w:rsid w:val="005A29E7"/>
    <w:rsid w:val="005A2CD2"/>
    <w:rsid w:val="005A2D5F"/>
    <w:rsid w:val="005A2E5B"/>
    <w:rsid w:val="005A2EB1"/>
    <w:rsid w:val="005A3498"/>
    <w:rsid w:val="005A3741"/>
    <w:rsid w:val="005A3DAF"/>
    <w:rsid w:val="005A4919"/>
    <w:rsid w:val="005A4B31"/>
    <w:rsid w:val="005A4C64"/>
    <w:rsid w:val="005A500C"/>
    <w:rsid w:val="005A5020"/>
    <w:rsid w:val="005A5083"/>
    <w:rsid w:val="005A5198"/>
    <w:rsid w:val="005A533B"/>
    <w:rsid w:val="005A5903"/>
    <w:rsid w:val="005A5A6B"/>
    <w:rsid w:val="005A5E27"/>
    <w:rsid w:val="005A6111"/>
    <w:rsid w:val="005A6386"/>
    <w:rsid w:val="005A6735"/>
    <w:rsid w:val="005A67F8"/>
    <w:rsid w:val="005A6E59"/>
    <w:rsid w:val="005A77BA"/>
    <w:rsid w:val="005B08DC"/>
    <w:rsid w:val="005B1BD6"/>
    <w:rsid w:val="005B1CE8"/>
    <w:rsid w:val="005B3817"/>
    <w:rsid w:val="005B4BA9"/>
    <w:rsid w:val="005B4EE3"/>
    <w:rsid w:val="005B5254"/>
    <w:rsid w:val="005B5A46"/>
    <w:rsid w:val="005B5AF2"/>
    <w:rsid w:val="005B5F9F"/>
    <w:rsid w:val="005B6029"/>
    <w:rsid w:val="005B6CA7"/>
    <w:rsid w:val="005B74E2"/>
    <w:rsid w:val="005B7521"/>
    <w:rsid w:val="005B75FA"/>
    <w:rsid w:val="005B7FA5"/>
    <w:rsid w:val="005C004D"/>
    <w:rsid w:val="005C00B8"/>
    <w:rsid w:val="005C04A1"/>
    <w:rsid w:val="005C0556"/>
    <w:rsid w:val="005C22D9"/>
    <w:rsid w:val="005C23F2"/>
    <w:rsid w:val="005C310C"/>
    <w:rsid w:val="005C325B"/>
    <w:rsid w:val="005C381C"/>
    <w:rsid w:val="005C38C8"/>
    <w:rsid w:val="005C3B8D"/>
    <w:rsid w:val="005C5B9A"/>
    <w:rsid w:val="005C5C94"/>
    <w:rsid w:val="005C5DD4"/>
    <w:rsid w:val="005C5E0F"/>
    <w:rsid w:val="005C6490"/>
    <w:rsid w:val="005C6CE4"/>
    <w:rsid w:val="005C6EAD"/>
    <w:rsid w:val="005C71BD"/>
    <w:rsid w:val="005C76E6"/>
    <w:rsid w:val="005D016D"/>
    <w:rsid w:val="005D0D51"/>
    <w:rsid w:val="005D1099"/>
    <w:rsid w:val="005D14E7"/>
    <w:rsid w:val="005D1696"/>
    <w:rsid w:val="005D16D1"/>
    <w:rsid w:val="005D193E"/>
    <w:rsid w:val="005D1EBC"/>
    <w:rsid w:val="005D2A48"/>
    <w:rsid w:val="005D2AEE"/>
    <w:rsid w:val="005D32DE"/>
    <w:rsid w:val="005D3527"/>
    <w:rsid w:val="005D3A75"/>
    <w:rsid w:val="005D45E0"/>
    <w:rsid w:val="005D5107"/>
    <w:rsid w:val="005D5269"/>
    <w:rsid w:val="005D54A5"/>
    <w:rsid w:val="005D5610"/>
    <w:rsid w:val="005D56CB"/>
    <w:rsid w:val="005D5D24"/>
    <w:rsid w:val="005D6ADB"/>
    <w:rsid w:val="005D70D8"/>
    <w:rsid w:val="005D7563"/>
    <w:rsid w:val="005D7ADB"/>
    <w:rsid w:val="005D7FF3"/>
    <w:rsid w:val="005E09E6"/>
    <w:rsid w:val="005E1173"/>
    <w:rsid w:val="005E1527"/>
    <w:rsid w:val="005E1AD7"/>
    <w:rsid w:val="005E1D50"/>
    <w:rsid w:val="005E2019"/>
    <w:rsid w:val="005E273C"/>
    <w:rsid w:val="005E2EE8"/>
    <w:rsid w:val="005E3B6D"/>
    <w:rsid w:val="005E3D2F"/>
    <w:rsid w:val="005E3E95"/>
    <w:rsid w:val="005E416C"/>
    <w:rsid w:val="005E4B41"/>
    <w:rsid w:val="005E4E51"/>
    <w:rsid w:val="005E5140"/>
    <w:rsid w:val="005E5400"/>
    <w:rsid w:val="005E584C"/>
    <w:rsid w:val="005E6012"/>
    <w:rsid w:val="005E6476"/>
    <w:rsid w:val="005E68F9"/>
    <w:rsid w:val="005E6E94"/>
    <w:rsid w:val="005E7060"/>
    <w:rsid w:val="005E7091"/>
    <w:rsid w:val="005E783B"/>
    <w:rsid w:val="005E7C5B"/>
    <w:rsid w:val="005F0925"/>
    <w:rsid w:val="005F0A7A"/>
    <w:rsid w:val="005F121D"/>
    <w:rsid w:val="005F1283"/>
    <w:rsid w:val="005F14F9"/>
    <w:rsid w:val="005F16D1"/>
    <w:rsid w:val="005F16EE"/>
    <w:rsid w:val="005F185B"/>
    <w:rsid w:val="005F211B"/>
    <w:rsid w:val="005F2BD6"/>
    <w:rsid w:val="005F3188"/>
    <w:rsid w:val="005F3489"/>
    <w:rsid w:val="005F386D"/>
    <w:rsid w:val="005F3BD7"/>
    <w:rsid w:val="005F3D1D"/>
    <w:rsid w:val="005F40E4"/>
    <w:rsid w:val="005F4AB5"/>
    <w:rsid w:val="005F505D"/>
    <w:rsid w:val="005F5240"/>
    <w:rsid w:val="005F55C1"/>
    <w:rsid w:val="005F568D"/>
    <w:rsid w:val="005F664D"/>
    <w:rsid w:val="0060043E"/>
    <w:rsid w:val="006005E4"/>
    <w:rsid w:val="00600FB2"/>
    <w:rsid w:val="006012C6"/>
    <w:rsid w:val="00601BC6"/>
    <w:rsid w:val="006020D3"/>
    <w:rsid w:val="006024AD"/>
    <w:rsid w:val="00602883"/>
    <w:rsid w:val="00602A9A"/>
    <w:rsid w:val="0060357B"/>
    <w:rsid w:val="00603A4D"/>
    <w:rsid w:val="00603BCF"/>
    <w:rsid w:val="00603F64"/>
    <w:rsid w:val="00604119"/>
    <w:rsid w:val="006041B3"/>
    <w:rsid w:val="006046A8"/>
    <w:rsid w:val="00604B3E"/>
    <w:rsid w:val="006057A6"/>
    <w:rsid w:val="006067C3"/>
    <w:rsid w:val="00607849"/>
    <w:rsid w:val="00607AEF"/>
    <w:rsid w:val="006101AB"/>
    <w:rsid w:val="0061064B"/>
    <w:rsid w:val="006106EB"/>
    <w:rsid w:val="00610724"/>
    <w:rsid w:val="006109E2"/>
    <w:rsid w:val="00611197"/>
    <w:rsid w:val="00611835"/>
    <w:rsid w:val="00611C2D"/>
    <w:rsid w:val="00611D9A"/>
    <w:rsid w:val="00612260"/>
    <w:rsid w:val="006124E6"/>
    <w:rsid w:val="0061268E"/>
    <w:rsid w:val="00612761"/>
    <w:rsid w:val="00614227"/>
    <w:rsid w:val="00614322"/>
    <w:rsid w:val="00615002"/>
    <w:rsid w:val="006150BA"/>
    <w:rsid w:val="00615583"/>
    <w:rsid w:val="00615DC8"/>
    <w:rsid w:val="00616234"/>
    <w:rsid w:val="0061649F"/>
    <w:rsid w:val="00616560"/>
    <w:rsid w:val="006165FF"/>
    <w:rsid w:val="00616C97"/>
    <w:rsid w:val="00617A1E"/>
    <w:rsid w:val="00617A7B"/>
    <w:rsid w:val="0062102B"/>
    <w:rsid w:val="006212FF"/>
    <w:rsid w:val="0062148D"/>
    <w:rsid w:val="00621BDD"/>
    <w:rsid w:val="00622294"/>
    <w:rsid w:val="0062247E"/>
    <w:rsid w:val="0062265D"/>
    <w:rsid w:val="00622C03"/>
    <w:rsid w:val="00623557"/>
    <w:rsid w:val="00623A8E"/>
    <w:rsid w:val="006247C8"/>
    <w:rsid w:val="006248E5"/>
    <w:rsid w:val="00624CA9"/>
    <w:rsid w:val="00625179"/>
    <w:rsid w:val="0062592A"/>
    <w:rsid w:val="00625A8A"/>
    <w:rsid w:val="00625BA8"/>
    <w:rsid w:val="00625FF7"/>
    <w:rsid w:val="006271E3"/>
    <w:rsid w:val="00627496"/>
    <w:rsid w:val="00627643"/>
    <w:rsid w:val="0062773F"/>
    <w:rsid w:val="00627925"/>
    <w:rsid w:val="00627B7B"/>
    <w:rsid w:val="00627E25"/>
    <w:rsid w:val="0063021B"/>
    <w:rsid w:val="0063080D"/>
    <w:rsid w:val="00630984"/>
    <w:rsid w:val="00631160"/>
    <w:rsid w:val="006317A0"/>
    <w:rsid w:val="006317C3"/>
    <w:rsid w:val="006318F3"/>
    <w:rsid w:val="00631A0B"/>
    <w:rsid w:val="00632740"/>
    <w:rsid w:val="00632BB0"/>
    <w:rsid w:val="00632E0E"/>
    <w:rsid w:val="006341C9"/>
    <w:rsid w:val="006348DC"/>
    <w:rsid w:val="00634BD7"/>
    <w:rsid w:val="00634BD8"/>
    <w:rsid w:val="0063504E"/>
    <w:rsid w:val="00635140"/>
    <w:rsid w:val="00635828"/>
    <w:rsid w:val="0063685E"/>
    <w:rsid w:val="00636875"/>
    <w:rsid w:val="00636A53"/>
    <w:rsid w:val="00636CF6"/>
    <w:rsid w:val="00637A26"/>
    <w:rsid w:val="00640567"/>
    <w:rsid w:val="0064059F"/>
    <w:rsid w:val="00640ED0"/>
    <w:rsid w:val="00641180"/>
    <w:rsid w:val="006417E0"/>
    <w:rsid w:val="00641ACD"/>
    <w:rsid w:val="00641EC8"/>
    <w:rsid w:val="006420DD"/>
    <w:rsid w:val="00642698"/>
    <w:rsid w:val="00642B63"/>
    <w:rsid w:val="006436BA"/>
    <w:rsid w:val="006439A9"/>
    <w:rsid w:val="00643E27"/>
    <w:rsid w:val="00644396"/>
    <w:rsid w:val="006444BF"/>
    <w:rsid w:val="0064478C"/>
    <w:rsid w:val="00644883"/>
    <w:rsid w:val="00644C2A"/>
    <w:rsid w:val="006457E6"/>
    <w:rsid w:val="006466A7"/>
    <w:rsid w:val="00646A11"/>
    <w:rsid w:val="00646B38"/>
    <w:rsid w:val="00646C53"/>
    <w:rsid w:val="00647264"/>
    <w:rsid w:val="0064735F"/>
    <w:rsid w:val="0064768A"/>
    <w:rsid w:val="00647BA2"/>
    <w:rsid w:val="00647FF2"/>
    <w:rsid w:val="00650164"/>
    <w:rsid w:val="0065023C"/>
    <w:rsid w:val="00650456"/>
    <w:rsid w:val="0065046D"/>
    <w:rsid w:val="00651162"/>
    <w:rsid w:val="00651BBB"/>
    <w:rsid w:val="00651D37"/>
    <w:rsid w:val="00651FFA"/>
    <w:rsid w:val="006532C0"/>
    <w:rsid w:val="00653768"/>
    <w:rsid w:val="00653906"/>
    <w:rsid w:val="00653DA6"/>
    <w:rsid w:val="00654020"/>
    <w:rsid w:val="00654A82"/>
    <w:rsid w:val="00654C22"/>
    <w:rsid w:val="00655652"/>
    <w:rsid w:val="00655834"/>
    <w:rsid w:val="00655F6B"/>
    <w:rsid w:val="00656216"/>
    <w:rsid w:val="006565D5"/>
    <w:rsid w:val="00656AF4"/>
    <w:rsid w:val="00656DFA"/>
    <w:rsid w:val="00656E9D"/>
    <w:rsid w:val="0065750C"/>
    <w:rsid w:val="00657944"/>
    <w:rsid w:val="00661617"/>
    <w:rsid w:val="00661AFF"/>
    <w:rsid w:val="00662333"/>
    <w:rsid w:val="0066275C"/>
    <w:rsid w:val="00662D60"/>
    <w:rsid w:val="00662DF1"/>
    <w:rsid w:val="00663A95"/>
    <w:rsid w:val="00664482"/>
    <w:rsid w:val="00664A28"/>
    <w:rsid w:val="00664C76"/>
    <w:rsid w:val="00665A07"/>
    <w:rsid w:val="00665C89"/>
    <w:rsid w:val="00665CDE"/>
    <w:rsid w:val="00667698"/>
    <w:rsid w:val="00667A17"/>
    <w:rsid w:val="00667C2F"/>
    <w:rsid w:val="00670253"/>
    <w:rsid w:val="00670432"/>
    <w:rsid w:val="006705B6"/>
    <w:rsid w:val="00670971"/>
    <w:rsid w:val="00670F2C"/>
    <w:rsid w:val="006716BB"/>
    <w:rsid w:val="006717D8"/>
    <w:rsid w:val="006719CB"/>
    <w:rsid w:val="006720BF"/>
    <w:rsid w:val="0067223B"/>
    <w:rsid w:val="0067235E"/>
    <w:rsid w:val="006723EC"/>
    <w:rsid w:val="006723F3"/>
    <w:rsid w:val="00672429"/>
    <w:rsid w:val="006729A9"/>
    <w:rsid w:val="00673727"/>
    <w:rsid w:val="0067395C"/>
    <w:rsid w:val="00673BE9"/>
    <w:rsid w:val="0067487D"/>
    <w:rsid w:val="00674C38"/>
    <w:rsid w:val="0067533C"/>
    <w:rsid w:val="0067535B"/>
    <w:rsid w:val="006753BF"/>
    <w:rsid w:val="00676B15"/>
    <w:rsid w:val="00676ECB"/>
    <w:rsid w:val="00677AC3"/>
    <w:rsid w:val="00677B0E"/>
    <w:rsid w:val="00677C6C"/>
    <w:rsid w:val="00680027"/>
    <w:rsid w:val="00680325"/>
    <w:rsid w:val="006806F1"/>
    <w:rsid w:val="006807BB"/>
    <w:rsid w:val="00680BE0"/>
    <w:rsid w:val="00681153"/>
    <w:rsid w:val="00681792"/>
    <w:rsid w:val="006818CE"/>
    <w:rsid w:val="006818FE"/>
    <w:rsid w:val="00681D01"/>
    <w:rsid w:val="006821AB"/>
    <w:rsid w:val="0068257B"/>
    <w:rsid w:val="00682855"/>
    <w:rsid w:val="00682A40"/>
    <w:rsid w:val="00682B20"/>
    <w:rsid w:val="0068304D"/>
    <w:rsid w:val="006833C4"/>
    <w:rsid w:val="006835E2"/>
    <w:rsid w:val="00684D87"/>
    <w:rsid w:val="006857A9"/>
    <w:rsid w:val="00685D59"/>
    <w:rsid w:val="006864CF"/>
    <w:rsid w:val="006866E7"/>
    <w:rsid w:val="00687257"/>
    <w:rsid w:val="00687424"/>
    <w:rsid w:val="006874AE"/>
    <w:rsid w:val="00687B08"/>
    <w:rsid w:val="00687FB4"/>
    <w:rsid w:val="00690382"/>
    <w:rsid w:val="006908CE"/>
    <w:rsid w:val="0069097E"/>
    <w:rsid w:val="006914AE"/>
    <w:rsid w:val="006917D4"/>
    <w:rsid w:val="00692A67"/>
    <w:rsid w:val="00692A72"/>
    <w:rsid w:val="0069326D"/>
    <w:rsid w:val="006932BC"/>
    <w:rsid w:val="0069406D"/>
    <w:rsid w:val="0069462C"/>
    <w:rsid w:val="0069466B"/>
    <w:rsid w:val="00694AAB"/>
    <w:rsid w:val="006952DF"/>
    <w:rsid w:val="00695459"/>
    <w:rsid w:val="00696025"/>
    <w:rsid w:val="00696405"/>
    <w:rsid w:val="0069661A"/>
    <w:rsid w:val="006966EE"/>
    <w:rsid w:val="00697392"/>
    <w:rsid w:val="00697790"/>
    <w:rsid w:val="00697E00"/>
    <w:rsid w:val="006A00BA"/>
    <w:rsid w:val="006A0465"/>
    <w:rsid w:val="006A0930"/>
    <w:rsid w:val="006A11C9"/>
    <w:rsid w:val="006A1C38"/>
    <w:rsid w:val="006A1C79"/>
    <w:rsid w:val="006A1D6E"/>
    <w:rsid w:val="006A2319"/>
    <w:rsid w:val="006A2899"/>
    <w:rsid w:val="006A30CD"/>
    <w:rsid w:val="006A31E5"/>
    <w:rsid w:val="006A38F1"/>
    <w:rsid w:val="006A3F43"/>
    <w:rsid w:val="006A3F9E"/>
    <w:rsid w:val="006A3FBA"/>
    <w:rsid w:val="006A430B"/>
    <w:rsid w:val="006A49F4"/>
    <w:rsid w:val="006B0156"/>
    <w:rsid w:val="006B0A88"/>
    <w:rsid w:val="006B0BFE"/>
    <w:rsid w:val="006B0D64"/>
    <w:rsid w:val="006B10EA"/>
    <w:rsid w:val="006B1144"/>
    <w:rsid w:val="006B15B9"/>
    <w:rsid w:val="006B177A"/>
    <w:rsid w:val="006B1CE6"/>
    <w:rsid w:val="006B237C"/>
    <w:rsid w:val="006B2416"/>
    <w:rsid w:val="006B27AF"/>
    <w:rsid w:val="006B2904"/>
    <w:rsid w:val="006B2959"/>
    <w:rsid w:val="006B2A72"/>
    <w:rsid w:val="006B2C52"/>
    <w:rsid w:val="006B2D0F"/>
    <w:rsid w:val="006B2F64"/>
    <w:rsid w:val="006B3328"/>
    <w:rsid w:val="006B3406"/>
    <w:rsid w:val="006B3871"/>
    <w:rsid w:val="006B3A2D"/>
    <w:rsid w:val="006B3A93"/>
    <w:rsid w:val="006B3C1A"/>
    <w:rsid w:val="006B3E9E"/>
    <w:rsid w:val="006B4169"/>
    <w:rsid w:val="006B5697"/>
    <w:rsid w:val="006B5AAF"/>
    <w:rsid w:val="006B6856"/>
    <w:rsid w:val="006B7150"/>
    <w:rsid w:val="006B7310"/>
    <w:rsid w:val="006B75D0"/>
    <w:rsid w:val="006B7B55"/>
    <w:rsid w:val="006C0135"/>
    <w:rsid w:val="006C1113"/>
    <w:rsid w:val="006C133E"/>
    <w:rsid w:val="006C1657"/>
    <w:rsid w:val="006C16C7"/>
    <w:rsid w:val="006C1C46"/>
    <w:rsid w:val="006C1F99"/>
    <w:rsid w:val="006C23EB"/>
    <w:rsid w:val="006C373B"/>
    <w:rsid w:val="006C4626"/>
    <w:rsid w:val="006C4FFD"/>
    <w:rsid w:val="006C5615"/>
    <w:rsid w:val="006C5B94"/>
    <w:rsid w:val="006C5C79"/>
    <w:rsid w:val="006C6097"/>
    <w:rsid w:val="006C612D"/>
    <w:rsid w:val="006C6193"/>
    <w:rsid w:val="006C61E9"/>
    <w:rsid w:val="006C6F27"/>
    <w:rsid w:val="006C6FB4"/>
    <w:rsid w:val="006C7477"/>
    <w:rsid w:val="006C7B65"/>
    <w:rsid w:val="006D09FD"/>
    <w:rsid w:val="006D0C51"/>
    <w:rsid w:val="006D1A6D"/>
    <w:rsid w:val="006D22D4"/>
    <w:rsid w:val="006D3A83"/>
    <w:rsid w:val="006D3AD3"/>
    <w:rsid w:val="006D445F"/>
    <w:rsid w:val="006D484D"/>
    <w:rsid w:val="006D48AC"/>
    <w:rsid w:val="006D51A1"/>
    <w:rsid w:val="006D53F5"/>
    <w:rsid w:val="006D544E"/>
    <w:rsid w:val="006D590A"/>
    <w:rsid w:val="006D62AC"/>
    <w:rsid w:val="006D699F"/>
    <w:rsid w:val="006D6AAD"/>
    <w:rsid w:val="006D6CBF"/>
    <w:rsid w:val="006D6DAD"/>
    <w:rsid w:val="006D6E20"/>
    <w:rsid w:val="006D6FA9"/>
    <w:rsid w:val="006D6FCD"/>
    <w:rsid w:val="006D7297"/>
    <w:rsid w:val="006D74E9"/>
    <w:rsid w:val="006E06BE"/>
    <w:rsid w:val="006E0991"/>
    <w:rsid w:val="006E0AB7"/>
    <w:rsid w:val="006E0E60"/>
    <w:rsid w:val="006E0EB4"/>
    <w:rsid w:val="006E14D8"/>
    <w:rsid w:val="006E154D"/>
    <w:rsid w:val="006E184B"/>
    <w:rsid w:val="006E1923"/>
    <w:rsid w:val="006E1BCA"/>
    <w:rsid w:val="006E1C0F"/>
    <w:rsid w:val="006E31DF"/>
    <w:rsid w:val="006E3456"/>
    <w:rsid w:val="006E3816"/>
    <w:rsid w:val="006E38C3"/>
    <w:rsid w:val="006E3DC8"/>
    <w:rsid w:val="006E4072"/>
    <w:rsid w:val="006E422F"/>
    <w:rsid w:val="006E4317"/>
    <w:rsid w:val="006E4AB8"/>
    <w:rsid w:val="006E4F8C"/>
    <w:rsid w:val="006E57F6"/>
    <w:rsid w:val="006E5A00"/>
    <w:rsid w:val="006E5EBE"/>
    <w:rsid w:val="006E5EE4"/>
    <w:rsid w:val="006E69AC"/>
    <w:rsid w:val="006E6A24"/>
    <w:rsid w:val="006E6F02"/>
    <w:rsid w:val="006E719E"/>
    <w:rsid w:val="006E7220"/>
    <w:rsid w:val="006E770A"/>
    <w:rsid w:val="006E7889"/>
    <w:rsid w:val="006E7B72"/>
    <w:rsid w:val="006F02DF"/>
    <w:rsid w:val="006F02EB"/>
    <w:rsid w:val="006F0A9B"/>
    <w:rsid w:val="006F17ED"/>
    <w:rsid w:val="006F249A"/>
    <w:rsid w:val="006F2596"/>
    <w:rsid w:val="006F38BC"/>
    <w:rsid w:val="006F3EB1"/>
    <w:rsid w:val="006F3FDC"/>
    <w:rsid w:val="006F4028"/>
    <w:rsid w:val="006F47FA"/>
    <w:rsid w:val="006F49A0"/>
    <w:rsid w:val="006F4C05"/>
    <w:rsid w:val="006F4EF0"/>
    <w:rsid w:val="006F5080"/>
    <w:rsid w:val="006F53D6"/>
    <w:rsid w:val="006F5E3F"/>
    <w:rsid w:val="006F63DE"/>
    <w:rsid w:val="006F6730"/>
    <w:rsid w:val="006F67E3"/>
    <w:rsid w:val="006F7A71"/>
    <w:rsid w:val="007006D2"/>
    <w:rsid w:val="00700743"/>
    <w:rsid w:val="00700745"/>
    <w:rsid w:val="0070082B"/>
    <w:rsid w:val="007009F0"/>
    <w:rsid w:val="00700B78"/>
    <w:rsid w:val="00700C6C"/>
    <w:rsid w:val="00700C8F"/>
    <w:rsid w:val="00700D10"/>
    <w:rsid w:val="00700DA5"/>
    <w:rsid w:val="00701C7E"/>
    <w:rsid w:val="00701DCF"/>
    <w:rsid w:val="007022A2"/>
    <w:rsid w:val="007023B5"/>
    <w:rsid w:val="00702D42"/>
    <w:rsid w:val="00702EEA"/>
    <w:rsid w:val="007030F2"/>
    <w:rsid w:val="007032E9"/>
    <w:rsid w:val="00703C93"/>
    <w:rsid w:val="00704888"/>
    <w:rsid w:val="00704CC2"/>
    <w:rsid w:val="00704FAB"/>
    <w:rsid w:val="00705018"/>
    <w:rsid w:val="0070506A"/>
    <w:rsid w:val="00705498"/>
    <w:rsid w:val="00705512"/>
    <w:rsid w:val="0070552D"/>
    <w:rsid w:val="0070673F"/>
    <w:rsid w:val="00706E8E"/>
    <w:rsid w:val="00707B3D"/>
    <w:rsid w:val="00707D48"/>
    <w:rsid w:val="007110D2"/>
    <w:rsid w:val="007122F9"/>
    <w:rsid w:val="00713031"/>
    <w:rsid w:val="0071351E"/>
    <w:rsid w:val="0071366D"/>
    <w:rsid w:val="007137A8"/>
    <w:rsid w:val="00713B98"/>
    <w:rsid w:val="00713F14"/>
    <w:rsid w:val="00713F67"/>
    <w:rsid w:val="00714277"/>
    <w:rsid w:val="007146B7"/>
    <w:rsid w:val="00715730"/>
    <w:rsid w:val="007159FD"/>
    <w:rsid w:val="00716359"/>
    <w:rsid w:val="007169AA"/>
    <w:rsid w:val="007171E8"/>
    <w:rsid w:val="00717220"/>
    <w:rsid w:val="007172FF"/>
    <w:rsid w:val="00717509"/>
    <w:rsid w:val="0071753E"/>
    <w:rsid w:val="007204EC"/>
    <w:rsid w:val="00720B6F"/>
    <w:rsid w:val="00721270"/>
    <w:rsid w:val="00721A19"/>
    <w:rsid w:val="00721CB4"/>
    <w:rsid w:val="00721D01"/>
    <w:rsid w:val="007223BE"/>
    <w:rsid w:val="00722B2D"/>
    <w:rsid w:val="00722ED0"/>
    <w:rsid w:val="007233C4"/>
    <w:rsid w:val="007240C0"/>
    <w:rsid w:val="007243D2"/>
    <w:rsid w:val="0072490A"/>
    <w:rsid w:val="00724E98"/>
    <w:rsid w:val="0072503B"/>
    <w:rsid w:val="0072508A"/>
    <w:rsid w:val="007252B5"/>
    <w:rsid w:val="007252FC"/>
    <w:rsid w:val="007257AE"/>
    <w:rsid w:val="00726185"/>
    <w:rsid w:val="00726E8F"/>
    <w:rsid w:val="007274CA"/>
    <w:rsid w:val="00727C7F"/>
    <w:rsid w:val="00727D59"/>
    <w:rsid w:val="00727FE0"/>
    <w:rsid w:val="007302A4"/>
    <w:rsid w:val="00730C17"/>
    <w:rsid w:val="00731307"/>
    <w:rsid w:val="007317B8"/>
    <w:rsid w:val="00731830"/>
    <w:rsid w:val="00731ABD"/>
    <w:rsid w:val="00731FB7"/>
    <w:rsid w:val="00732AD3"/>
    <w:rsid w:val="00732B5E"/>
    <w:rsid w:val="00732D5A"/>
    <w:rsid w:val="007330BD"/>
    <w:rsid w:val="007330D4"/>
    <w:rsid w:val="007335A5"/>
    <w:rsid w:val="00733DE7"/>
    <w:rsid w:val="00734568"/>
    <w:rsid w:val="0073498B"/>
    <w:rsid w:val="00734D33"/>
    <w:rsid w:val="007350DE"/>
    <w:rsid w:val="00735133"/>
    <w:rsid w:val="00735459"/>
    <w:rsid w:val="007368CB"/>
    <w:rsid w:val="00736F72"/>
    <w:rsid w:val="00737830"/>
    <w:rsid w:val="007379F1"/>
    <w:rsid w:val="00737D7E"/>
    <w:rsid w:val="00737E17"/>
    <w:rsid w:val="00740336"/>
    <w:rsid w:val="00740641"/>
    <w:rsid w:val="007407D7"/>
    <w:rsid w:val="00740AF7"/>
    <w:rsid w:val="00741356"/>
    <w:rsid w:val="00741538"/>
    <w:rsid w:val="0074156B"/>
    <w:rsid w:val="00741787"/>
    <w:rsid w:val="00741D93"/>
    <w:rsid w:val="007427DD"/>
    <w:rsid w:val="00743575"/>
    <w:rsid w:val="00743743"/>
    <w:rsid w:val="00744CFF"/>
    <w:rsid w:val="007453D5"/>
    <w:rsid w:val="00745659"/>
    <w:rsid w:val="00745C51"/>
    <w:rsid w:val="00745C5F"/>
    <w:rsid w:val="00745D13"/>
    <w:rsid w:val="00745D46"/>
    <w:rsid w:val="007462ED"/>
    <w:rsid w:val="00746D52"/>
    <w:rsid w:val="00747734"/>
    <w:rsid w:val="00747D4D"/>
    <w:rsid w:val="0075046D"/>
    <w:rsid w:val="00750D8A"/>
    <w:rsid w:val="00750E59"/>
    <w:rsid w:val="00750F98"/>
    <w:rsid w:val="007510E4"/>
    <w:rsid w:val="0075112C"/>
    <w:rsid w:val="00751926"/>
    <w:rsid w:val="007519E5"/>
    <w:rsid w:val="00751DF0"/>
    <w:rsid w:val="00752646"/>
    <w:rsid w:val="0075264B"/>
    <w:rsid w:val="00752D82"/>
    <w:rsid w:val="00752D9C"/>
    <w:rsid w:val="00752FBD"/>
    <w:rsid w:val="007540F7"/>
    <w:rsid w:val="0075497A"/>
    <w:rsid w:val="00754A0C"/>
    <w:rsid w:val="00754A37"/>
    <w:rsid w:val="0075595F"/>
    <w:rsid w:val="00756838"/>
    <w:rsid w:val="00756840"/>
    <w:rsid w:val="00756904"/>
    <w:rsid w:val="007569A9"/>
    <w:rsid w:val="00757B3A"/>
    <w:rsid w:val="00760E20"/>
    <w:rsid w:val="00760FCE"/>
    <w:rsid w:val="007612A0"/>
    <w:rsid w:val="007615EB"/>
    <w:rsid w:val="007616C3"/>
    <w:rsid w:val="007627D7"/>
    <w:rsid w:val="00762B1F"/>
    <w:rsid w:val="00763124"/>
    <w:rsid w:val="0076325E"/>
    <w:rsid w:val="00764352"/>
    <w:rsid w:val="007647ED"/>
    <w:rsid w:val="00764980"/>
    <w:rsid w:val="00764A48"/>
    <w:rsid w:val="00764B6E"/>
    <w:rsid w:val="007650B3"/>
    <w:rsid w:val="00766065"/>
    <w:rsid w:val="0076668C"/>
    <w:rsid w:val="00766D4C"/>
    <w:rsid w:val="00766E85"/>
    <w:rsid w:val="00767034"/>
    <w:rsid w:val="00767869"/>
    <w:rsid w:val="007705D9"/>
    <w:rsid w:val="00770990"/>
    <w:rsid w:val="00770A0F"/>
    <w:rsid w:val="0077108F"/>
    <w:rsid w:val="0077161F"/>
    <w:rsid w:val="007718CA"/>
    <w:rsid w:val="0077211C"/>
    <w:rsid w:val="007721D3"/>
    <w:rsid w:val="00772518"/>
    <w:rsid w:val="00773046"/>
    <w:rsid w:val="00773759"/>
    <w:rsid w:val="00773B13"/>
    <w:rsid w:val="00773D3F"/>
    <w:rsid w:val="00773ED6"/>
    <w:rsid w:val="007740D8"/>
    <w:rsid w:val="0077427E"/>
    <w:rsid w:val="0077511A"/>
    <w:rsid w:val="00775691"/>
    <w:rsid w:val="007757FB"/>
    <w:rsid w:val="00775A07"/>
    <w:rsid w:val="00775B35"/>
    <w:rsid w:val="00776117"/>
    <w:rsid w:val="00776378"/>
    <w:rsid w:val="00776E91"/>
    <w:rsid w:val="007771D0"/>
    <w:rsid w:val="007774AD"/>
    <w:rsid w:val="00777817"/>
    <w:rsid w:val="00777878"/>
    <w:rsid w:val="00780CBB"/>
    <w:rsid w:val="007811DA"/>
    <w:rsid w:val="007819D9"/>
    <w:rsid w:val="007820B2"/>
    <w:rsid w:val="007828C2"/>
    <w:rsid w:val="0078337D"/>
    <w:rsid w:val="007834B4"/>
    <w:rsid w:val="0078398B"/>
    <w:rsid w:val="00783C3B"/>
    <w:rsid w:val="00783FB1"/>
    <w:rsid w:val="00784013"/>
    <w:rsid w:val="00784453"/>
    <w:rsid w:val="0078448F"/>
    <w:rsid w:val="00784675"/>
    <w:rsid w:val="0078476B"/>
    <w:rsid w:val="00784E2A"/>
    <w:rsid w:val="00784FEF"/>
    <w:rsid w:val="0078523C"/>
    <w:rsid w:val="007852CD"/>
    <w:rsid w:val="00785BF4"/>
    <w:rsid w:val="00785C8C"/>
    <w:rsid w:val="00786048"/>
    <w:rsid w:val="00786984"/>
    <w:rsid w:val="00786BEE"/>
    <w:rsid w:val="00786C3C"/>
    <w:rsid w:val="00786CF4"/>
    <w:rsid w:val="0078732A"/>
    <w:rsid w:val="0078749C"/>
    <w:rsid w:val="0078784E"/>
    <w:rsid w:val="00787F8D"/>
    <w:rsid w:val="00790396"/>
    <w:rsid w:val="00790A01"/>
    <w:rsid w:val="00790A8F"/>
    <w:rsid w:val="00790C46"/>
    <w:rsid w:val="00790C4E"/>
    <w:rsid w:val="00790D79"/>
    <w:rsid w:val="00791169"/>
    <w:rsid w:val="007916F8"/>
    <w:rsid w:val="00791735"/>
    <w:rsid w:val="0079184A"/>
    <w:rsid w:val="0079189E"/>
    <w:rsid w:val="00791C6F"/>
    <w:rsid w:val="007922FE"/>
    <w:rsid w:val="007923FE"/>
    <w:rsid w:val="00792F80"/>
    <w:rsid w:val="00793308"/>
    <w:rsid w:val="00793E53"/>
    <w:rsid w:val="0079442E"/>
    <w:rsid w:val="0079483E"/>
    <w:rsid w:val="00794854"/>
    <w:rsid w:val="00794891"/>
    <w:rsid w:val="00795307"/>
    <w:rsid w:val="0079565F"/>
    <w:rsid w:val="00795691"/>
    <w:rsid w:val="0079571A"/>
    <w:rsid w:val="00795E49"/>
    <w:rsid w:val="00795EE5"/>
    <w:rsid w:val="007964A8"/>
    <w:rsid w:val="007968A5"/>
    <w:rsid w:val="007970AD"/>
    <w:rsid w:val="007972AD"/>
    <w:rsid w:val="007977AF"/>
    <w:rsid w:val="00797AAB"/>
    <w:rsid w:val="00797C29"/>
    <w:rsid w:val="00797D17"/>
    <w:rsid w:val="00797DD9"/>
    <w:rsid w:val="007A0340"/>
    <w:rsid w:val="007A0617"/>
    <w:rsid w:val="007A0853"/>
    <w:rsid w:val="007A0B90"/>
    <w:rsid w:val="007A0C4F"/>
    <w:rsid w:val="007A0CD1"/>
    <w:rsid w:val="007A16CE"/>
    <w:rsid w:val="007A1D65"/>
    <w:rsid w:val="007A25B0"/>
    <w:rsid w:val="007A2823"/>
    <w:rsid w:val="007A4063"/>
    <w:rsid w:val="007A454A"/>
    <w:rsid w:val="007A4A58"/>
    <w:rsid w:val="007A507E"/>
    <w:rsid w:val="007A5280"/>
    <w:rsid w:val="007A5A55"/>
    <w:rsid w:val="007A5DDD"/>
    <w:rsid w:val="007A6056"/>
    <w:rsid w:val="007A66E9"/>
    <w:rsid w:val="007A6A37"/>
    <w:rsid w:val="007A7054"/>
    <w:rsid w:val="007A763A"/>
    <w:rsid w:val="007A7CCE"/>
    <w:rsid w:val="007A7E5D"/>
    <w:rsid w:val="007A7E9C"/>
    <w:rsid w:val="007B0426"/>
    <w:rsid w:val="007B0906"/>
    <w:rsid w:val="007B0A00"/>
    <w:rsid w:val="007B0D71"/>
    <w:rsid w:val="007B0F4F"/>
    <w:rsid w:val="007B12A2"/>
    <w:rsid w:val="007B13A4"/>
    <w:rsid w:val="007B1543"/>
    <w:rsid w:val="007B16D3"/>
    <w:rsid w:val="007B1AA0"/>
    <w:rsid w:val="007B1E35"/>
    <w:rsid w:val="007B2618"/>
    <w:rsid w:val="007B29CF"/>
    <w:rsid w:val="007B2BFD"/>
    <w:rsid w:val="007B3CEC"/>
    <w:rsid w:val="007B4086"/>
    <w:rsid w:val="007B414F"/>
    <w:rsid w:val="007B4155"/>
    <w:rsid w:val="007B4850"/>
    <w:rsid w:val="007B5144"/>
    <w:rsid w:val="007B5706"/>
    <w:rsid w:val="007B596E"/>
    <w:rsid w:val="007B5E04"/>
    <w:rsid w:val="007B5EAB"/>
    <w:rsid w:val="007B6264"/>
    <w:rsid w:val="007B664B"/>
    <w:rsid w:val="007B687C"/>
    <w:rsid w:val="007B703D"/>
    <w:rsid w:val="007B7244"/>
    <w:rsid w:val="007B7D82"/>
    <w:rsid w:val="007B7E86"/>
    <w:rsid w:val="007B7F4C"/>
    <w:rsid w:val="007C0054"/>
    <w:rsid w:val="007C04D7"/>
    <w:rsid w:val="007C0CA5"/>
    <w:rsid w:val="007C17DE"/>
    <w:rsid w:val="007C2344"/>
    <w:rsid w:val="007C2561"/>
    <w:rsid w:val="007C29DE"/>
    <w:rsid w:val="007C335B"/>
    <w:rsid w:val="007C3669"/>
    <w:rsid w:val="007C36E8"/>
    <w:rsid w:val="007C39F4"/>
    <w:rsid w:val="007C436C"/>
    <w:rsid w:val="007C4753"/>
    <w:rsid w:val="007C4903"/>
    <w:rsid w:val="007C5314"/>
    <w:rsid w:val="007C5609"/>
    <w:rsid w:val="007C56CA"/>
    <w:rsid w:val="007C5B51"/>
    <w:rsid w:val="007C5DAD"/>
    <w:rsid w:val="007C6077"/>
    <w:rsid w:val="007C639D"/>
    <w:rsid w:val="007C6F29"/>
    <w:rsid w:val="007C76A4"/>
    <w:rsid w:val="007C7AC4"/>
    <w:rsid w:val="007C7DA2"/>
    <w:rsid w:val="007D0012"/>
    <w:rsid w:val="007D1B86"/>
    <w:rsid w:val="007D1ED2"/>
    <w:rsid w:val="007D2EFF"/>
    <w:rsid w:val="007D3305"/>
    <w:rsid w:val="007D374F"/>
    <w:rsid w:val="007D3ACB"/>
    <w:rsid w:val="007D3D3A"/>
    <w:rsid w:val="007D423A"/>
    <w:rsid w:val="007D46F5"/>
    <w:rsid w:val="007D493B"/>
    <w:rsid w:val="007D4A8D"/>
    <w:rsid w:val="007D4EE4"/>
    <w:rsid w:val="007D58CF"/>
    <w:rsid w:val="007D594B"/>
    <w:rsid w:val="007D6009"/>
    <w:rsid w:val="007D61B6"/>
    <w:rsid w:val="007D65C6"/>
    <w:rsid w:val="007D680F"/>
    <w:rsid w:val="007D681E"/>
    <w:rsid w:val="007D6834"/>
    <w:rsid w:val="007D78E6"/>
    <w:rsid w:val="007D7CFA"/>
    <w:rsid w:val="007D7EB1"/>
    <w:rsid w:val="007E0620"/>
    <w:rsid w:val="007E0629"/>
    <w:rsid w:val="007E1613"/>
    <w:rsid w:val="007E1634"/>
    <w:rsid w:val="007E18A5"/>
    <w:rsid w:val="007E1E1F"/>
    <w:rsid w:val="007E21FB"/>
    <w:rsid w:val="007E2F83"/>
    <w:rsid w:val="007E2F9C"/>
    <w:rsid w:val="007E3166"/>
    <w:rsid w:val="007E386D"/>
    <w:rsid w:val="007E3C78"/>
    <w:rsid w:val="007E3C84"/>
    <w:rsid w:val="007E4249"/>
    <w:rsid w:val="007E42DD"/>
    <w:rsid w:val="007E44BC"/>
    <w:rsid w:val="007E4ABD"/>
    <w:rsid w:val="007E4DA2"/>
    <w:rsid w:val="007E5053"/>
    <w:rsid w:val="007E52A9"/>
    <w:rsid w:val="007E536B"/>
    <w:rsid w:val="007E5431"/>
    <w:rsid w:val="007E5AAB"/>
    <w:rsid w:val="007E5DE5"/>
    <w:rsid w:val="007E6748"/>
    <w:rsid w:val="007E6E57"/>
    <w:rsid w:val="007F070B"/>
    <w:rsid w:val="007F09D8"/>
    <w:rsid w:val="007F0D60"/>
    <w:rsid w:val="007F0E8B"/>
    <w:rsid w:val="007F1190"/>
    <w:rsid w:val="007F1239"/>
    <w:rsid w:val="007F12DB"/>
    <w:rsid w:val="007F1956"/>
    <w:rsid w:val="007F1A40"/>
    <w:rsid w:val="007F26EA"/>
    <w:rsid w:val="007F2F07"/>
    <w:rsid w:val="007F300D"/>
    <w:rsid w:val="007F3070"/>
    <w:rsid w:val="007F3113"/>
    <w:rsid w:val="007F3678"/>
    <w:rsid w:val="007F3903"/>
    <w:rsid w:val="007F39B9"/>
    <w:rsid w:val="007F3DF5"/>
    <w:rsid w:val="007F3EAF"/>
    <w:rsid w:val="007F423B"/>
    <w:rsid w:val="007F447E"/>
    <w:rsid w:val="007F513D"/>
    <w:rsid w:val="007F5450"/>
    <w:rsid w:val="007F57A2"/>
    <w:rsid w:val="007F5BB9"/>
    <w:rsid w:val="007F5F40"/>
    <w:rsid w:val="007F6E9A"/>
    <w:rsid w:val="007F7352"/>
    <w:rsid w:val="007F74CE"/>
    <w:rsid w:val="00800767"/>
    <w:rsid w:val="00801072"/>
    <w:rsid w:val="008016A2"/>
    <w:rsid w:val="00801F87"/>
    <w:rsid w:val="00802B05"/>
    <w:rsid w:val="00802C10"/>
    <w:rsid w:val="0080311A"/>
    <w:rsid w:val="008032E2"/>
    <w:rsid w:val="00803317"/>
    <w:rsid w:val="00803384"/>
    <w:rsid w:val="00803427"/>
    <w:rsid w:val="008049D5"/>
    <w:rsid w:val="00804AB2"/>
    <w:rsid w:val="00804C99"/>
    <w:rsid w:val="00804E62"/>
    <w:rsid w:val="008054CC"/>
    <w:rsid w:val="00805663"/>
    <w:rsid w:val="00805A0C"/>
    <w:rsid w:val="00805B45"/>
    <w:rsid w:val="00805DB9"/>
    <w:rsid w:val="00805E83"/>
    <w:rsid w:val="00806525"/>
    <w:rsid w:val="008102A4"/>
    <w:rsid w:val="008109A3"/>
    <w:rsid w:val="0081182C"/>
    <w:rsid w:val="00811F1E"/>
    <w:rsid w:val="008124BB"/>
    <w:rsid w:val="0081298A"/>
    <w:rsid w:val="008129A1"/>
    <w:rsid w:val="00812CE3"/>
    <w:rsid w:val="00812F69"/>
    <w:rsid w:val="00813A7B"/>
    <w:rsid w:val="00813BFB"/>
    <w:rsid w:val="00813D66"/>
    <w:rsid w:val="00814056"/>
    <w:rsid w:val="0081417D"/>
    <w:rsid w:val="0081455D"/>
    <w:rsid w:val="00814841"/>
    <w:rsid w:val="008148C5"/>
    <w:rsid w:val="00814E68"/>
    <w:rsid w:val="0081517A"/>
    <w:rsid w:val="008156ED"/>
    <w:rsid w:val="00815832"/>
    <w:rsid w:val="00815D47"/>
    <w:rsid w:val="008160E7"/>
    <w:rsid w:val="00816365"/>
    <w:rsid w:val="0081658F"/>
    <w:rsid w:val="00816B69"/>
    <w:rsid w:val="00816D0B"/>
    <w:rsid w:val="008170A1"/>
    <w:rsid w:val="00817F71"/>
    <w:rsid w:val="00820ADD"/>
    <w:rsid w:val="00820B5C"/>
    <w:rsid w:val="00821B03"/>
    <w:rsid w:val="00822BE7"/>
    <w:rsid w:val="00822E15"/>
    <w:rsid w:val="00823462"/>
    <w:rsid w:val="00823B39"/>
    <w:rsid w:val="00823E16"/>
    <w:rsid w:val="00823F9C"/>
    <w:rsid w:val="0082477B"/>
    <w:rsid w:val="00824782"/>
    <w:rsid w:val="00824A63"/>
    <w:rsid w:val="00824CAB"/>
    <w:rsid w:val="00824CE3"/>
    <w:rsid w:val="00824FAE"/>
    <w:rsid w:val="00825D7A"/>
    <w:rsid w:val="008262DD"/>
    <w:rsid w:val="00826BEC"/>
    <w:rsid w:val="00826EFA"/>
    <w:rsid w:val="008275F7"/>
    <w:rsid w:val="00827644"/>
    <w:rsid w:val="00827692"/>
    <w:rsid w:val="008304C7"/>
    <w:rsid w:val="0083090F"/>
    <w:rsid w:val="00831025"/>
    <w:rsid w:val="008311E9"/>
    <w:rsid w:val="00831887"/>
    <w:rsid w:val="008321F8"/>
    <w:rsid w:val="00832F23"/>
    <w:rsid w:val="00833230"/>
    <w:rsid w:val="00833599"/>
    <w:rsid w:val="008339F9"/>
    <w:rsid w:val="00834228"/>
    <w:rsid w:val="00834B7B"/>
    <w:rsid w:val="00834C3C"/>
    <w:rsid w:val="00834E52"/>
    <w:rsid w:val="00834F3F"/>
    <w:rsid w:val="008350B7"/>
    <w:rsid w:val="008350C4"/>
    <w:rsid w:val="00835113"/>
    <w:rsid w:val="0083532D"/>
    <w:rsid w:val="00835B0C"/>
    <w:rsid w:val="00835B2A"/>
    <w:rsid w:val="00836240"/>
    <w:rsid w:val="0083638D"/>
    <w:rsid w:val="008367BF"/>
    <w:rsid w:val="00836D26"/>
    <w:rsid w:val="00836EF1"/>
    <w:rsid w:val="0083714E"/>
    <w:rsid w:val="00837946"/>
    <w:rsid w:val="008406B7"/>
    <w:rsid w:val="00840899"/>
    <w:rsid w:val="008409EB"/>
    <w:rsid w:val="00840BF9"/>
    <w:rsid w:val="00841081"/>
    <w:rsid w:val="008416E6"/>
    <w:rsid w:val="0084201A"/>
    <w:rsid w:val="0084212E"/>
    <w:rsid w:val="0084230B"/>
    <w:rsid w:val="00842A73"/>
    <w:rsid w:val="0084300B"/>
    <w:rsid w:val="00843149"/>
    <w:rsid w:val="00843803"/>
    <w:rsid w:val="00843C6E"/>
    <w:rsid w:val="00843D22"/>
    <w:rsid w:val="00844027"/>
    <w:rsid w:val="008445E4"/>
    <w:rsid w:val="008456AC"/>
    <w:rsid w:val="00845807"/>
    <w:rsid w:val="008459D5"/>
    <w:rsid w:val="00845F0D"/>
    <w:rsid w:val="00846732"/>
    <w:rsid w:val="008467D2"/>
    <w:rsid w:val="0084697A"/>
    <w:rsid w:val="00846F49"/>
    <w:rsid w:val="0085001D"/>
    <w:rsid w:val="0085083B"/>
    <w:rsid w:val="008509B9"/>
    <w:rsid w:val="0085114C"/>
    <w:rsid w:val="0085122F"/>
    <w:rsid w:val="0085130C"/>
    <w:rsid w:val="008514A0"/>
    <w:rsid w:val="00851757"/>
    <w:rsid w:val="00851A07"/>
    <w:rsid w:val="00851EFA"/>
    <w:rsid w:val="008522A8"/>
    <w:rsid w:val="008524AD"/>
    <w:rsid w:val="00852909"/>
    <w:rsid w:val="00852A4A"/>
    <w:rsid w:val="008536D6"/>
    <w:rsid w:val="00853B33"/>
    <w:rsid w:val="00853B4A"/>
    <w:rsid w:val="00854045"/>
    <w:rsid w:val="008540C7"/>
    <w:rsid w:val="008546B0"/>
    <w:rsid w:val="00854851"/>
    <w:rsid w:val="008549C7"/>
    <w:rsid w:val="00854A71"/>
    <w:rsid w:val="00854AA2"/>
    <w:rsid w:val="008554B9"/>
    <w:rsid w:val="00855E4E"/>
    <w:rsid w:val="00856147"/>
    <w:rsid w:val="0085620B"/>
    <w:rsid w:val="00856807"/>
    <w:rsid w:val="00856BAF"/>
    <w:rsid w:val="00856E68"/>
    <w:rsid w:val="00857020"/>
    <w:rsid w:val="008578A2"/>
    <w:rsid w:val="00857B81"/>
    <w:rsid w:val="0086067C"/>
    <w:rsid w:val="00860989"/>
    <w:rsid w:val="00860AA3"/>
    <w:rsid w:val="00861DC6"/>
    <w:rsid w:val="0086217C"/>
    <w:rsid w:val="00862C91"/>
    <w:rsid w:val="00862E5D"/>
    <w:rsid w:val="00862FCB"/>
    <w:rsid w:val="00863782"/>
    <w:rsid w:val="00863B59"/>
    <w:rsid w:val="00863D08"/>
    <w:rsid w:val="00864036"/>
    <w:rsid w:val="00864591"/>
    <w:rsid w:val="00864636"/>
    <w:rsid w:val="00865DB0"/>
    <w:rsid w:val="00865E97"/>
    <w:rsid w:val="00865F29"/>
    <w:rsid w:val="008663EF"/>
    <w:rsid w:val="00866514"/>
    <w:rsid w:val="008665A0"/>
    <w:rsid w:val="00866F41"/>
    <w:rsid w:val="00867267"/>
    <w:rsid w:val="0086783E"/>
    <w:rsid w:val="00867F3A"/>
    <w:rsid w:val="00870391"/>
    <w:rsid w:val="00870398"/>
    <w:rsid w:val="00870D64"/>
    <w:rsid w:val="00870D6D"/>
    <w:rsid w:val="00871833"/>
    <w:rsid w:val="00872AD9"/>
    <w:rsid w:val="00872D1F"/>
    <w:rsid w:val="008734C8"/>
    <w:rsid w:val="00873532"/>
    <w:rsid w:val="00874C41"/>
    <w:rsid w:val="00874D22"/>
    <w:rsid w:val="00875119"/>
    <w:rsid w:val="008758B0"/>
    <w:rsid w:val="008765F4"/>
    <w:rsid w:val="008768AC"/>
    <w:rsid w:val="008768BC"/>
    <w:rsid w:val="00876A51"/>
    <w:rsid w:val="00876DDA"/>
    <w:rsid w:val="00877C96"/>
    <w:rsid w:val="008802F4"/>
    <w:rsid w:val="00880BEB"/>
    <w:rsid w:val="0088118F"/>
    <w:rsid w:val="0088170F"/>
    <w:rsid w:val="008817E1"/>
    <w:rsid w:val="008826D0"/>
    <w:rsid w:val="008829BE"/>
    <w:rsid w:val="00883994"/>
    <w:rsid w:val="00883B18"/>
    <w:rsid w:val="008841A2"/>
    <w:rsid w:val="008843FA"/>
    <w:rsid w:val="008844F4"/>
    <w:rsid w:val="00884FFA"/>
    <w:rsid w:val="00885125"/>
    <w:rsid w:val="00886BD8"/>
    <w:rsid w:val="00886E9C"/>
    <w:rsid w:val="0088704D"/>
    <w:rsid w:val="00887796"/>
    <w:rsid w:val="008877E9"/>
    <w:rsid w:val="00887AB8"/>
    <w:rsid w:val="00887EB6"/>
    <w:rsid w:val="00890664"/>
    <w:rsid w:val="00890D52"/>
    <w:rsid w:val="00891003"/>
    <w:rsid w:val="0089104A"/>
    <w:rsid w:val="008911A9"/>
    <w:rsid w:val="00891259"/>
    <w:rsid w:val="0089158E"/>
    <w:rsid w:val="00891F80"/>
    <w:rsid w:val="0089267D"/>
    <w:rsid w:val="00892EEA"/>
    <w:rsid w:val="0089314C"/>
    <w:rsid w:val="00893273"/>
    <w:rsid w:val="008933CB"/>
    <w:rsid w:val="008936F8"/>
    <w:rsid w:val="008937D1"/>
    <w:rsid w:val="00894048"/>
    <w:rsid w:val="0089438B"/>
    <w:rsid w:val="008945A0"/>
    <w:rsid w:val="00894715"/>
    <w:rsid w:val="00894BDF"/>
    <w:rsid w:val="008952E9"/>
    <w:rsid w:val="00895D7C"/>
    <w:rsid w:val="00896178"/>
    <w:rsid w:val="00896918"/>
    <w:rsid w:val="00896F48"/>
    <w:rsid w:val="0089767D"/>
    <w:rsid w:val="008A0C51"/>
    <w:rsid w:val="008A0C8A"/>
    <w:rsid w:val="008A0F34"/>
    <w:rsid w:val="008A1071"/>
    <w:rsid w:val="008A144A"/>
    <w:rsid w:val="008A20DF"/>
    <w:rsid w:val="008A2447"/>
    <w:rsid w:val="008A26D9"/>
    <w:rsid w:val="008A2B98"/>
    <w:rsid w:val="008A3932"/>
    <w:rsid w:val="008A3DC8"/>
    <w:rsid w:val="008A45E8"/>
    <w:rsid w:val="008A5540"/>
    <w:rsid w:val="008A560B"/>
    <w:rsid w:val="008A58C8"/>
    <w:rsid w:val="008A618B"/>
    <w:rsid w:val="008A6635"/>
    <w:rsid w:val="008A6D44"/>
    <w:rsid w:val="008A6F9E"/>
    <w:rsid w:val="008A70BB"/>
    <w:rsid w:val="008B0237"/>
    <w:rsid w:val="008B02A4"/>
    <w:rsid w:val="008B0384"/>
    <w:rsid w:val="008B03D2"/>
    <w:rsid w:val="008B04A3"/>
    <w:rsid w:val="008B1B93"/>
    <w:rsid w:val="008B1D3C"/>
    <w:rsid w:val="008B1E36"/>
    <w:rsid w:val="008B25EA"/>
    <w:rsid w:val="008B36A5"/>
    <w:rsid w:val="008B45DD"/>
    <w:rsid w:val="008B465A"/>
    <w:rsid w:val="008B4863"/>
    <w:rsid w:val="008B4905"/>
    <w:rsid w:val="008B4A0D"/>
    <w:rsid w:val="008B4D83"/>
    <w:rsid w:val="008B5679"/>
    <w:rsid w:val="008B5705"/>
    <w:rsid w:val="008B5CE3"/>
    <w:rsid w:val="008B61B6"/>
    <w:rsid w:val="008B6E77"/>
    <w:rsid w:val="008B7060"/>
    <w:rsid w:val="008B79C6"/>
    <w:rsid w:val="008C06C4"/>
    <w:rsid w:val="008C0C36"/>
    <w:rsid w:val="008C0D59"/>
    <w:rsid w:val="008C0FFE"/>
    <w:rsid w:val="008C128E"/>
    <w:rsid w:val="008C2449"/>
    <w:rsid w:val="008C2472"/>
    <w:rsid w:val="008C26D0"/>
    <w:rsid w:val="008C36BE"/>
    <w:rsid w:val="008C3F12"/>
    <w:rsid w:val="008C4DD2"/>
    <w:rsid w:val="008C4F67"/>
    <w:rsid w:val="008C513E"/>
    <w:rsid w:val="008C5B40"/>
    <w:rsid w:val="008C63F4"/>
    <w:rsid w:val="008C6447"/>
    <w:rsid w:val="008C67C7"/>
    <w:rsid w:val="008C7389"/>
    <w:rsid w:val="008C7F08"/>
    <w:rsid w:val="008D00F8"/>
    <w:rsid w:val="008D0992"/>
    <w:rsid w:val="008D12B5"/>
    <w:rsid w:val="008D179E"/>
    <w:rsid w:val="008D187B"/>
    <w:rsid w:val="008D1E4E"/>
    <w:rsid w:val="008D2205"/>
    <w:rsid w:val="008D2324"/>
    <w:rsid w:val="008D2452"/>
    <w:rsid w:val="008D2C2E"/>
    <w:rsid w:val="008D3804"/>
    <w:rsid w:val="008D3F34"/>
    <w:rsid w:val="008D4074"/>
    <w:rsid w:val="008D427B"/>
    <w:rsid w:val="008D5110"/>
    <w:rsid w:val="008D5252"/>
    <w:rsid w:val="008D55CF"/>
    <w:rsid w:val="008D617A"/>
    <w:rsid w:val="008D6793"/>
    <w:rsid w:val="008D6A40"/>
    <w:rsid w:val="008D709F"/>
    <w:rsid w:val="008D7214"/>
    <w:rsid w:val="008D7311"/>
    <w:rsid w:val="008D7540"/>
    <w:rsid w:val="008D789D"/>
    <w:rsid w:val="008D7A96"/>
    <w:rsid w:val="008D7C31"/>
    <w:rsid w:val="008D7D27"/>
    <w:rsid w:val="008E0372"/>
    <w:rsid w:val="008E130D"/>
    <w:rsid w:val="008E151F"/>
    <w:rsid w:val="008E1591"/>
    <w:rsid w:val="008E1FCF"/>
    <w:rsid w:val="008E2115"/>
    <w:rsid w:val="008E26E4"/>
    <w:rsid w:val="008E39E9"/>
    <w:rsid w:val="008E4847"/>
    <w:rsid w:val="008E49D4"/>
    <w:rsid w:val="008E5B8D"/>
    <w:rsid w:val="008E5C9A"/>
    <w:rsid w:val="008E6A83"/>
    <w:rsid w:val="008E6CFF"/>
    <w:rsid w:val="008E6F8C"/>
    <w:rsid w:val="008E6FD6"/>
    <w:rsid w:val="008E7B5A"/>
    <w:rsid w:val="008E7DC0"/>
    <w:rsid w:val="008E7E30"/>
    <w:rsid w:val="008F01C8"/>
    <w:rsid w:val="008F045B"/>
    <w:rsid w:val="008F0712"/>
    <w:rsid w:val="008F0943"/>
    <w:rsid w:val="008F0DD1"/>
    <w:rsid w:val="008F0E00"/>
    <w:rsid w:val="008F1DCD"/>
    <w:rsid w:val="008F23B2"/>
    <w:rsid w:val="008F24D4"/>
    <w:rsid w:val="008F2508"/>
    <w:rsid w:val="008F2866"/>
    <w:rsid w:val="008F2BF5"/>
    <w:rsid w:val="008F31CC"/>
    <w:rsid w:val="008F3410"/>
    <w:rsid w:val="008F3714"/>
    <w:rsid w:val="008F3819"/>
    <w:rsid w:val="008F3C9D"/>
    <w:rsid w:val="008F3DE8"/>
    <w:rsid w:val="008F49B8"/>
    <w:rsid w:val="008F4D2C"/>
    <w:rsid w:val="008F4E5D"/>
    <w:rsid w:val="008F4E9D"/>
    <w:rsid w:val="008F4FF3"/>
    <w:rsid w:val="008F517B"/>
    <w:rsid w:val="008F59E4"/>
    <w:rsid w:val="008F5C47"/>
    <w:rsid w:val="008F6139"/>
    <w:rsid w:val="008F67E8"/>
    <w:rsid w:val="008F6E19"/>
    <w:rsid w:val="008F6F2B"/>
    <w:rsid w:val="008F6F46"/>
    <w:rsid w:val="008F70CA"/>
    <w:rsid w:val="008F7189"/>
    <w:rsid w:val="008F7B3C"/>
    <w:rsid w:val="009002E4"/>
    <w:rsid w:val="009004CA"/>
    <w:rsid w:val="00900639"/>
    <w:rsid w:val="00900660"/>
    <w:rsid w:val="00900E42"/>
    <w:rsid w:val="00900F44"/>
    <w:rsid w:val="0090176D"/>
    <w:rsid w:val="00901F33"/>
    <w:rsid w:val="00901F60"/>
    <w:rsid w:val="00901FB9"/>
    <w:rsid w:val="00901FD6"/>
    <w:rsid w:val="00902CD3"/>
    <w:rsid w:val="0090349E"/>
    <w:rsid w:val="00903A73"/>
    <w:rsid w:val="00904063"/>
    <w:rsid w:val="00904635"/>
    <w:rsid w:val="00904C31"/>
    <w:rsid w:val="009051BE"/>
    <w:rsid w:val="00905744"/>
    <w:rsid w:val="00905DB1"/>
    <w:rsid w:val="009070B7"/>
    <w:rsid w:val="0090736B"/>
    <w:rsid w:val="0091009F"/>
    <w:rsid w:val="00910366"/>
    <w:rsid w:val="009108D1"/>
    <w:rsid w:val="00910B5F"/>
    <w:rsid w:val="00910BC2"/>
    <w:rsid w:val="009114D7"/>
    <w:rsid w:val="00911B00"/>
    <w:rsid w:val="00911D22"/>
    <w:rsid w:val="0091294F"/>
    <w:rsid w:val="00912C5B"/>
    <w:rsid w:val="00912DBC"/>
    <w:rsid w:val="00913A41"/>
    <w:rsid w:val="00913BBB"/>
    <w:rsid w:val="00913E38"/>
    <w:rsid w:val="00913E81"/>
    <w:rsid w:val="00914024"/>
    <w:rsid w:val="009142B2"/>
    <w:rsid w:val="00914433"/>
    <w:rsid w:val="00914602"/>
    <w:rsid w:val="009146BB"/>
    <w:rsid w:val="009152BD"/>
    <w:rsid w:val="009153AB"/>
    <w:rsid w:val="0091561C"/>
    <w:rsid w:val="00915DCF"/>
    <w:rsid w:val="009162FC"/>
    <w:rsid w:val="0091648F"/>
    <w:rsid w:val="009165BD"/>
    <w:rsid w:val="009167E2"/>
    <w:rsid w:val="00916E33"/>
    <w:rsid w:val="00916F8B"/>
    <w:rsid w:val="00917000"/>
    <w:rsid w:val="0091738B"/>
    <w:rsid w:val="00917678"/>
    <w:rsid w:val="00917684"/>
    <w:rsid w:val="00920729"/>
    <w:rsid w:val="00920CC1"/>
    <w:rsid w:val="00920F16"/>
    <w:rsid w:val="00921245"/>
    <w:rsid w:val="009216A9"/>
    <w:rsid w:val="009227B5"/>
    <w:rsid w:val="00922E1B"/>
    <w:rsid w:val="00922F22"/>
    <w:rsid w:val="00922F27"/>
    <w:rsid w:val="009230B3"/>
    <w:rsid w:val="0092317B"/>
    <w:rsid w:val="00923B98"/>
    <w:rsid w:val="00923CE6"/>
    <w:rsid w:val="009241B6"/>
    <w:rsid w:val="009245BE"/>
    <w:rsid w:val="00924AE2"/>
    <w:rsid w:val="00924B7F"/>
    <w:rsid w:val="00924B91"/>
    <w:rsid w:val="00925A09"/>
    <w:rsid w:val="00925D80"/>
    <w:rsid w:val="00925E58"/>
    <w:rsid w:val="00927F0D"/>
    <w:rsid w:val="009301A1"/>
    <w:rsid w:val="009306B3"/>
    <w:rsid w:val="00930E79"/>
    <w:rsid w:val="00931208"/>
    <w:rsid w:val="00931352"/>
    <w:rsid w:val="009318C2"/>
    <w:rsid w:val="00931989"/>
    <w:rsid w:val="00931D2F"/>
    <w:rsid w:val="00931E74"/>
    <w:rsid w:val="009323D3"/>
    <w:rsid w:val="0093252E"/>
    <w:rsid w:val="00932A2C"/>
    <w:rsid w:val="00932C2E"/>
    <w:rsid w:val="0093348E"/>
    <w:rsid w:val="0093350C"/>
    <w:rsid w:val="00933559"/>
    <w:rsid w:val="00933BD6"/>
    <w:rsid w:val="00933BF0"/>
    <w:rsid w:val="00933D78"/>
    <w:rsid w:val="009349B6"/>
    <w:rsid w:val="00934C0D"/>
    <w:rsid w:val="009359B0"/>
    <w:rsid w:val="009359E9"/>
    <w:rsid w:val="00935E91"/>
    <w:rsid w:val="00936A34"/>
    <w:rsid w:val="0093718A"/>
    <w:rsid w:val="009371C4"/>
    <w:rsid w:val="00937277"/>
    <w:rsid w:val="00937B00"/>
    <w:rsid w:val="00937BF8"/>
    <w:rsid w:val="00940AF0"/>
    <w:rsid w:val="0094174B"/>
    <w:rsid w:val="00941C07"/>
    <w:rsid w:val="009422BA"/>
    <w:rsid w:val="009425C3"/>
    <w:rsid w:val="0094260A"/>
    <w:rsid w:val="00942C7B"/>
    <w:rsid w:val="00942D55"/>
    <w:rsid w:val="00942E15"/>
    <w:rsid w:val="00943207"/>
    <w:rsid w:val="00943406"/>
    <w:rsid w:val="00943445"/>
    <w:rsid w:val="00943501"/>
    <w:rsid w:val="00943636"/>
    <w:rsid w:val="00943B0E"/>
    <w:rsid w:val="0094460F"/>
    <w:rsid w:val="00944A22"/>
    <w:rsid w:val="00944F0E"/>
    <w:rsid w:val="00945474"/>
    <w:rsid w:val="0094550E"/>
    <w:rsid w:val="009455BC"/>
    <w:rsid w:val="00945704"/>
    <w:rsid w:val="00945C67"/>
    <w:rsid w:val="00946821"/>
    <w:rsid w:val="00946CEF"/>
    <w:rsid w:val="00946D83"/>
    <w:rsid w:val="0094737A"/>
    <w:rsid w:val="009504D2"/>
    <w:rsid w:val="00950512"/>
    <w:rsid w:val="0095065C"/>
    <w:rsid w:val="00950683"/>
    <w:rsid w:val="00950F36"/>
    <w:rsid w:val="009516A1"/>
    <w:rsid w:val="00951B7D"/>
    <w:rsid w:val="00951C44"/>
    <w:rsid w:val="00952375"/>
    <w:rsid w:val="009524E3"/>
    <w:rsid w:val="00952641"/>
    <w:rsid w:val="00952A94"/>
    <w:rsid w:val="00952FFD"/>
    <w:rsid w:val="0095325C"/>
    <w:rsid w:val="009534CB"/>
    <w:rsid w:val="0095407D"/>
    <w:rsid w:val="00954573"/>
    <w:rsid w:val="009545BD"/>
    <w:rsid w:val="00954635"/>
    <w:rsid w:val="0095479D"/>
    <w:rsid w:val="00954952"/>
    <w:rsid w:val="00954BEF"/>
    <w:rsid w:val="00955654"/>
    <w:rsid w:val="00955D4E"/>
    <w:rsid w:val="00955F4B"/>
    <w:rsid w:val="0095665C"/>
    <w:rsid w:val="009568B9"/>
    <w:rsid w:val="00956A49"/>
    <w:rsid w:val="00956DE5"/>
    <w:rsid w:val="00956ED0"/>
    <w:rsid w:val="0095768C"/>
    <w:rsid w:val="0095772C"/>
    <w:rsid w:val="00957A58"/>
    <w:rsid w:val="00960D5D"/>
    <w:rsid w:val="009613DC"/>
    <w:rsid w:val="009613E8"/>
    <w:rsid w:val="009614A3"/>
    <w:rsid w:val="009620DB"/>
    <w:rsid w:val="009623F8"/>
    <w:rsid w:val="00963011"/>
    <w:rsid w:val="00963259"/>
    <w:rsid w:val="009634FA"/>
    <w:rsid w:val="009637F5"/>
    <w:rsid w:val="00963BF2"/>
    <w:rsid w:val="00963BFF"/>
    <w:rsid w:val="00963C5D"/>
    <w:rsid w:val="0096417E"/>
    <w:rsid w:val="0096541F"/>
    <w:rsid w:val="009654C9"/>
    <w:rsid w:val="009655E9"/>
    <w:rsid w:val="00966616"/>
    <w:rsid w:val="0096674E"/>
    <w:rsid w:val="00966C4B"/>
    <w:rsid w:val="00966ECA"/>
    <w:rsid w:val="0096717A"/>
    <w:rsid w:val="00967A32"/>
    <w:rsid w:val="00967D53"/>
    <w:rsid w:val="00967DC6"/>
    <w:rsid w:val="0097037B"/>
    <w:rsid w:val="009708E5"/>
    <w:rsid w:val="00971213"/>
    <w:rsid w:val="0097136C"/>
    <w:rsid w:val="009718CD"/>
    <w:rsid w:val="00971BA4"/>
    <w:rsid w:val="00971DC9"/>
    <w:rsid w:val="00971ECF"/>
    <w:rsid w:val="009720E4"/>
    <w:rsid w:val="0097274C"/>
    <w:rsid w:val="00972A68"/>
    <w:rsid w:val="00973166"/>
    <w:rsid w:val="009732A2"/>
    <w:rsid w:val="0097334B"/>
    <w:rsid w:val="00973565"/>
    <w:rsid w:val="0097469D"/>
    <w:rsid w:val="009749D4"/>
    <w:rsid w:val="0097503A"/>
    <w:rsid w:val="00975536"/>
    <w:rsid w:val="0097635C"/>
    <w:rsid w:val="009778D2"/>
    <w:rsid w:val="00977BE3"/>
    <w:rsid w:val="00977DE8"/>
    <w:rsid w:val="009801B3"/>
    <w:rsid w:val="009806F0"/>
    <w:rsid w:val="00980979"/>
    <w:rsid w:val="00980F1E"/>
    <w:rsid w:val="00981083"/>
    <w:rsid w:val="009811A1"/>
    <w:rsid w:val="00981AC7"/>
    <w:rsid w:val="0098210F"/>
    <w:rsid w:val="00982812"/>
    <w:rsid w:val="0098282F"/>
    <w:rsid w:val="009828E5"/>
    <w:rsid w:val="00982C00"/>
    <w:rsid w:val="00982C06"/>
    <w:rsid w:val="00982D94"/>
    <w:rsid w:val="00982E50"/>
    <w:rsid w:val="0098330A"/>
    <w:rsid w:val="00983B16"/>
    <w:rsid w:val="00984022"/>
    <w:rsid w:val="00984598"/>
    <w:rsid w:val="009848F6"/>
    <w:rsid w:val="00984E59"/>
    <w:rsid w:val="0098524F"/>
    <w:rsid w:val="0098530A"/>
    <w:rsid w:val="00985490"/>
    <w:rsid w:val="00985A8B"/>
    <w:rsid w:val="0098663F"/>
    <w:rsid w:val="009868D9"/>
    <w:rsid w:val="00986969"/>
    <w:rsid w:val="00987221"/>
    <w:rsid w:val="00987245"/>
    <w:rsid w:val="00987252"/>
    <w:rsid w:val="00987E68"/>
    <w:rsid w:val="009902E9"/>
    <w:rsid w:val="009905FF"/>
    <w:rsid w:val="009907EC"/>
    <w:rsid w:val="00990918"/>
    <w:rsid w:val="00990986"/>
    <w:rsid w:val="00990BAC"/>
    <w:rsid w:val="00990C51"/>
    <w:rsid w:val="00990DA1"/>
    <w:rsid w:val="00992741"/>
    <w:rsid w:val="009929AD"/>
    <w:rsid w:val="00993C5F"/>
    <w:rsid w:val="00993E60"/>
    <w:rsid w:val="0099439A"/>
    <w:rsid w:val="0099440F"/>
    <w:rsid w:val="0099473F"/>
    <w:rsid w:val="009947B9"/>
    <w:rsid w:val="009951DC"/>
    <w:rsid w:val="00996079"/>
    <w:rsid w:val="00996250"/>
    <w:rsid w:val="009964F7"/>
    <w:rsid w:val="00996706"/>
    <w:rsid w:val="00997077"/>
    <w:rsid w:val="00997731"/>
    <w:rsid w:val="009977FB"/>
    <w:rsid w:val="009A00AA"/>
    <w:rsid w:val="009A097C"/>
    <w:rsid w:val="009A10EE"/>
    <w:rsid w:val="009A17A5"/>
    <w:rsid w:val="009A22D3"/>
    <w:rsid w:val="009A2939"/>
    <w:rsid w:val="009A29D8"/>
    <w:rsid w:val="009A2AD4"/>
    <w:rsid w:val="009A2B7C"/>
    <w:rsid w:val="009A3647"/>
    <w:rsid w:val="009A3CAD"/>
    <w:rsid w:val="009A4BB8"/>
    <w:rsid w:val="009A527B"/>
    <w:rsid w:val="009A5A15"/>
    <w:rsid w:val="009A5CB2"/>
    <w:rsid w:val="009A619F"/>
    <w:rsid w:val="009A6BB6"/>
    <w:rsid w:val="009A73CB"/>
    <w:rsid w:val="009A7C0F"/>
    <w:rsid w:val="009B0DF9"/>
    <w:rsid w:val="009B0F04"/>
    <w:rsid w:val="009B163D"/>
    <w:rsid w:val="009B1936"/>
    <w:rsid w:val="009B193D"/>
    <w:rsid w:val="009B1A1F"/>
    <w:rsid w:val="009B2965"/>
    <w:rsid w:val="009B34B5"/>
    <w:rsid w:val="009B360B"/>
    <w:rsid w:val="009B37E6"/>
    <w:rsid w:val="009B47C4"/>
    <w:rsid w:val="009B494B"/>
    <w:rsid w:val="009B53AC"/>
    <w:rsid w:val="009B5656"/>
    <w:rsid w:val="009B5A8C"/>
    <w:rsid w:val="009B5B2E"/>
    <w:rsid w:val="009B63BF"/>
    <w:rsid w:val="009B677E"/>
    <w:rsid w:val="009B6A51"/>
    <w:rsid w:val="009B6C2A"/>
    <w:rsid w:val="009B73A3"/>
    <w:rsid w:val="009B7DFA"/>
    <w:rsid w:val="009B7E9D"/>
    <w:rsid w:val="009C01D9"/>
    <w:rsid w:val="009C051E"/>
    <w:rsid w:val="009C099B"/>
    <w:rsid w:val="009C16AF"/>
    <w:rsid w:val="009C2E08"/>
    <w:rsid w:val="009C3570"/>
    <w:rsid w:val="009C3B1B"/>
    <w:rsid w:val="009C3C1E"/>
    <w:rsid w:val="009C463D"/>
    <w:rsid w:val="009C5300"/>
    <w:rsid w:val="009C580C"/>
    <w:rsid w:val="009C5A95"/>
    <w:rsid w:val="009C5CD7"/>
    <w:rsid w:val="009C6089"/>
    <w:rsid w:val="009C6142"/>
    <w:rsid w:val="009C73EF"/>
    <w:rsid w:val="009D12ED"/>
    <w:rsid w:val="009D1472"/>
    <w:rsid w:val="009D1A27"/>
    <w:rsid w:val="009D1B47"/>
    <w:rsid w:val="009D22EF"/>
    <w:rsid w:val="009D2618"/>
    <w:rsid w:val="009D296C"/>
    <w:rsid w:val="009D340D"/>
    <w:rsid w:val="009D3618"/>
    <w:rsid w:val="009D3D00"/>
    <w:rsid w:val="009D3E90"/>
    <w:rsid w:val="009D3FC9"/>
    <w:rsid w:val="009D40B1"/>
    <w:rsid w:val="009D44EF"/>
    <w:rsid w:val="009D45CC"/>
    <w:rsid w:val="009D4937"/>
    <w:rsid w:val="009D5177"/>
    <w:rsid w:val="009D5386"/>
    <w:rsid w:val="009D5578"/>
    <w:rsid w:val="009D59BD"/>
    <w:rsid w:val="009D6445"/>
    <w:rsid w:val="009D67AE"/>
    <w:rsid w:val="009D7869"/>
    <w:rsid w:val="009D7C2A"/>
    <w:rsid w:val="009E05CE"/>
    <w:rsid w:val="009E0F76"/>
    <w:rsid w:val="009E11D8"/>
    <w:rsid w:val="009E1265"/>
    <w:rsid w:val="009E1A46"/>
    <w:rsid w:val="009E2F6A"/>
    <w:rsid w:val="009E3032"/>
    <w:rsid w:val="009E45A2"/>
    <w:rsid w:val="009E4851"/>
    <w:rsid w:val="009E48B7"/>
    <w:rsid w:val="009E49EC"/>
    <w:rsid w:val="009E4B05"/>
    <w:rsid w:val="009E4D7E"/>
    <w:rsid w:val="009E5652"/>
    <w:rsid w:val="009E5702"/>
    <w:rsid w:val="009E58CA"/>
    <w:rsid w:val="009E5FF7"/>
    <w:rsid w:val="009E64FA"/>
    <w:rsid w:val="009E650A"/>
    <w:rsid w:val="009E6B25"/>
    <w:rsid w:val="009E6BFB"/>
    <w:rsid w:val="009E6C6A"/>
    <w:rsid w:val="009E6D57"/>
    <w:rsid w:val="009E6DC9"/>
    <w:rsid w:val="009E6EF2"/>
    <w:rsid w:val="009E71CA"/>
    <w:rsid w:val="009E7296"/>
    <w:rsid w:val="009E735D"/>
    <w:rsid w:val="009E7936"/>
    <w:rsid w:val="009E797D"/>
    <w:rsid w:val="009F00C3"/>
    <w:rsid w:val="009F09B8"/>
    <w:rsid w:val="009F0C2A"/>
    <w:rsid w:val="009F1617"/>
    <w:rsid w:val="009F1881"/>
    <w:rsid w:val="009F19A9"/>
    <w:rsid w:val="009F1C03"/>
    <w:rsid w:val="009F1EF5"/>
    <w:rsid w:val="009F1FD0"/>
    <w:rsid w:val="009F39F2"/>
    <w:rsid w:val="009F3D4C"/>
    <w:rsid w:val="009F44B7"/>
    <w:rsid w:val="009F44BC"/>
    <w:rsid w:val="009F4564"/>
    <w:rsid w:val="009F47FD"/>
    <w:rsid w:val="009F4836"/>
    <w:rsid w:val="009F61A2"/>
    <w:rsid w:val="009F6918"/>
    <w:rsid w:val="009F6F83"/>
    <w:rsid w:val="00A006BA"/>
    <w:rsid w:val="00A006F2"/>
    <w:rsid w:val="00A00928"/>
    <w:rsid w:val="00A00D56"/>
    <w:rsid w:val="00A02033"/>
    <w:rsid w:val="00A02406"/>
    <w:rsid w:val="00A026E8"/>
    <w:rsid w:val="00A02FF0"/>
    <w:rsid w:val="00A0300E"/>
    <w:rsid w:val="00A03CED"/>
    <w:rsid w:val="00A05AB4"/>
    <w:rsid w:val="00A06932"/>
    <w:rsid w:val="00A06C87"/>
    <w:rsid w:val="00A06F1F"/>
    <w:rsid w:val="00A07D54"/>
    <w:rsid w:val="00A07E5A"/>
    <w:rsid w:val="00A1038E"/>
    <w:rsid w:val="00A11120"/>
    <w:rsid w:val="00A11387"/>
    <w:rsid w:val="00A120CD"/>
    <w:rsid w:val="00A1262D"/>
    <w:rsid w:val="00A129A6"/>
    <w:rsid w:val="00A12C0E"/>
    <w:rsid w:val="00A13139"/>
    <w:rsid w:val="00A1345E"/>
    <w:rsid w:val="00A13826"/>
    <w:rsid w:val="00A139F3"/>
    <w:rsid w:val="00A13D61"/>
    <w:rsid w:val="00A13F6D"/>
    <w:rsid w:val="00A13FAF"/>
    <w:rsid w:val="00A14020"/>
    <w:rsid w:val="00A144C4"/>
    <w:rsid w:val="00A145D2"/>
    <w:rsid w:val="00A14747"/>
    <w:rsid w:val="00A14A31"/>
    <w:rsid w:val="00A14AAD"/>
    <w:rsid w:val="00A14B3E"/>
    <w:rsid w:val="00A14FA4"/>
    <w:rsid w:val="00A15001"/>
    <w:rsid w:val="00A15004"/>
    <w:rsid w:val="00A152DF"/>
    <w:rsid w:val="00A15343"/>
    <w:rsid w:val="00A15CD9"/>
    <w:rsid w:val="00A15E4A"/>
    <w:rsid w:val="00A15FCF"/>
    <w:rsid w:val="00A16960"/>
    <w:rsid w:val="00A16A3A"/>
    <w:rsid w:val="00A16C25"/>
    <w:rsid w:val="00A17104"/>
    <w:rsid w:val="00A173CA"/>
    <w:rsid w:val="00A17EF6"/>
    <w:rsid w:val="00A2026D"/>
    <w:rsid w:val="00A20B0E"/>
    <w:rsid w:val="00A20C58"/>
    <w:rsid w:val="00A219E0"/>
    <w:rsid w:val="00A220CD"/>
    <w:rsid w:val="00A22BF8"/>
    <w:rsid w:val="00A22F7B"/>
    <w:rsid w:val="00A23C45"/>
    <w:rsid w:val="00A2422A"/>
    <w:rsid w:val="00A24374"/>
    <w:rsid w:val="00A24591"/>
    <w:rsid w:val="00A247BF"/>
    <w:rsid w:val="00A25218"/>
    <w:rsid w:val="00A2533B"/>
    <w:rsid w:val="00A256B6"/>
    <w:rsid w:val="00A25C34"/>
    <w:rsid w:val="00A260B3"/>
    <w:rsid w:val="00A2616A"/>
    <w:rsid w:val="00A26178"/>
    <w:rsid w:val="00A261C8"/>
    <w:rsid w:val="00A269E4"/>
    <w:rsid w:val="00A2777F"/>
    <w:rsid w:val="00A27829"/>
    <w:rsid w:val="00A305E5"/>
    <w:rsid w:val="00A308C6"/>
    <w:rsid w:val="00A30C5F"/>
    <w:rsid w:val="00A31177"/>
    <w:rsid w:val="00A3179A"/>
    <w:rsid w:val="00A31E07"/>
    <w:rsid w:val="00A31E14"/>
    <w:rsid w:val="00A31F50"/>
    <w:rsid w:val="00A32D97"/>
    <w:rsid w:val="00A32E03"/>
    <w:rsid w:val="00A331A1"/>
    <w:rsid w:val="00A33B82"/>
    <w:rsid w:val="00A343D0"/>
    <w:rsid w:val="00A34649"/>
    <w:rsid w:val="00A34D71"/>
    <w:rsid w:val="00A35680"/>
    <w:rsid w:val="00A35831"/>
    <w:rsid w:val="00A369CD"/>
    <w:rsid w:val="00A36A0A"/>
    <w:rsid w:val="00A37031"/>
    <w:rsid w:val="00A37392"/>
    <w:rsid w:val="00A37487"/>
    <w:rsid w:val="00A375F5"/>
    <w:rsid w:val="00A379AA"/>
    <w:rsid w:val="00A37DFB"/>
    <w:rsid w:val="00A40004"/>
    <w:rsid w:val="00A4002D"/>
    <w:rsid w:val="00A402BD"/>
    <w:rsid w:val="00A40462"/>
    <w:rsid w:val="00A404DB"/>
    <w:rsid w:val="00A40638"/>
    <w:rsid w:val="00A40B73"/>
    <w:rsid w:val="00A40BDD"/>
    <w:rsid w:val="00A40F7E"/>
    <w:rsid w:val="00A41860"/>
    <w:rsid w:val="00A419C5"/>
    <w:rsid w:val="00A41A3F"/>
    <w:rsid w:val="00A42564"/>
    <w:rsid w:val="00A42A9B"/>
    <w:rsid w:val="00A42F0F"/>
    <w:rsid w:val="00A43A06"/>
    <w:rsid w:val="00A43F6F"/>
    <w:rsid w:val="00A44F80"/>
    <w:rsid w:val="00A4533B"/>
    <w:rsid w:val="00A45582"/>
    <w:rsid w:val="00A456E5"/>
    <w:rsid w:val="00A4598C"/>
    <w:rsid w:val="00A45B59"/>
    <w:rsid w:val="00A46969"/>
    <w:rsid w:val="00A46A1B"/>
    <w:rsid w:val="00A46C85"/>
    <w:rsid w:val="00A47168"/>
    <w:rsid w:val="00A473FB"/>
    <w:rsid w:val="00A474A4"/>
    <w:rsid w:val="00A4791B"/>
    <w:rsid w:val="00A47A0B"/>
    <w:rsid w:val="00A47C12"/>
    <w:rsid w:val="00A47D7F"/>
    <w:rsid w:val="00A502C3"/>
    <w:rsid w:val="00A51CE9"/>
    <w:rsid w:val="00A525D3"/>
    <w:rsid w:val="00A525FC"/>
    <w:rsid w:val="00A5278E"/>
    <w:rsid w:val="00A5293F"/>
    <w:rsid w:val="00A53AC4"/>
    <w:rsid w:val="00A540ED"/>
    <w:rsid w:val="00A54726"/>
    <w:rsid w:val="00A5569A"/>
    <w:rsid w:val="00A55CDF"/>
    <w:rsid w:val="00A55D39"/>
    <w:rsid w:val="00A55FA8"/>
    <w:rsid w:val="00A56EE4"/>
    <w:rsid w:val="00A572DE"/>
    <w:rsid w:val="00A574B9"/>
    <w:rsid w:val="00A57994"/>
    <w:rsid w:val="00A57B14"/>
    <w:rsid w:val="00A57B22"/>
    <w:rsid w:val="00A57E01"/>
    <w:rsid w:val="00A6041C"/>
    <w:rsid w:val="00A6048E"/>
    <w:rsid w:val="00A6140D"/>
    <w:rsid w:val="00A61494"/>
    <w:rsid w:val="00A615DF"/>
    <w:rsid w:val="00A6170F"/>
    <w:rsid w:val="00A61717"/>
    <w:rsid w:val="00A617A1"/>
    <w:rsid w:val="00A62550"/>
    <w:rsid w:val="00A62BB0"/>
    <w:rsid w:val="00A6335F"/>
    <w:rsid w:val="00A634F4"/>
    <w:rsid w:val="00A63690"/>
    <w:rsid w:val="00A63BCB"/>
    <w:rsid w:val="00A64009"/>
    <w:rsid w:val="00A6447B"/>
    <w:rsid w:val="00A650AA"/>
    <w:rsid w:val="00A65187"/>
    <w:rsid w:val="00A660A3"/>
    <w:rsid w:val="00A66BE2"/>
    <w:rsid w:val="00A66D4E"/>
    <w:rsid w:val="00A673AA"/>
    <w:rsid w:val="00A70480"/>
    <w:rsid w:val="00A70978"/>
    <w:rsid w:val="00A71128"/>
    <w:rsid w:val="00A72180"/>
    <w:rsid w:val="00A724A0"/>
    <w:rsid w:val="00A72EB3"/>
    <w:rsid w:val="00A72FFD"/>
    <w:rsid w:val="00A73060"/>
    <w:rsid w:val="00A733E5"/>
    <w:rsid w:val="00A73531"/>
    <w:rsid w:val="00A736BD"/>
    <w:rsid w:val="00A73A63"/>
    <w:rsid w:val="00A7431A"/>
    <w:rsid w:val="00A74320"/>
    <w:rsid w:val="00A7455C"/>
    <w:rsid w:val="00A74991"/>
    <w:rsid w:val="00A75362"/>
    <w:rsid w:val="00A75873"/>
    <w:rsid w:val="00A75E6B"/>
    <w:rsid w:val="00A76704"/>
    <w:rsid w:val="00A76718"/>
    <w:rsid w:val="00A7707F"/>
    <w:rsid w:val="00A7737F"/>
    <w:rsid w:val="00A77C5D"/>
    <w:rsid w:val="00A80609"/>
    <w:rsid w:val="00A8061E"/>
    <w:rsid w:val="00A80723"/>
    <w:rsid w:val="00A81230"/>
    <w:rsid w:val="00A8144E"/>
    <w:rsid w:val="00A814AB"/>
    <w:rsid w:val="00A815F5"/>
    <w:rsid w:val="00A81A6A"/>
    <w:rsid w:val="00A81D30"/>
    <w:rsid w:val="00A81E3D"/>
    <w:rsid w:val="00A81EE1"/>
    <w:rsid w:val="00A82CAA"/>
    <w:rsid w:val="00A82D29"/>
    <w:rsid w:val="00A8318B"/>
    <w:rsid w:val="00A83918"/>
    <w:rsid w:val="00A83BFA"/>
    <w:rsid w:val="00A84098"/>
    <w:rsid w:val="00A84298"/>
    <w:rsid w:val="00A84BB5"/>
    <w:rsid w:val="00A84CFA"/>
    <w:rsid w:val="00A85D53"/>
    <w:rsid w:val="00A86776"/>
    <w:rsid w:val="00A869E4"/>
    <w:rsid w:val="00A86AA5"/>
    <w:rsid w:val="00A86FEF"/>
    <w:rsid w:val="00A874B3"/>
    <w:rsid w:val="00A874BE"/>
    <w:rsid w:val="00A87906"/>
    <w:rsid w:val="00A91007"/>
    <w:rsid w:val="00A9100A"/>
    <w:rsid w:val="00A9140E"/>
    <w:rsid w:val="00A91635"/>
    <w:rsid w:val="00A91838"/>
    <w:rsid w:val="00A9273B"/>
    <w:rsid w:val="00A9340B"/>
    <w:rsid w:val="00A93541"/>
    <w:rsid w:val="00A936AF"/>
    <w:rsid w:val="00A938BD"/>
    <w:rsid w:val="00A93A98"/>
    <w:rsid w:val="00A93F62"/>
    <w:rsid w:val="00A94384"/>
    <w:rsid w:val="00A94AA4"/>
    <w:rsid w:val="00A954F7"/>
    <w:rsid w:val="00A95D6F"/>
    <w:rsid w:val="00A95DDD"/>
    <w:rsid w:val="00A96886"/>
    <w:rsid w:val="00A96B37"/>
    <w:rsid w:val="00A96B5B"/>
    <w:rsid w:val="00A96C4F"/>
    <w:rsid w:val="00A96EA6"/>
    <w:rsid w:val="00A973E1"/>
    <w:rsid w:val="00A97931"/>
    <w:rsid w:val="00A979FA"/>
    <w:rsid w:val="00AA0988"/>
    <w:rsid w:val="00AA0C13"/>
    <w:rsid w:val="00AA0CB3"/>
    <w:rsid w:val="00AA0DBD"/>
    <w:rsid w:val="00AA0F72"/>
    <w:rsid w:val="00AA1078"/>
    <w:rsid w:val="00AA11BD"/>
    <w:rsid w:val="00AA135B"/>
    <w:rsid w:val="00AA15E3"/>
    <w:rsid w:val="00AA182B"/>
    <w:rsid w:val="00AA1E95"/>
    <w:rsid w:val="00AA27AB"/>
    <w:rsid w:val="00AA2935"/>
    <w:rsid w:val="00AA306C"/>
    <w:rsid w:val="00AA4155"/>
    <w:rsid w:val="00AA4C78"/>
    <w:rsid w:val="00AA4CEF"/>
    <w:rsid w:val="00AA4DDA"/>
    <w:rsid w:val="00AA50E5"/>
    <w:rsid w:val="00AA510C"/>
    <w:rsid w:val="00AA5429"/>
    <w:rsid w:val="00AA59C0"/>
    <w:rsid w:val="00AA5F64"/>
    <w:rsid w:val="00AA657E"/>
    <w:rsid w:val="00AA6871"/>
    <w:rsid w:val="00AA68AF"/>
    <w:rsid w:val="00AA68F8"/>
    <w:rsid w:val="00AA6990"/>
    <w:rsid w:val="00AA6A44"/>
    <w:rsid w:val="00AA75F8"/>
    <w:rsid w:val="00AA7B23"/>
    <w:rsid w:val="00AA7D4C"/>
    <w:rsid w:val="00AB00BA"/>
    <w:rsid w:val="00AB0760"/>
    <w:rsid w:val="00AB0A11"/>
    <w:rsid w:val="00AB0D21"/>
    <w:rsid w:val="00AB124E"/>
    <w:rsid w:val="00AB1622"/>
    <w:rsid w:val="00AB19D7"/>
    <w:rsid w:val="00AB1E8B"/>
    <w:rsid w:val="00AB201A"/>
    <w:rsid w:val="00AB2201"/>
    <w:rsid w:val="00AB2285"/>
    <w:rsid w:val="00AB28C9"/>
    <w:rsid w:val="00AB334E"/>
    <w:rsid w:val="00AB33DA"/>
    <w:rsid w:val="00AB3941"/>
    <w:rsid w:val="00AB3B73"/>
    <w:rsid w:val="00AB3BB0"/>
    <w:rsid w:val="00AB42CE"/>
    <w:rsid w:val="00AB459B"/>
    <w:rsid w:val="00AB5A8B"/>
    <w:rsid w:val="00AB610B"/>
    <w:rsid w:val="00AB6230"/>
    <w:rsid w:val="00AB6586"/>
    <w:rsid w:val="00AB6609"/>
    <w:rsid w:val="00AB677A"/>
    <w:rsid w:val="00AB6E91"/>
    <w:rsid w:val="00AB6FA9"/>
    <w:rsid w:val="00AB7250"/>
    <w:rsid w:val="00AB7BAD"/>
    <w:rsid w:val="00AB7F4B"/>
    <w:rsid w:val="00AB7F7F"/>
    <w:rsid w:val="00AC014D"/>
    <w:rsid w:val="00AC0649"/>
    <w:rsid w:val="00AC0765"/>
    <w:rsid w:val="00AC10A5"/>
    <w:rsid w:val="00AC210B"/>
    <w:rsid w:val="00AC23EA"/>
    <w:rsid w:val="00AC2B07"/>
    <w:rsid w:val="00AC2C31"/>
    <w:rsid w:val="00AC2EF5"/>
    <w:rsid w:val="00AC32A5"/>
    <w:rsid w:val="00AC35C2"/>
    <w:rsid w:val="00AC3955"/>
    <w:rsid w:val="00AC3A85"/>
    <w:rsid w:val="00AC3EC3"/>
    <w:rsid w:val="00AC4A9E"/>
    <w:rsid w:val="00AC5115"/>
    <w:rsid w:val="00AC5263"/>
    <w:rsid w:val="00AC53E6"/>
    <w:rsid w:val="00AC5F27"/>
    <w:rsid w:val="00AC63DF"/>
    <w:rsid w:val="00AC658A"/>
    <w:rsid w:val="00AC75B8"/>
    <w:rsid w:val="00AC796D"/>
    <w:rsid w:val="00AC7DAE"/>
    <w:rsid w:val="00AC7ECB"/>
    <w:rsid w:val="00AD0293"/>
    <w:rsid w:val="00AD0380"/>
    <w:rsid w:val="00AD0515"/>
    <w:rsid w:val="00AD0A0F"/>
    <w:rsid w:val="00AD0FE8"/>
    <w:rsid w:val="00AD1533"/>
    <w:rsid w:val="00AD2073"/>
    <w:rsid w:val="00AD227A"/>
    <w:rsid w:val="00AD3378"/>
    <w:rsid w:val="00AD35A6"/>
    <w:rsid w:val="00AD394A"/>
    <w:rsid w:val="00AD3C58"/>
    <w:rsid w:val="00AD406D"/>
    <w:rsid w:val="00AD4354"/>
    <w:rsid w:val="00AD43E0"/>
    <w:rsid w:val="00AD47BC"/>
    <w:rsid w:val="00AD4A09"/>
    <w:rsid w:val="00AD5462"/>
    <w:rsid w:val="00AD5BAB"/>
    <w:rsid w:val="00AD6056"/>
    <w:rsid w:val="00AD6083"/>
    <w:rsid w:val="00AD6336"/>
    <w:rsid w:val="00AD6527"/>
    <w:rsid w:val="00AD69C2"/>
    <w:rsid w:val="00AD6B6A"/>
    <w:rsid w:val="00AD6BA9"/>
    <w:rsid w:val="00AD70CA"/>
    <w:rsid w:val="00AD750C"/>
    <w:rsid w:val="00AD7780"/>
    <w:rsid w:val="00AD7837"/>
    <w:rsid w:val="00AD7A8A"/>
    <w:rsid w:val="00AD7AB3"/>
    <w:rsid w:val="00AD7BA2"/>
    <w:rsid w:val="00AD7D01"/>
    <w:rsid w:val="00AE03A8"/>
    <w:rsid w:val="00AE1220"/>
    <w:rsid w:val="00AE13ED"/>
    <w:rsid w:val="00AE14C9"/>
    <w:rsid w:val="00AE1604"/>
    <w:rsid w:val="00AE20E3"/>
    <w:rsid w:val="00AE216F"/>
    <w:rsid w:val="00AE2428"/>
    <w:rsid w:val="00AE2689"/>
    <w:rsid w:val="00AE2692"/>
    <w:rsid w:val="00AE2C04"/>
    <w:rsid w:val="00AE2E9E"/>
    <w:rsid w:val="00AE3008"/>
    <w:rsid w:val="00AE326B"/>
    <w:rsid w:val="00AE329D"/>
    <w:rsid w:val="00AE36EC"/>
    <w:rsid w:val="00AE3717"/>
    <w:rsid w:val="00AE3C74"/>
    <w:rsid w:val="00AE40F2"/>
    <w:rsid w:val="00AE4465"/>
    <w:rsid w:val="00AE5095"/>
    <w:rsid w:val="00AE510C"/>
    <w:rsid w:val="00AE6433"/>
    <w:rsid w:val="00AE64EB"/>
    <w:rsid w:val="00AE6D70"/>
    <w:rsid w:val="00AE6E2A"/>
    <w:rsid w:val="00AE79C4"/>
    <w:rsid w:val="00AE7D20"/>
    <w:rsid w:val="00AF031D"/>
    <w:rsid w:val="00AF09AE"/>
    <w:rsid w:val="00AF0EE0"/>
    <w:rsid w:val="00AF1976"/>
    <w:rsid w:val="00AF1CC2"/>
    <w:rsid w:val="00AF1F52"/>
    <w:rsid w:val="00AF26C6"/>
    <w:rsid w:val="00AF26E9"/>
    <w:rsid w:val="00AF2BF1"/>
    <w:rsid w:val="00AF2CD6"/>
    <w:rsid w:val="00AF3876"/>
    <w:rsid w:val="00AF3A0C"/>
    <w:rsid w:val="00AF40FE"/>
    <w:rsid w:val="00AF442D"/>
    <w:rsid w:val="00AF529F"/>
    <w:rsid w:val="00AF52CD"/>
    <w:rsid w:val="00AF564B"/>
    <w:rsid w:val="00AF5883"/>
    <w:rsid w:val="00AF5C81"/>
    <w:rsid w:val="00AF5FC0"/>
    <w:rsid w:val="00AF6524"/>
    <w:rsid w:val="00AF76FD"/>
    <w:rsid w:val="00AF7BB8"/>
    <w:rsid w:val="00B01442"/>
    <w:rsid w:val="00B016FA"/>
    <w:rsid w:val="00B01A5D"/>
    <w:rsid w:val="00B01CBC"/>
    <w:rsid w:val="00B02382"/>
    <w:rsid w:val="00B02542"/>
    <w:rsid w:val="00B02A9B"/>
    <w:rsid w:val="00B02F98"/>
    <w:rsid w:val="00B03216"/>
    <w:rsid w:val="00B041CF"/>
    <w:rsid w:val="00B041D5"/>
    <w:rsid w:val="00B04224"/>
    <w:rsid w:val="00B0431A"/>
    <w:rsid w:val="00B0439F"/>
    <w:rsid w:val="00B043C3"/>
    <w:rsid w:val="00B047F7"/>
    <w:rsid w:val="00B0480A"/>
    <w:rsid w:val="00B0483C"/>
    <w:rsid w:val="00B05B72"/>
    <w:rsid w:val="00B0681D"/>
    <w:rsid w:val="00B0687C"/>
    <w:rsid w:val="00B0693A"/>
    <w:rsid w:val="00B06B19"/>
    <w:rsid w:val="00B06CD5"/>
    <w:rsid w:val="00B071E5"/>
    <w:rsid w:val="00B07227"/>
    <w:rsid w:val="00B07437"/>
    <w:rsid w:val="00B0771F"/>
    <w:rsid w:val="00B07A22"/>
    <w:rsid w:val="00B1026B"/>
    <w:rsid w:val="00B10A4E"/>
    <w:rsid w:val="00B11012"/>
    <w:rsid w:val="00B1123E"/>
    <w:rsid w:val="00B11A9F"/>
    <w:rsid w:val="00B11BAC"/>
    <w:rsid w:val="00B12002"/>
    <w:rsid w:val="00B1201E"/>
    <w:rsid w:val="00B12658"/>
    <w:rsid w:val="00B126FA"/>
    <w:rsid w:val="00B1297B"/>
    <w:rsid w:val="00B1299F"/>
    <w:rsid w:val="00B12AF4"/>
    <w:rsid w:val="00B132C6"/>
    <w:rsid w:val="00B1370B"/>
    <w:rsid w:val="00B13B13"/>
    <w:rsid w:val="00B13C1E"/>
    <w:rsid w:val="00B13F97"/>
    <w:rsid w:val="00B1433E"/>
    <w:rsid w:val="00B1492D"/>
    <w:rsid w:val="00B14AF2"/>
    <w:rsid w:val="00B159BA"/>
    <w:rsid w:val="00B15D08"/>
    <w:rsid w:val="00B15E66"/>
    <w:rsid w:val="00B166EB"/>
    <w:rsid w:val="00B16B09"/>
    <w:rsid w:val="00B16E1D"/>
    <w:rsid w:val="00B171A6"/>
    <w:rsid w:val="00B1795F"/>
    <w:rsid w:val="00B17E79"/>
    <w:rsid w:val="00B208B4"/>
    <w:rsid w:val="00B20C30"/>
    <w:rsid w:val="00B20D28"/>
    <w:rsid w:val="00B20E91"/>
    <w:rsid w:val="00B20F81"/>
    <w:rsid w:val="00B2105F"/>
    <w:rsid w:val="00B2122E"/>
    <w:rsid w:val="00B21240"/>
    <w:rsid w:val="00B2130C"/>
    <w:rsid w:val="00B21661"/>
    <w:rsid w:val="00B219E1"/>
    <w:rsid w:val="00B21C46"/>
    <w:rsid w:val="00B22650"/>
    <w:rsid w:val="00B22B71"/>
    <w:rsid w:val="00B22C14"/>
    <w:rsid w:val="00B22E05"/>
    <w:rsid w:val="00B22E0C"/>
    <w:rsid w:val="00B234DD"/>
    <w:rsid w:val="00B23CFD"/>
    <w:rsid w:val="00B24B21"/>
    <w:rsid w:val="00B24F14"/>
    <w:rsid w:val="00B25198"/>
    <w:rsid w:val="00B25444"/>
    <w:rsid w:val="00B254CD"/>
    <w:rsid w:val="00B25961"/>
    <w:rsid w:val="00B2626A"/>
    <w:rsid w:val="00B26CB4"/>
    <w:rsid w:val="00B27143"/>
    <w:rsid w:val="00B27AD6"/>
    <w:rsid w:val="00B27F5B"/>
    <w:rsid w:val="00B31597"/>
    <w:rsid w:val="00B31A30"/>
    <w:rsid w:val="00B31C65"/>
    <w:rsid w:val="00B324A7"/>
    <w:rsid w:val="00B32C69"/>
    <w:rsid w:val="00B33330"/>
    <w:rsid w:val="00B3365E"/>
    <w:rsid w:val="00B338FD"/>
    <w:rsid w:val="00B33967"/>
    <w:rsid w:val="00B34271"/>
    <w:rsid w:val="00B3474B"/>
    <w:rsid w:val="00B34B3D"/>
    <w:rsid w:val="00B34EDA"/>
    <w:rsid w:val="00B34F7D"/>
    <w:rsid w:val="00B353C9"/>
    <w:rsid w:val="00B35980"/>
    <w:rsid w:val="00B35F82"/>
    <w:rsid w:val="00B362C8"/>
    <w:rsid w:val="00B36D37"/>
    <w:rsid w:val="00B373BA"/>
    <w:rsid w:val="00B37682"/>
    <w:rsid w:val="00B3768C"/>
    <w:rsid w:val="00B37990"/>
    <w:rsid w:val="00B37AF6"/>
    <w:rsid w:val="00B37EC1"/>
    <w:rsid w:val="00B40540"/>
    <w:rsid w:val="00B40CCF"/>
    <w:rsid w:val="00B40F05"/>
    <w:rsid w:val="00B4178C"/>
    <w:rsid w:val="00B419B4"/>
    <w:rsid w:val="00B41BE0"/>
    <w:rsid w:val="00B41F0D"/>
    <w:rsid w:val="00B421FB"/>
    <w:rsid w:val="00B4237F"/>
    <w:rsid w:val="00B42474"/>
    <w:rsid w:val="00B42482"/>
    <w:rsid w:val="00B42CB1"/>
    <w:rsid w:val="00B42FA1"/>
    <w:rsid w:val="00B4392C"/>
    <w:rsid w:val="00B440C6"/>
    <w:rsid w:val="00B440FB"/>
    <w:rsid w:val="00B44C8D"/>
    <w:rsid w:val="00B44CD5"/>
    <w:rsid w:val="00B44E1C"/>
    <w:rsid w:val="00B44F32"/>
    <w:rsid w:val="00B4544D"/>
    <w:rsid w:val="00B45C9F"/>
    <w:rsid w:val="00B45D41"/>
    <w:rsid w:val="00B45F10"/>
    <w:rsid w:val="00B46008"/>
    <w:rsid w:val="00B4636E"/>
    <w:rsid w:val="00B46C7F"/>
    <w:rsid w:val="00B46F44"/>
    <w:rsid w:val="00B47511"/>
    <w:rsid w:val="00B475FF"/>
    <w:rsid w:val="00B4762E"/>
    <w:rsid w:val="00B477C5"/>
    <w:rsid w:val="00B47835"/>
    <w:rsid w:val="00B47E57"/>
    <w:rsid w:val="00B50374"/>
    <w:rsid w:val="00B504AF"/>
    <w:rsid w:val="00B5074A"/>
    <w:rsid w:val="00B50EEE"/>
    <w:rsid w:val="00B50FFF"/>
    <w:rsid w:val="00B51125"/>
    <w:rsid w:val="00B51919"/>
    <w:rsid w:val="00B51CEA"/>
    <w:rsid w:val="00B51FA8"/>
    <w:rsid w:val="00B5219E"/>
    <w:rsid w:val="00B524B8"/>
    <w:rsid w:val="00B52B49"/>
    <w:rsid w:val="00B52F9C"/>
    <w:rsid w:val="00B531D9"/>
    <w:rsid w:val="00B535C5"/>
    <w:rsid w:val="00B536CC"/>
    <w:rsid w:val="00B53820"/>
    <w:rsid w:val="00B53846"/>
    <w:rsid w:val="00B53D5D"/>
    <w:rsid w:val="00B54BB3"/>
    <w:rsid w:val="00B5551A"/>
    <w:rsid w:val="00B555A9"/>
    <w:rsid w:val="00B55B77"/>
    <w:rsid w:val="00B56317"/>
    <w:rsid w:val="00B56416"/>
    <w:rsid w:val="00B5666E"/>
    <w:rsid w:val="00B56953"/>
    <w:rsid w:val="00B577C7"/>
    <w:rsid w:val="00B57DAD"/>
    <w:rsid w:val="00B60B20"/>
    <w:rsid w:val="00B60F32"/>
    <w:rsid w:val="00B61471"/>
    <w:rsid w:val="00B6155F"/>
    <w:rsid w:val="00B62E0B"/>
    <w:rsid w:val="00B62E2F"/>
    <w:rsid w:val="00B62F4F"/>
    <w:rsid w:val="00B633C0"/>
    <w:rsid w:val="00B63554"/>
    <w:rsid w:val="00B63647"/>
    <w:rsid w:val="00B63DBA"/>
    <w:rsid w:val="00B63DE7"/>
    <w:rsid w:val="00B6439E"/>
    <w:rsid w:val="00B64433"/>
    <w:rsid w:val="00B6489C"/>
    <w:rsid w:val="00B649A6"/>
    <w:rsid w:val="00B64BF1"/>
    <w:rsid w:val="00B65B78"/>
    <w:rsid w:val="00B65DE9"/>
    <w:rsid w:val="00B65E03"/>
    <w:rsid w:val="00B6636D"/>
    <w:rsid w:val="00B6680A"/>
    <w:rsid w:val="00B668E2"/>
    <w:rsid w:val="00B66AAA"/>
    <w:rsid w:val="00B67439"/>
    <w:rsid w:val="00B67711"/>
    <w:rsid w:val="00B6773B"/>
    <w:rsid w:val="00B677EB"/>
    <w:rsid w:val="00B67EC1"/>
    <w:rsid w:val="00B67FE3"/>
    <w:rsid w:val="00B70581"/>
    <w:rsid w:val="00B70656"/>
    <w:rsid w:val="00B723A0"/>
    <w:rsid w:val="00B72521"/>
    <w:rsid w:val="00B72A21"/>
    <w:rsid w:val="00B730EF"/>
    <w:rsid w:val="00B7344F"/>
    <w:rsid w:val="00B735A1"/>
    <w:rsid w:val="00B73744"/>
    <w:rsid w:val="00B741DA"/>
    <w:rsid w:val="00B74904"/>
    <w:rsid w:val="00B74ACD"/>
    <w:rsid w:val="00B7536A"/>
    <w:rsid w:val="00B75678"/>
    <w:rsid w:val="00B768C6"/>
    <w:rsid w:val="00B76EE7"/>
    <w:rsid w:val="00B77090"/>
    <w:rsid w:val="00B770E4"/>
    <w:rsid w:val="00B7769F"/>
    <w:rsid w:val="00B77A4B"/>
    <w:rsid w:val="00B804B2"/>
    <w:rsid w:val="00B80867"/>
    <w:rsid w:val="00B809AF"/>
    <w:rsid w:val="00B80A63"/>
    <w:rsid w:val="00B816FE"/>
    <w:rsid w:val="00B8190C"/>
    <w:rsid w:val="00B81D75"/>
    <w:rsid w:val="00B82159"/>
    <w:rsid w:val="00B821B4"/>
    <w:rsid w:val="00B82801"/>
    <w:rsid w:val="00B82AA5"/>
    <w:rsid w:val="00B82CD2"/>
    <w:rsid w:val="00B833D6"/>
    <w:rsid w:val="00B83FFB"/>
    <w:rsid w:val="00B84460"/>
    <w:rsid w:val="00B859D6"/>
    <w:rsid w:val="00B85F36"/>
    <w:rsid w:val="00B86794"/>
    <w:rsid w:val="00B86C02"/>
    <w:rsid w:val="00B86C39"/>
    <w:rsid w:val="00B86D91"/>
    <w:rsid w:val="00B87190"/>
    <w:rsid w:val="00B87333"/>
    <w:rsid w:val="00B8763B"/>
    <w:rsid w:val="00B87718"/>
    <w:rsid w:val="00B9032F"/>
    <w:rsid w:val="00B90DBB"/>
    <w:rsid w:val="00B91350"/>
    <w:rsid w:val="00B918C4"/>
    <w:rsid w:val="00B91A56"/>
    <w:rsid w:val="00B91D5E"/>
    <w:rsid w:val="00B92300"/>
    <w:rsid w:val="00B92436"/>
    <w:rsid w:val="00B9273B"/>
    <w:rsid w:val="00B9295D"/>
    <w:rsid w:val="00B92F33"/>
    <w:rsid w:val="00B937BB"/>
    <w:rsid w:val="00B93F75"/>
    <w:rsid w:val="00B94748"/>
    <w:rsid w:val="00B947CE"/>
    <w:rsid w:val="00B94CBB"/>
    <w:rsid w:val="00B94DFF"/>
    <w:rsid w:val="00B952EF"/>
    <w:rsid w:val="00B9631D"/>
    <w:rsid w:val="00B96499"/>
    <w:rsid w:val="00B96B8B"/>
    <w:rsid w:val="00B97224"/>
    <w:rsid w:val="00B975D9"/>
    <w:rsid w:val="00B97858"/>
    <w:rsid w:val="00BA09B1"/>
    <w:rsid w:val="00BA10A7"/>
    <w:rsid w:val="00BA161E"/>
    <w:rsid w:val="00BA1A46"/>
    <w:rsid w:val="00BA1AEB"/>
    <w:rsid w:val="00BA1C35"/>
    <w:rsid w:val="00BA1EF2"/>
    <w:rsid w:val="00BA1FA8"/>
    <w:rsid w:val="00BA239D"/>
    <w:rsid w:val="00BA2415"/>
    <w:rsid w:val="00BA25DE"/>
    <w:rsid w:val="00BA2791"/>
    <w:rsid w:val="00BA2D03"/>
    <w:rsid w:val="00BA30B9"/>
    <w:rsid w:val="00BA320E"/>
    <w:rsid w:val="00BA369E"/>
    <w:rsid w:val="00BA3897"/>
    <w:rsid w:val="00BA3D7D"/>
    <w:rsid w:val="00BA4902"/>
    <w:rsid w:val="00BA49D0"/>
    <w:rsid w:val="00BA4AA5"/>
    <w:rsid w:val="00BA4ECD"/>
    <w:rsid w:val="00BA4F94"/>
    <w:rsid w:val="00BA5216"/>
    <w:rsid w:val="00BA522A"/>
    <w:rsid w:val="00BA5BED"/>
    <w:rsid w:val="00BA5D5F"/>
    <w:rsid w:val="00BA681F"/>
    <w:rsid w:val="00BA6E57"/>
    <w:rsid w:val="00BA720C"/>
    <w:rsid w:val="00BA75C0"/>
    <w:rsid w:val="00BB12F4"/>
    <w:rsid w:val="00BB2390"/>
    <w:rsid w:val="00BB23A5"/>
    <w:rsid w:val="00BB23AE"/>
    <w:rsid w:val="00BB26DB"/>
    <w:rsid w:val="00BB2B50"/>
    <w:rsid w:val="00BB3103"/>
    <w:rsid w:val="00BB31C0"/>
    <w:rsid w:val="00BB323F"/>
    <w:rsid w:val="00BB324D"/>
    <w:rsid w:val="00BB375B"/>
    <w:rsid w:val="00BB378A"/>
    <w:rsid w:val="00BB395E"/>
    <w:rsid w:val="00BB3DF6"/>
    <w:rsid w:val="00BB400C"/>
    <w:rsid w:val="00BB4187"/>
    <w:rsid w:val="00BB4FA9"/>
    <w:rsid w:val="00BB508C"/>
    <w:rsid w:val="00BB5297"/>
    <w:rsid w:val="00BB5517"/>
    <w:rsid w:val="00BB577F"/>
    <w:rsid w:val="00BB65BB"/>
    <w:rsid w:val="00BB682E"/>
    <w:rsid w:val="00BB7075"/>
    <w:rsid w:val="00BB7091"/>
    <w:rsid w:val="00BB72A3"/>
    <w:rsid w:val="00BB7B54"/>
    <w:rsid w:val="00BB7BDC"/>
    <w:rsid w:val="00BC05BD"/>
    <w:rsid w:val="00BC0C8E"/>
    <w:rsid w:val="00BC0F08"/>
    <w:rsid w:val="00BC0F67"/>
    <w:rsid w:val="00BC1C34"/>
    <w:rsid w:val="00BC20E0"/>
    <w:rsid w:val="00BC2DFE"/>
    <w:rsid w:val="00BC30C2"/>
    <w:rsid w:val="00BC322B"/>
    <w:rsid w:val="00BC35DB"/>
    <w:rsid w:val="00BC362B"/>
    <w:rsid w:val="00BC3679"/>
    <w:rsid w:val="00BC3D08"/>
    <w:rsid w:val="00BC438C"/>
    <w:rsid w:val="00BC503A"/>
    <w:rsid w:val="00BC5CB3"/>
    <w:rsid w:val="00BC60FA"/>
    <w:rsid w:val="00BC6350"/>
    <w:rsid w:val="00BC691B"/>
    <w:rsid w:val="00BC7260"/>
    <w:rsid w:val="00BC7846"/>
    <w:rsid w:val="00BC7DD8"/>
    <w:rsid w:val="00BD0C50"/>
    <w:rsid w:val="00BD156E"/>
    <w:rsid w:val="00BD18BC"/>
    <w:rsid w:val="00BD1BAE"/>
    <w:rsid w:val="00BD1CED"/>
    <w:rsid w:val="00BD1DA0"/>
    <w:rsid w:val="00BD24C3"/>
    <w:rsid w:val="00BD29B4"/>
    <w:rsid w:val="00BD2CF1"/>
    <w:rsid w:val="00BD2F4B"/>
    <w:rsid w:val="00BD3911"/>
    <w:rsid w:val="00BD3A8D"/>
    <w:rsid w:val="00BD42AF"/>
    <w:rsid w:val="00BD42FC"/>
    <w:rsid w:val="00BD4429"/>
    <w:rsid w:val="00BD45F5"/>
    <w:rsid w:val="00BD470B"/>
    <w:rsid w:val="00BD4AE4"/>
    <w:rsid w:val="00BD4D47"/>
    <w:rsid w:val="00BD509E"/>
    <w:rsid w:val="00BD5180"/>
    <w:rsid w:val="00BD5323"/>
    <w:rsid w:val="00BD55B7"/>
    <w:rsid w:val="00BD5A56"/>
    <w:rsid w:val="00BD6740"/>
    <w:rsid w:val="00BD7197"/>
    <w:rsid w:val="00BD7284"/>
    <w:rsid w:val="00BD7964"/>
    <w:rsid w:val="00BD7C0F"/>
    <w:rsid w:val="00BE0717"/>
    <w:rsid w:val="00BE14C6"/>
    <w:rsid w:val="00BE1870"/>
    <w:rsid w:val="00BE1C9E"/>
    <w:rsid w:val="00BE1F4B"/>
    <w:rsid w:val="00BE2290"/>
    <w:rsid w:val="00BE2606"/>
    <w:rsid w:val="00BE26D1"/>
    <w:rsid w:val="00BE281E"/>
    <w:rsid w:val="00BE2D20"/>
    <w:rsid w:val="00BE362A"/>
    <w:rsid w:val="00BE3656"/>
    <w:rsid w:val="00BE3DF0"/>
    <w:rsid w:val="00BE45D2"/>
    <w:rsid w:val="00BE4968"/>
    <w:rsid w:val="00BE5141"/>
    <w:rsid w:val="00BE56EE"/>
    <w:rsid w:val="00BE5BE5"/>
    <w:rsid w:val="00BE5C17"/>
    <w:rsid w:val="00BE60AF"/>
    <w:rsid w:val="00BE6B29"/>
    <w:rsid w:val="00BE720B"/>
    <w:rsid w:val="00BE72D0"/>
    <w:rsid w:val="00BE74A0"/>
    <w:rsid w:val="00BE77BF"/>
    <w:rsid w:val="00BE7A82"/>
    <w:rsid w:val="00BE7D67"/>
    <w:rsid w:val="00BE7D89"/>
    <w:rsid w:val="00BF0559"/>
    <w:rsid w:val="00BF0AE2"/>
    <w:rsid w:val="00BF0D0C"/>
    <w:rsid w:val="00BF135D"/>
    <w:rsid w:val="00BF1371"/>
    <w:rsid w:val="00BF152C"/>
    <w:rsid w:val="00BF1856"/>
    <w:rsid w:val="00BF19B9"/>
    <w:rsid w:val="00BF1A79"/>
    <w:rsid w:val="00BF1ABC"/>
    <w:rsid w:val="00BF280F"/>
    <w:rsid w:val="00BF2A36"/>
    <w:rsid w:val="00BF2F7B"/>
    <w:rsid w:val="00BF44D9"/>
    <w:rsid w:val="00BF4A9D"/>
    <w:rsid w:val="00BF4AD6"/>
    <w:rsid w:val="00BF4B13"/>
    <w:rsid w:val="00BF5AC3"/>
    <w:rsid w:val="00BF728D"/>
    <w:rsid w:val="00BF7574"/>
    <w:rsid w:val="00BF75E1"/>
    <w:rsid w:val="00BF7884"/>
    <w:rsid w:val="00BF79BF"/>
    <w:rsid w:val="00BF79E7"/>
    <w:rsid w:val="00BF7AA3"/>
    <w:rsid w:val="00BF7D6D"/>
    <w:rsid w:val="00BF7D99"/>
    <w:rsid w:val="00BF7DC8"/>
    <w:rsid w:val="00BF7E31"/>
    <w:rsid w:val="00C00084"/>
    <w:rsid w:val="00C003F5"/>
    <w:rsid w:val="00C007D3"/>
    <w:rsid w:val="00C00BE6"/>
    <w:rsid w:val="00C03863"/>
    <w:rsid w:val="00C03890"/>
    <w:rsid w:val="00C03FE0"/>
    <w:rsid w:val="00C041A7"/>
    <w:rsid w:val="00C043DC"/>
    <w:rsid w:val="00C04FE4"/>
    <w:rsid w:val="00C059DD"/>
    <w:rsid w:val="00C05A65"/>
    <w:rsid w:val="00C064B6"/>
    <w:rsid w:val="00C06668"/>
    <w:rsid w:val="00C06751"/>
    <w:rsid w:val="00C0700E"/>
    <w:rsid w:val="00C070B8"/>
    <w:rsid w:val="00C0710F"/>
    <w:rsid w:val="00C07250"/>
    <w:rsid w:val="00C074A4"/>
    <w:rsid w:val="00C07C42"/>
    <w:rsid w:val="00C07D07"/>
    <w:rsid w:val="00C07D0E"/>
    <w:rsid w:val="00C10F4B"/>
    <w:rsid w:val="00C11770"/>
    <w:rsid w:val="00C11A73"/>
    <w:rsid w:val="00C11BA9"/>
    <w:rsid w:val="00C11D03"/>
    <w:rsid w:val="00C12478"/>
    <w:rsid w:val="00C12752"/>
    <w:rsid w:val="00C131F1"/>
    <w:rsid w:val="00C13210"/>
    <w:rsid w:val="00C13338"/>
    <w:rsid w:val="00C13BB4"/>
    <w:rsid w:val="00C13CED"/>
    <w:rsid w:val="00C13D1F"/>
    <w:rsid w:val="00C14093"/>
    <w:rsid w:val="00C140AC"/>
    <w:rsid w:val="00C1477A"/>
    <w:rsid w:val="00C14968"/>
    <w:rsid w:val="00C14C22"/>
    <w:rsid w:val="00C14F0F"/>
    <w:rsid w:val="00C15263"/>
    <w:rsid w:val="00C15422"/>
    <w:rsid w:val="00C1572B"/>
    <w:rsid w:val="00C159DE"/>
    <w:rsid w:val="00C15C51"/>
    <w:rsid w:val="00C15C6C"/>
    <w:rsid w:val="00C15FEC"/>
    <w:rsid w:val="00C164AA"/>
    <w:rsid w:val="00C167E6"/>
    <w:rsid w:val="00C16A95"/>
    <w:rsid w:val="00C16AE5"/>
    <w:rsid w:val="00C16D80"/>
    <w:rsid w:val="00C1774E"/>
    <w:rsid w:val="00C17814"/>
    <w:rsid w:val="00C2045A"/>
    <w:rsid w:val="00C20E52"/>
    <w:rsid w:val="00C20EF1"/>
    <w:rsid w:val="00C21120"/>
    <w:rsid w:val="00C21802"/>
    <w:rsid w:val="00C21F45"/>
    <w:rsid w:val="00C2218A"/>
    <w:rsid w:val="00C22B86"/>
    <w:rsid w:val="00C22FF4"/>
    <w:rsid w:val="00C232CA"/>
    <w:rsid w:val="00C237CE"/>
    <w:rsid w:val="00C2396C"/>
    <w:rsid w:val="00C23BFB"/>
    <w:rsid w:val="00C250FF"/>
    <w:rsid w:val="00C256EC"/>
    <w:rsid w:val="00C256FC"/>
    <w:rsid w:val="00C26001"/>
    <w:rsid w:val="00C26381"/>
    <w:rsid w:val="00C263BD"/>
    <w:rsid w:val="00C263F7"/>
    <w:rsid w:val="00C26B88"/>
    <w:rsid w:val="00C26F6F"/>
    <w:rsid w:val="00C27021"/>
    <w:rsid w:val="00C27534"/>
    <w:rsid w:val="00C27991"/>
    <w:rsid w:val="00C301AC"/>
    <w:rsid w:val="00C30683"/>
    <w:rsid w:val="00C30AF5"/>
    <w:rsid w:val="00C30C8E"/>
    <w:rsid w:val="00C30EC4"/>
    <w:rsid w:val="00C31503"/>
    <w:rsid w:val="00C31945"/>
    <w:rsid w:val="00C31AAD"/>
    <w:rsid w:val="00C31D54"/>
    <w:rsid w:val="00C3283C"/>
    <w:rsid w:val="00C32D55"/>
    <w:rsid w:val="00C32F89"/>
    <w:rsid w:val="00C32FEE"/>
    <w:rsid w:val="00C336F9"/>
    <w:rsid w:val="00C33B5C"/>
    <w:rsid w:val="00C33ED9"/>
    <w:rsid w:val="00C34014"/>
    <w:rsid w:val="00C3452B"/>
    <w:rsid w:val="00C345B7"/>
    <w:rsid w:val="00C3497E"/>
    <w:rsid w:val="00C34DDE"/>
    <w:rsid w:val="00C35B40"/>
    <w:rsid w:val="00C35E23"/>
    <w:rsid w:val="00C36005"/>
    <w:rsid w:val="00C3650A"/>
    <w:rsid w:val="00C36F21"/>
    <w:rsid w:val="00C374CE"/>
    <w:rsid w:val="00C376FC"/>
    <w:rsid w:val="00C37E46"/>
    <w:rsid w:val="00C4026A"/>
    <w:rsid w:val="00C403E0"/>
    <w:rsid w:val="00C407FC"/>
    <w:rsid w:val="00C40EF1"/>
    <w:rsid w:val="00C41202"/>
    <w:rsid w:val="00C41899"/>
    <w:rsid w:val="00C4195D"/>
    <w:rsid w:val="00C41CAC"/>
    <w:rsid w:val="00C4259C"/>
    <w:rsid w:val="00C4268A"/>
    <w:rsid w:val="00C42722"/>
    <w:rsid w:val="00C42776"/>
    <w:rsid w:val="00C436D9"/>
    <w:rsid w:val="00C43A78"/>
    <w:rsid w:val="00C43C1C"/>
    <w:rsid w:val="00C4472A"/>
    <w:rsid w:val="00C44B42"/>
    <w:rsid w:val="00C44CDF"/>
    <w:rsid w:val="00C4500A"/>
    <w:rsid w:val="00C453F7"/>
    <w:rsid w:val="00C4548F"/>
    <w:rsid w:val="00C464F4"/>
    <w:rsid w:val="00C465FD"/>
    <w:rsid w:val="00C467B6"/>
    <w:rsid w:val="00C4737E"/>
    <w:rsid w:val="00C47396"/>
    <w:rsid w:val="00C477E0"/>
    <w:rsid w:val="00C47A5A"/>
    <w:rsid w:val="00C47E85"/>
    <w:rsid w:val="00C5028F"/>
    <w:rsid w:val="00C50506"/>
    <w:rsid w:val="00C50607"/>
    <w:rsid w:val="00C507BF"/>
    <w:rsid w:val="00C50A8F"/>
    <w:rsid w:val="00C5121D"/>
    <w:rsid w:val="00C51A25"/>
    <w:rsid w:val="00C51E22"/>
    <w:rsid w:val="00C52AF1"/>
    <w:rsid w:val="00C52D2F"/>
    <w:rsid w:val="00C532FE"/>
    <w:rsid w:val="00C533BB"/>
    <w:rsid w:val="00C53583"/>
    <w:rsid w:val="00C53869"/>
    <w:rsid w:val="00C53DB9"/>
    <w:rsid w:val="00C54C52"/>
    <w:rsid w:val="00C55C0D"/>
    <w:rsid w:val="00C55D12"/>
    <w:rsid w:val="00C5655A"/>
    <w:rsid w:val="00C56561"/>
    <w:rsid w:val="00C567F4"/>
    <w:rsid w:val="00C56A7B"/>
    <w:rsid w:val="00C56C0B"/>
    <w:rsid w:val="00C57298"/>
    <w:rsid w:val="00C57634"/>
    <w:rsid w:val="00C57D57"/>
    <w:rsid w:val="00C57DEB"/>
    <w:rsid w:val="00C6048F"/>
    <w:rsid w:val="00C607C2"/>
    <w:rsid w:val="00C60ABD"/>
    <w:rsid w:val="00C61C4A"/>
    <w:rsid w:val="00C61E22"/>
    <w:rsid w:val="00C61E5D"/>
    <w:rsid w:val="00C61F4F"/>
    <w:rsid w:val="00C61F5E"/>
    <w:rsid w:val="00C6228D"/>
    <w:rsid w:val="00C62964"/>
    <w:rsid w:val="00C62A06"/>
    <w:rsid w:val="00C62AA1"/>
    <w:rsid w:val="00C62AA3"/>
    <w:rsid w:val="00C62FB0"/>
    <w:rsid w:val="00C6310A"/>
    <w:rsid w:val="00C634F1"/>
    <w:rsid w:val="00C6436B"/>
    <w:rsid w:val="00C643BE"/>
    <w:rsid w:val="00C64F95"/>
    <w:rsid w:val="00C659EC"/>
    <w:rsid w:val="00C65E4E"/>
    <w:rsid w:val="00C661E8"/>
    <w:rsid w:val="00C665B1"/>
    <w:rsid w:val="00C6688F"/>
    <w:rsid w:val="00C66AEF"/>
    <w:rsid w:val="00C66E66"/>
    <w:rsid w:val="00C67AF0"/>
    <w:rsid w:val="00C67D29"/>
    <w:rsid w:val="00C7067E"/>
    <w:rsid w:val="00C70C69"/>
    <w:rsid w:val="00C70DD1"/>
    <w:rsid w:val="00C70F09"/>
    <w:rsid w:val="00C70F45"/>
    <w:rsid w:val="00C7104B"/>
    <w:rsid w:val="00C71E3C"/>
    <w:rsid w:val="00C72267"/>
    <w:rsid w:val="00C72540"/>
    <w:rsid w:val="00C725E7"/>
    <w:rsid w:val="00C725FB"/>
    <w:rsid w:val="00C729B6"/>
    <w:rsid w:val="00C72CAF"/>
    <w:rsid w:val="00C7374E"/>
    <w:rsid w:val="00C73944"/>
    <w:rsid w:val="00C7398B"/>
    <w:rsid w:val="00C73B80"/>
    <w:rsid w:val="00C7431D"/>
    <w:rsid w:val="00C746E3"/>
    <w:rsid w:val="00C7486D"/>
    <w:rsid w:val="00C75909"/>
    <w:rsid w:val="00C760D5"/>
    <w:rsid w:val="00C76360"/>
    <w:rsid w:val="00C76E2F"/>
    <w:rsid w:val="00C77EF9"/>
    <w:rsid w:val="00C77FF7"/>
    <w:rsid w:val="00C8001B"/>
    <w:rsid w:val="00C802CA"/>
    <w:rsid w:val="00C80863"/>
    <w:rsid w:val="00C80945"/>
    <w:rsid w:val="00C80C05"/>
    <w:rsid w:val="00C810A2"/>
    <w:rsid w:val="00C8150D"/>
    <w:rsid w:val="00C81667"/>
    <w:rsid w:val="00C819B8"/>
    <w:rsid w:val="00C81C2F"/>
    <w:rsid w:val="00C81D7D"/>
    <w:rsid w:val="00C81E05"/>
    <w:rsid w:val="00C81EBF"/>
    <w:rsid w:val="00C82C4C"/>
    <w:rsid w:val="00C8317D"/>
    <w:rsid w:val="00C8317E"/>
    <w:rsid w:val="00C83479"/>
    <w:rsid w:val="00C83E8E"/>
    <w:rsid w:val="00C84128"/>
    <w:rsid w:val="00C84583"/>
    <w:rsid w:val="00C855A3"/>
    <w:rsid w:val="00C859EB"/>
    <w:rsid w:val="00C85B95"/>
    <w:rsid w:val="00C85C01"/>
    <w:rsid w:val="00C868EE"/>
    <w:rsid w:val="00C8690A"/>
    <w:rsid w:val="00C873A5"/>
    <w:rsid w:val="00C8777F"/>
    <w:rsid w:val="00C8786C"/>
    <w:rsid w:val="00C878B7"/>
    <w:rsid w:val="00C878BD"/>
    <w:rsid w:val="00C901DD"/>
    <w:rsid w:val="00C910CB"/>
    <w:rsid w:val="00C911EF"/>
    <w:rsid w:val="00C91321"/>
    <w:rsid w:val="00C9153F"/>
    <w:rsid w:val="00C91598"/>
    <w:rsid w:val="00C91DA8"/>
    <w:rsid w:val="00C91EA9"/>
    <w:rsid w:val="00C92427"/>
    <w:rsid w:val="00C925D9"/>
    <w:rsid w:val="00C932DA"/>
    <w:rsid w:val="00C933ED"/>
    <w:rsid w:val="00C935F8"/>
    <w:rsid w:val="00C93C08"/>
    <w:rsid w:val="00C93C38"/>
    <w:rsid w:val="00C93D9D"/>
    <w:rsid w:val="00C940B1"/>
    <w:rsid w:val="00C94483"/>
    <w:rsid w:val="00C9475A"/>
    <w:rsid w:val="00C94FD5"/>
    <w:rsid w:val="00C954B8"/>
    <w:rsid w:val="00C9581A"/>
    <w:rsid w:val="00C95B04"/>
    <w:rsid w:val="00C964CC"/>
    <w:rsid w:val="00C96695"/>
    <w:rsid w:val="00C97D43"/>
    <w:rsid w:val="00C97F40"/>
    <w:rsid w:val="00CA06FD"/>
    <w:rsid w:val="00CA09CB"/>
    <w:rsid w:val="00CA0CB4"/>
    <w:rsid w:val="00CA10AD"/>
    <w:rsid w:val="00CA111F"/>
    <w:rsid w:val="00CA139D"/>
    <w:rsid w:val="00CA2190"/>
    <w:rsid w:val="00CA26BB"/>
    <w:rsid w:val="00CA340C"/>
    <w:rsid w:val="00CA37BB"/>
    <w:rsid w:val="00CA3AF8"/>
    <w:rsid w:val="00CA3FC2"/>
    <w:rsid w:val="00CA3FFB"/>
    <w:rsid w:val="00CA4396"/>
    <w:rsid w:val="00CA4F3E"/>
    <w:rsid w:val="00CA4F96"/>
    <w:rsid w:val="00CA557B"/>
    <w:rsid w:val="00CA559E"/>
    <w:rsid w:val="00CA5778"/>
    <w:rsid w:val="00CA5CAF"/>
    <w:rsid w:val="00CA5DFB"/>
    <w:rsid w:val="00CA6C7C"/>
    <w:rsid w:val="00CA6EBA"/>
    <w:rsid w:val="00CA780A"/>
    <w:rsid w:val="00CA79B6"/>
    <w:rsid w:val="00CB029A"/>
    <w:rsid w:val="00CB0607"/>
    <w:rsid w:val="00CB08BD"/>
    <w:rsid w:val="00CB113B"/>
    <w:rsid w:val="00CB1822"/>
    <w:rsid w:val="00CB1BEA"/>
    <w:rsid w:val="00CB2B04"/>
    <w:rsid w:val="00CB2BF5"/>
    <w:rsid w:val="00CB2E34"/>
    <w:rsid w:val="00CB3278"/>
    <w:rsid w:val="00CB3867"/>
    <w:rsid w:val="00CB3924"/>
    <w:rsid w:val="00CB39A4"/>
    <w:rsid w:val="00CB3B0B"/>
    <w:rsid w:val="00CB3E1F"/>
    <w:rsid w:val="00CB41C0"/>
    <w:rsid w:val="00CB42BE"/>
    <w:rsid w:val="00CB4DB1"/>
    <w:rsid w:val="00CB53E2"/>
    <w:rsid w:val="00CB553D"/>
    <w:rsid w:val="00CB5EE8"/>
    <w:rsid w:val="00CB64F8"/>
    <w:rsid w:val="00CB6CE9"/>
    <w:rsid w:val="00CC0360"/>
    <w:rsid w:val="00CC0410"/>
    <w:rsid w:val="00CC06F8"/>
    <w:rsid w:val="00CC0B3B"/>
    <w:rsid w:val="00CC1777"/>
    <w:rsid w:val="00CC180F"/>
    <w:rsid w:val="00CC1E76"/>
    <w:rsid w:val="00CC249A"/>
    <w:rsid w:val="00CC2B20"/>
    <w:rsid w:val="00CC2B2C"/>
    <w:rsid w:val="00CC2FCA"/>
    <w:rsid w:val="00CC566D"/>
    <w:rsid w:val="00CC608B"/>
    <w:rsid w:val="00CC62F1"/>
    <w:rsid w:val="00CC6495"/>
    <w:rsid w:val="00CC64BA"/>
    <w:rsid w:val="00CC6E2D"/>
    <w:rsid w:val="00CC6F9E"/>
    <w:rsid w:val="00CC7002"/>
    <w:rsid w:val="00CC7D77"/>
    <w:rsid w:val="00CC7E93"/>
    <w:rsid w:val="00CD0B21"/>
    <w:rsid w:val="00CD0F6A"/>
    <w:rsid w:val="00CD2477"/>
    <w:rsid w:val="00CD25B2"/>
    <w:rsid w:val="00CD25DD"/>
    <w:rsid w:val="00CD2EA8"/>
    <w:rsid w:val="00CD362B"/>
    <w:rsid w:val="00CD3E37"/>
    <w:rsid w:val="00CD467F"/>
    <w:rsid w:val="00CD4B74"/>
    <w:rsid w:val="00CD4C88"/>
    <w:rsid w:val="00CD4CA0"/>
    <w:rsid w:val="00CD52ED"/>
    <w:rsid w:val="00CD547C"/>
    <w:rsid w:val="00CD552B"/>
    <w:rsid w:val="00CD59A8"/>
    <w:rsid w:val="00CD5D3B"/>
    <w:rsid w:val="00CD60FA"/>
    <w:rsid w:val="00CD643A"/>
    <w:rsid w:val="00CD6440"/>
    <w:rsid w:val="00CD65FE"/>
    <w:rsid w:val="00CD660A"/>
    <w:rsid w:val="00CD69AB"/>
    <w:rsid w:val="00CD7331"/>
    <w:rsid w:val="00CD79CB"/>
    <w:rsid w:val="00CD7BCD"/>
    <w:rsid w:val="00CD7D6D"/>
    <w:rsid w:val="00CD7ECE"/>
    <w:rsid w:val="00CE0179"/>
    <w:rsid w:val="00CE06DC"/>
    <w:rsid w:val="00CE08FF"/>
    <w:rsid w:val="00CE0905"/>
    <w:rsid w:val="00CE10D0"/>
    <w:rsid w:val="00CE15AE"/>
    <w:rsid w:val="00CE1648"/>
    <w:rsid w:val="00CE1C99"/>
    <w:rsid w:val="00CE283F"/>
    <w:rsid w:val="00CE2C40"/>
    <w:rsid w:val="00CE3BB7"/>
    <w:rsid w:val="00CE414D"/>
    <w:rsid w:val="00CE4358"/>
    <w:rsid w:val="00CE4493"/>
    <w:rsid w:val="00CE461F"/>
    <w:rsid w:val="00CE46D5"/>
    <w:rsid w:val="00CE4774"/>
    <w:rsid w:val="00CE5C88"/>
    <w:rsid w:val="00CE5DF5"/>
    <w:rsid w:val="00CE5F69"/>
    <w:rsid w:val="00CE5FC8"/>
    <w:rsid w:val="00CE6639"/>
    <w:rsid w:val="00CE6AE4"/>
    <w:rsid w:val="00CE739E"/>
    <w:rsid w:val="00CE75A4"/>
    <w:rsid w:val="00CE7723"/>
    <w:rsid w:val="00CF006D"/>
    <w:rsid w:val="00CF00BC"/>
    <w:rsid w:val="00CF019D"/>
    <w:rsid w:val="00CF0998"/>
    <w:rsid w:val="00CF0C01"/>
    <w:rsid w:val="00CF1034"/>
    <w:rsid w:val="00CF1059"/>
    <w:rsid w:val="00CF1986"/>
    <w:rsid w:val="00CF2C7B"/>
    <w:rsid w:val="00CF3866"/>
    <w:rsid w:val="00CF3920"/>
    <w:rsid w:val="00CF3A56"/>
    <w:rsid w:val="00CF60A3"/>
    <w:rsid w:val="00CF68BA"/>
    <w:rsid w:val="00CF6AA5"/>
    <w:rsid w:val="00D0033B"/>
    <w:rsid w:val="00D00986"/>
    <w:rsid w:val="00D00D67"/>
    <w:rsid w:val="00D01A55"/>
    <w:rsid w:val="00D01DBB"/>
    <w:rsid w:val="00D02103"/>
    <w:rsid w:val="00D0221D"/>
    <w:rsid w:val="00D024C2"/>
    <w:rsid w:val="00D0265E"/>
    <w:rsid w:val="00D028AC"/>
    <w:rsid w:val="00D02DFC"/>
    <w:rsid w:val="00D03300"/>
    <w:rsid w:val="00D04657"/>
    <w:rsid w:val="00D04883"/>
    <w:rsid w:val="00D04F17"/>
    <w:rsid w:val="00D05E52"/>
    <w:rsid w:val="00D06442"/>
    <w:rsid w:val="00D06E7D"/>
    <w:rsid w:val="00D07179"/>
    <w:rsid w:val="00D0724A"/>
    <w:rsid w:val="00D07287"/>
    <w:rsid w:val="00D07462"/>
    <w:rsid w:val="00D07CD3"/>
    <w:rsid w:val="00D10055"/>
    <w:rsid w:val="00D10488"/>
    <w:rsid w:val="00D1062E"/>
    <w:rsid w:val="00D10B7E"/>
    <w:rsid w:val="00D10C88"/>
    <w:rsid w:val="00D10CC1"/>
    <w:rsid w:val="00D10F9F"/>
    <w:rsid w:val="00D1208A"/>
    <w:rsid w:val="00D1260B"/>
    <w:rsid w:val="00D12D00"/>
    <w:rsid w:val="00D13443"/>
    <w:rsid w:val="00D134B3"/>
    <w:rsid w:val="00D13778"/>
    <w:rsid w:val="00D141DB"/>
    <w:rsid w:val="00D156B4"/>
    <w:rsid w:val="00D157C9"/>
    <w:rsid w:val="00D16C29"/>
    <w:rsid w:val="00D17086"/>
    <w:rsid w:val="00D173B5"/>
    <w:rsid w:val="00D1746D"/>
    <w:rsid w:val="00D17627"/>
    <w:rsid w:val="00D177FD"/>
    <w:rsid w:val="00D17B28"/>
    <w:rsid w:val="00D17B2C"/>
    <w:rsid w:val="00D20053"/>
    <w:rsid w:val="00D2011F"/>
    <w:rsid w:val="00D2127D"/>
    <w:rsid w:val="00D21412"/>
    <w:rsid w:val="00D215BF"/>
    <w:rsid w:val="00D2163D"/>
    <w:rsid w:val="00D23B6A"/>
    <w:rsid w:val="00D240C1"/>
    <w:rsid w:val="00D24188"/>
    <w:rsid w:val="00D2489D"/>
    <w:rsid w:val="00D24B3D"/>
    <w:rsid w:val="00D24D1C"/>
    <w:rsid w:val="00D25FF2"/>
    <w:rsid w:val="00D267F2"/>
    <w:rsid w:val="00D267FD"/>
    <w:rsid w:val="00D273C9"/>
    <w:rsid w:val="00D27B27"/>
    <w:rsid w:val="00D27BC9"/>
    <w:rsid w:val="00D30411"/>
    <w:rsid w:val="00D308B4"/>
    <w:rsid w:val="00D31D43"/>
    <w:rsid w:val="00D31D63"/>
    <w:rsid w:val="00D3206F"/>
    <w:rsid w:val="00D321E2"/>
    <w:rsid w:val="00D32A5C"/>
    <w:rsid w:val="00D33128"/>
    <w:rsid w:val="00D334D2"/>
    <w:rsid w:val="00D334D6"/>
    <w:rsid w:val="00D338A6"/>
    <w:rsid w:val="00D33906"/>
    <w:rsid w:val="00D33A7C"/>
    <w:rsid w:val="00D351D9"/>
    <w:rsid w:val="00D3522E"/>
    <w:rsid w:val="00D35809"/>
    <w:rsid w:val="00D35947"/>
    <w:rsid w:val="00D35B90"/>
    <w:rsid w:val="00D35D5F"/>
    <w:rsid w:val="00D35FEC"/>
    <w:rsid w:val="00D360E0"/>
    <w:rsid w:val="00D364B7"/>
    <w:rsid w:val="00D36AD6"/>
    <w:rsid w:val="00D37B39"/>
    <w:rsid w:val="00D37DB8"/>
    <w:rsid w:val="00D4097B"/>
    <w:rsid w:val="00D40AA9"/>
    <w:rsid w:val="00D40BBD"/>
    <w:rsid w:val="00D41600"/>
    <w:rsid w:val="00D416BC"/>
    <w:rsid w:val="00D416D1"/>
    <w:rsid w:val="00D4198F"/>
    <w:rsid w:val="00D41A4F"/>
    <w:rsid w:val="00D41F0F"/>
    <w:rsid w:val="00D42263"/>
    <w:rsid w:val="00D423AD"/>
    <w:rsid w:val="00D427A7"/>
    <w:rsid w:val="00D42AD6"/>
    <w:rsid w:val="00D42EFE"/>
    <w:rsid w:val="00D434BF"/>
    <w:rsid w:val="00D437DE"/>
    <w:rsid w:val="00D438FA"/>
    <w:rsid w:val="00D43A2A"/>
    <w:rsid w:val="00D440D5"/>
    <w:rsid w:val="00D45935"/>
    <w:rsid w:val="00D45A81"/>
    <w:rsid w:val="00D4629C"/>
    <w:rsid w:val="00D46C0B"/>
    <w:rsid w:val="00D46D5D"/>
    <w:rsid w:val="00D470C7"/>
    <w:rsid w:val="00D47351"/>
    <w:rsid w:val="00D47FCE"/>
    <w:rsid w:val="00D50613"/>
    <w:rsid w:val="00D5098B"/>
    <w:rsid w:val="00D509B7"/>
    <w:rsid w:val="00D50EB4"/>
    <w:rsid w:val="00D5108B"/>
    <w:rsid w:val="00D51139"/>
    <w:rsid w:val="00D51325"/>
    <w:rsid w:val="00D5139E"/>
    <w:rsid w:val="00D51409"/>
    <w:rsid w:val="00D51C6B"/>
    <w:rsid w:val="00D51E79"/>
    <w:rsid w:val="00D51EB1"/>
    <w:rsid w:val="00D53164"/>
    <w:rsid w:val="00D5370B"/>
    <w:rsid w:val="00D53A0F"/>
    <w:rsid w:val="00D53B1E"/>
    <w:rsid w:val="00D54EF1"/>
    <w:rsid w:val="00D550CF"/>
    <w:rsid w:val="00D552D3"/>
    <w:rsid w:val="00D558A5"/>
    <w:rsid w:val="00D56A36"/>
    <w:rsid w:val="00D56F74"/>
    <w:rsid w:val="00D571FE"/>
    <w:rsid w:val="00D5746D"/>
    <w:rsid w:val="00D5761F"/>
    <w:rsid w:val="00D579D5"/>
    <w:rsid w:val="00D57B27"/>
    <w:rsid w:val="00D604FC"/>
    <w:rsid w:val="00D60813"/>
    <w:rsid w:val="00D6159A"/>
    <w:rsid w:val="00D61B6C"/>
    <w:rsid w:val="00D62072"/>
    <w:rsid w:val="00D62275"/>
    <w:rsid w:val="00D64066"/>
    <w:rsid w:val="00D64571"/>
    <w:rsid w:val="00D64730"/>
    <w:rsid w:val="00D6483E"/>
    <w:rsid w:val="00D64913"/>
    <w:rsid w:val="00D650A2"/>
    <w:rsid w:val="00D659C1"/>
    <w:rsid w:val="00D65AE4"/>
    <w:rsid w:val="00D65D4D"/>
    <w:rsid w:val="00D65E19"/>
    <w:rsid w:val="00D65E2B"/>
    <w:rsid w:val="00D65EBA"/>
    <w:rsid w:val="00D663F5"/>
    <w:rsid w:val="00D6671F"/>
    <w:rsid w:val="00D66E73"/>
    <w:rsid w:val="00D66F5F"/>
    <w:rsid w:val="00D66F71"/>
    <w:rsid w:val="00D67353"/>
    <w:rsid w:val="00D6776A"/>
    <w:rsid w:val="00D67F7E"/>
    <w:rsid w:val="00D70169"/>
    <w:rsid w:val="00D7127E"/>
    <w:rsid w:val="00D71811"/>
    <w:rsid w:val="00D7198D"/>
    <w:rsid w:val="00D71A58"/>
    <w:rsid w:val="00D71A95"/>
    <w:rsid w:val="00D71D0A"/>
    <w:rsid w:val="00D71F0E"/>
    <w:rsid w:val="00D72380"/>
    <w:rsid w:val="00D7247A"/>
    <w:rsid w:val="00D72DB8"/>
    <w:rsid w:val="00D73351"/>
    <w:rsid w:val="00D7393D"/>
    <w:rsid w:val="00D73A2B"/>
    <w:rsid w:val="00D742C8"/>
    <w:rsid w:val="00D743C6"/>
    <w:rsid w:val="00D74843"/>
    <w:rsid w:val="00D74961"/>
    <w:rsid w:val="00D74AF0"/>
    <w:rsid w:val="00D757CB"/>
    <w:rsid w:val="00D763E1"/>
    <w:rsid w:val="00D76BA5"/>
    <w:rsid w:val="00D76F8B"/>
    <w:rsid w:val="00D76FBD"/>
    <w:rsid w:val="00D771D7"/>
    <w:rsid w:val="00D7721F"/>
    <w:rsid w:val="00D7761E"/>
    <w:rsid w:val="00D77CD9"/>
    <w:rsid w:val="00D77D35"/>
    <w:rsid w:val="00D77D6D"/>
    <w:rsid w:val="00D77FD8"/>
    <w:rsid w:val="00D8025F"/>
    <w:rsid w:val="00D806FF"/>
    <w:rsid w:val="00D81408"/>
    <w:rsid w:val="00D81762"/>
    <w:rsid w:val="00D817C3"/>
    <w:rsid w:val="00D817E3"/>
    <w:rsid w:val="00D819CE"/>
    <w:rsid w:val="00D81B9F"/>
    <w:rsid w:val="00D823DD"/>
    <w:rsid w:val="00D82882"/>
    <w:rsid w:val="00D829B9"/>
    <w:rsid w:val="00D82A51"/>
    <w:rsid w:val="00D82A54"/>
    <w:rsid w:val="00D82E0D"/>
    <w:rsid w:val="00D83A63"/>
    <w:rsid w:val="00D83AEB"/>
    <w:rsid w:val="00D83D00"/>
    <w:rsid w:val="00D8418A"/>
    <w:rsid w:val="00D84493"/>
    <w:rsid w:val="00D846A2"/>
    <w:rsid w:val="00D84AF7"/>
    <w:rsid w:val="00D850B0"/>
    <w:rsid w:val="00D85785"/>
    <w:rsid w:val="00D858FE"/>
    <w:rsid w:val="00D85A08"/>
    <w:rsid w:val="00D85D80"/>
    <w:rsid w:val="00D86AF3"/>
    <w:rsid w:val="00D86DE5"/>
    <w:rsid w:val="00D879FF"/>
    <w:rsid w:val="00D87AA3"/>
    <w:rsid w:val="00D87C72"/>
    <w:rsid w:val="00D87F25"/>
    <w:rsid w:val="00D907EA"/>
    <w:rsid w:val="00D9101D"/>
    <w:rsid w:val="00D917A3"/>
    <w:rsid w:val="00D91FA6"/>
    <w:rsid w:val="00D92072"/>
    <w:rsid w:val="00D92400"/>
    <w:rsid w:val="00D92702"/>
    <w:rsid w:val="00D9272F"/>
    <w:rsid w:val="00D928D2"/>
    <w:rsid w:val="00D92A0E"/>
    <w:rsid w:val="00D92CDB"/>
    <w:rsid w:val="00D92D8C"/>
    <w:rsid w:val="00D92E18"/>
    <w:rsid w:val="00D93642"/>
    <w:rsid w:val="00D93D8F"/>
    <w:rsid w:val="00D948F7"/>
    <w:rsid w:val="00D956BF"/>
    <w:rsid w:val="00D957F1"/>
    <w:rsid w:val="00D95F3E"/>
    <w:rsid w:val="00D96B5F"/>
    <w:rsid w:val="00D97581"/>
    <w:rsid w:val="00D978DD"/>
    <w:rsid w:val="00DA014F"/>
    <w:rsid w:val="00DA015A"/>
    <w:rsid w:val="00DA03DF"/>
    <w:rsid w:val="00DA0F20"/>
    <w:rsid w:val="00DA1606"/>
    <w:rsid w:val="00DA197D"/>
    <w:rsid w:val="00DA19F6"/>
    <w:rsid w:val="00DA1A0F"/>
    <w:rsid w:val="00DA1DB1"/>
    <w:rsid w:val="00DA1E44"/>
    <w:rsid w:val="00DA1FD0"/>
    <w:rsid w:val="00DA20A6"/>
    <w:rsid w:val="00DA2C80"/>
    <w:rsid w:val="00DA2D61"/>
    <w:rsid w:val="00DA32A8"/>
    <w:rsid w:val="00DA33F0"/>
    <w:rsid w:val="00DA3401"/>
    <w:rsid w:val="00DA3591"/>
    <w:rsid w:val="00DA3CFF"/>
    <w:rsid w:val="00DA42DF"/>
    <w:rsid w:val="00DA4355"/>
    <w:rsid w:val="00DA49F3"/>
    <w:rsid w:val="00DA58E2"/>
    <w:rsid w:val="00DA661F"/>
    <w:rsid w:val="00DA6874"/>
    <w:rsid w:val="00DA6EF8"/>
    <w:rsid w:val="00DA7ADB"/>
    <w:rsid w:val="00DB07DA"/>
    <w:rsid w:val="00DB0812"/>
    <w:rsid w:val="00DB131B"/>
    <w:rsid w:val="00DB1C91"/>
    <w:rsid w:val="00DB1D89"/>
    <w:rsid w:val="00DB20C5"/>
    <w:rsid w:val="00DB2261"/>
    <w:rsid w:val="00DB2C74"/>
    <w:rsid w:val="00DB2DB7"/>
    <w:rsid w:val="00DB3BF4"/>
    <w:rsid w:val="00DB3F03"/>
    <w:rsid w:val="00DB402E"/>
    <w:rsid w:val="00DB474D"/>
    <w:rsid w:val="00DB4B06"/>
    <w:rsid w:val="00DB4CEC"/>
    <w:rsid w:val="00DB4F18"/>
    <w:rsid w:val="00DB5038"/>
    <w:rsid w:val="00DB505B"/>
    <w:rsid w:val="00DB592B"/>
    <w:rsid w:val="00DB636F"/>
    <w:rsid w:val="00DB63C3"/>
    <w:rsid w:val="00DB67A8"/>
    <w:rsid w:val="00DB6C5B"/>
    <w:rsid w:val="00DB6F3B"/>
    <w:rsid w:val="00DB6FAA"/>
    <w:rsid w:val="00DB74C9"/>
    <w:rsid w:val="00DB7B7D"/>
    <w:rsid w:val="00DC0B17"/>
    <w:rsid w:val="00DC1083"/>
    <w:rsid w:val="00DC1844"/>
    <w:rsid w:val="00DC194C"/>
    <w:rsid w:val="00DC1D91"/>
    <w:rsid w:val="00DC23B3"/>
    <w:rsid w:val="00DC24C2"/>
    <w:rsid w:val="00DC2D1F"/>
    <w:rsid w:val="00DC2DDA"/>
    <w:rsid w:val="00DC2F15"/>
    <w:rsid w:val="00DC3415"/>
    <w:rsid w:val="00DC3CD4"/>
    <w:rsid w:val="00DC52E3"/>
    <w:rsid w:val="00DC54D9"/>
    <w:rsid w:val="00DC5816"/>
    <w:rsid w:val="00DC5DAC"/>
    <w:rsid w:val="00DC5F03"/>
    <w:rsid w:val="00DC77B1"/>
    <w:rsid w:val="00DC77D2"/>
    <w:rsid w:val="00DC7BF7"/>
    <w:rsid w:val="00DC7C47"/>
    <w:rsid w:val="00DC7EAF"/>
    <w:rsid w:val="00DD025D"/>
    <w:rsid w:val="00DD0360"/>
    <w:rsid w:val="00DD0F5E"/>
    <w:rsid w:val="00DD12EB"/>
    <w:rsid w:val="00DD14ED"/>
    <w:rsid w:val="00DD1EB8"/>
    <w:rsid w:val="00DD23C6"/>
    <w:rsid w:val="00DD2531"/>
    <w:rsid w:val="00DD27BF"/>
    <w:rsid w:val="00DD2A8D"/>
    <w:rsid w:val="00DD3692"/>
    <w:rsid w:val="00DD461C"/>
    <w:rsid w:val="00DD4E14"/>
    <w:rsid w:val="00DD55CF"/>
    <w:rsid w:val="00DD5678"/>
    <w:rsid w:val="00DD5761"/>
    <w:rsid w:val="00DD57AD"/>
    <w:rsid w:val="00DD58CD"/>
    <w:rsid w:val="00DD58DA"/>
    <w:rsid w:val="00DD5E0F"/>
    <w:rsid w:val="00DD7627"/>
    <w:rsid w:val="00DD7A88"/>
    <w:rsid w:val="00DE0D63"/>
    <w:rsid w:val="00DE1B41"/>
    <w:rsid w:val="00DE1C36"/>
    <w:rsid w:val="00DE1C37"/>
    <w:rsid w:val="00DE218A"/>
    <w:rsid w:val="00DE24DD"/>
    <w:rsid w:val="00DE2773"/>
    <w:rsid w:val="00DE290C"/>
    <w:rsid w:val="00DE2EF2"/>
    <w:rsid w:val="00DE3CE1"/>
    <w:rsid w:val="00DE4164"/>
    <w:rsid w:val="00DE44A6"/>
    <w:rsid w:val="00DE479B"/>
    <w:rsid w:val="00DE4E4C"/>
    <w:rsid w:val="00DE53FA"/>
    <w:rsid w:val="00DE5435"/>
    <w:rsid w:val="00DE579F"/>
    <w:rsid w:val="00DE602C"/>
    <w:rsid w:val="00DE6688"/>
    <w:rsid w:val="00DE6CD9"/>
    <w:rsid w:val="00DE7560"/>
    <w:rsid w:val="00DE7723"/>
    <w:rsid w:val="00DE7725"/>
    <w:rsid w:val="00DE78D0"/>
    <w:rsid w:val="00DE79B9"/>
    <w:rsid w:val="00DE7AB9"/>
    <w:rsid w:val="00DE7EE9"/>
    <w:rsid w:val="00DF09A1"/>
    <w:rsid w:val="00DF139D"/>
    <w:rsid w:val="00DF1877"/>
    <w:rsid w:val="00DF2072"/>
    <w:rsid w:val="00DF284E"/>
    <w:rsid w:val="00DF3082"/>
    <w:rsid w:val="00DF310A"/>
    <w:rsid w:val="00DF37CD"/>
    <w:rsid w:val="00DF3A21"/>
    <w:rsid w:val="00DF40F3"/>
    <w:rsid w:val="00DF48BF"/>
    <w:rsid w:val="00DF494B"/>
    <w:rsid w:val="00DF5519"/>
    <w:rsid w:val="00DF5942"/>
    <w:rsid w:val="00DF59D6"/>
    <w:rsid w:val="00DF6567"/>
    <w:rsid w:val="00DF65CF"/>
    <w:rsid w:val="00DF67C8"/>
    <w:rsid w:val="00DF67D1"/>
    <w:rsid w:val="00DF6ACB"/>
    <w:rsid w:val="00DF7B7B"/>
    <w:rsid w:val="00DF7C2E"/>
    <w:rsid w:val="00DF7F63"/>
    <w:rsid w:val="00DF7F76"/>
    <w:rsid w:val="00E001ED"/>
    <w:rsid w:val="00E00EB8"/>
    <w:rsid w:val="00E00EE5"/>
    <w:rsid w:val="00E015E5"/>
    <w:rsid w:val="00E01B4E"/>
    <w:rsid w:val="00E01BF8"/>
    <w:rsid w:val="00E02F3E"/>
    <w:rsid w:val="00E02FDE"/>
    <w:rsid w:val="00E0301D"/>
    <w:rsid w:val="00E0333C"/>
    <w:rsid w:val="00E036EC"/>
    <w:rsid w:val="00E03A86"/>
    <w:rsid w:val="00E03F8E"/>
    <w:rsid w:val="00E04286"/>
    <w:rsid w:val="00E04BD4"/>
    <w:rsid w:val="00E04E74"/>
    <w:rsid w:val="00E0504E"/>
    <w:rsid w:val="00E054C5"/>
    <w:rsid w:val="00E055FF"/>
    <w:rsid w:val="00E05720"/>
    <w:rsid w:val="00E05E9B"/>
    <w:rsid w:val="00E0622C"/>
    <w:rsid w:val="00E064E9"/>
    <w:rsid w:val="00E06CD4"/>
    <w:rsid w:val="00E06DD5"/>
    <w:rsid w:val="00E0723E"/>
    <w:rsid w:val="00E074CD"/>
    <w:rsid w:val="00E07651"/>
    <w:rsid w:val="00E079A5"/>
    <w:rsid w:val="00E10001"/>
    <w:rsid w:val="00E104FD"/>
    <w:rsid w:val="00E10AEC"/>
    <w:rsid w:val="00E10C1A"/>
    <w:rsid w:val="00E10FBF"/>
    <w:rsid w:val="00E110B3"/>
    <w:rsid w:val="00E11989"/>
    <w:rsid w:val="00E1199B"/>
    <w:rsid w:val="00E11B8D"/>
    <w:rsid w:val="00E11CD9"/>
    <w:rsid w:val="00E12B06"/>
    <w:rsid w:val="00E12CB9"/>
    <w:rsid w:val="00E13707"/>
    <w:rsid w:val="00E139EF"/>
    <w:rsid w:val="00E13B8A"/>
    <w:rsid w:val="00E1445A"/>
    <w:rsid w:val="00E14553"/>
    <w:rsid w:val="00E1483A"/>
    <w:rsid w:val="00E157AF"/>
    <w:rsid w:val="00E1586E"/>
    <w:rsid w:val="00E15D99"/>
    <w:rsid w:val="00E15E44"/>
    <w:rsid w:val="00E1628A"/>
    <w:rsid w:val="00E165F8"/>
    <w:rsid w:val="00E16F49"/>
    <w:rsid w:val="00E177E7"/>
    <w:rsid w:val="00E178EF"/>
    <w:rsid w:val="00E17C11"/>
    <w:rsid w:val="00E17FF0"/>
    <w:rsid w:val="00E20250"/>
    <w:rsid w:val="00E209E0"/>
    <w:rsid w:val="00E211DA"/>
    <w:rsid w:val="00E213DB"/>
    <w:rsid w:val="00E214C3"/>
    <w:rsid w:val="00E215C0"/>
    <w:rsid w:val="00E21730"/>
    <w:rsid w:val="00E21917"/>
    <w:rsid w:val="00E21F37"/>
    <w:rsid w:val="00E22144"/>
    <w:rsid w:val="00E221AE"/>
    <w:rsid w:val="00E22CCD"/>
    <w:rsid w:val="00E23009"/>
    <w:rsid w:val="00E2327D"/>
    <w:rsid w:val="00E2464B"/>
    <w:rsid w:val="00E24A92"/>
    <w:rsid w:val="00E24C15"/>
    <w:rsid w:val="00E25325"/>
    <w:rsid w:val="00E25490"/>
    <w:rsid w:val="00E25806"/>
    <w:rsid w:val="00E25B85"/>
    <w:rsid w:val="00E25C88"/>
    <w:rsid w:val="00E25FA6"/>
    <w:rsid w:val="00E263DD"/>
    <w:rsid w:val="00E2660B"/>
    <w:rsid w:val="00E268E7"/>
    <w:rsid w:val="00E26F55"/>
    <w:rsid w:val="00E26F76"/>
    <w:rsid w:val="00E3048B"/>
    <w:rsid w:val="00E30590"/>
    <w:rsid w:val="00E30EB7"/>
    <w:rsid w:val="00E30EE7"/>
    <w:rsid w:val="00E314B9"/>
    <w:rsid w:val="00E314FF"/>
    <w:rsid w:val="00E31566"/>
    <w:rsid w:val="00E318DB"/>
    <w:rsid w:val="00E32024"/>
    <w:rsid w:val="00E32150"/>
    <w:rsid w:val="00E325FE"/>
    <w:rsid w:val="00E332F8"/>
    <w:rsid w:val="00E34113"/>
    <w:rsid w:val="00E3439B"/>
    <w:rsid w:val="00E3467B"/>
    <w:rsid w:val="00E349D1"/>
    <w:rsid w:val="00E34C27"/>
    <w:rsid w:val="00E34FB6"/>
    <w:rsid w:val="00E35467"/>
    <w:rsid w:val="00E35994"/>
    <w:rsid w:val="00E36431"/>
    <w:rsid w:val="00E36CF6"/>
    <w:rsid w:val="00E36FB0"/>
    <w:rsid w:val="00E37055"/>
    <w:rsid w:val="00E3751F"/>
    <w:rsid w:val="00E37561"/>
    <w:rsid w:val="00E37626"/>
    <w:rsid w:val="00E378F3"/>
    <w:rsid w:val="00E4005A"/>
    <w:rsid w:val="00E408FF"/>
    <w:rsid w:val="00E40B2E"/>
    <w:rsid w:val="00E4122C"/>
    <w:rsid w:val="00E41445"/>
    <w:rsid w:val="00E41D78"/>
    <w:rsid w:val="00E41ECF"/>
    <w:rsid w:val="00E42541"/>
    <w:rsid w:val="00E43016"/>
    <w:rsid w:val="00E431DA"/>
    <w:rsid w:val="00E43236"/>
    <w:rsid w:val="00E43394"/>
    <w:rsid w:val="00E43B78"/>
    <w:rsid w:val="00E43E7F"/>
    <w:rsid w:val="00E44ACB"/>
    <w:rsid w:val="00E44C64"/>
    <w:rsid w:val="00E450FA"/>
    <w:rsid w:val="00E45345"/>
    <w:rsid w:val="00E45F3A"/>
    <w:rsid w:val="00E4647D"/>
    <w:rsid w:val="00E471A2"/>
    <w:rsid w:val="00E475AA"/>
    <w:rsid w:val="00E475D1"/>
    <w:rsid w:val="00E47FF4"/>
    <w:rsid w:val="00E50427"/>
    <w:rsid w:val="00E505BD"/>
    <w:rsid w:val="00E50983"/>
    <w:rsid w:val="00E50CF8"/>
    <w:rsid w:val="00E50E55"/>
    <w:rsid w:val="00E50EA2"/>
    <w:rsid w:val="00E510E3"/>
    <w:rsid w:val="00E51828"/>
    <w:rsid w:val="00E51866"/>
    <w:rsid w:val="00E51C91"/>
    <w:rsid w:val="00E51D26"/>
    <w:rsid w:val="00E51E1B"/>
    <w:rsid w:val="00E524B0"/>
    <w:rsid w:val="00E52878"/>
    <w:rsid w:val="00E529C6"/>
    <w:rsid w:val="00E52AE5"/>
    <w:rsid w:val="00E52EF4"/>
    <w:rsid w:val="00E5322C"/>
    <w:rsid w:val="00E533EB"/>
    <w:rsid w:val="00E53FA4"/>
    <w:rsid w:val="00E540D0"/>
    <w:rsid w:val="00E54941"/>
    <w:rsid w:val="00E54ADB"/>
    <w:rsid w:val="00E54E5F"/>
    <w:rsid w:val="00E55100"/>
    <w:rsid w:val="00E55529"/>
    <w:rsid w:val="00E56023"/>
    <w:rsid w:val="00E56875"/>
    <w:rsid w:val="00E56ED6"/>
    <w:rsid w:val="00E5703C"/>
    <w:rsid w:val="00E572C1"/>
    <w:rsid w:val="00E57A6F"/>
    <w:rsid w:val="00E607A1"/>
    <w:rsid w:val="00E60ABD"/>
    <w:rsid w:val="00E60BFB"/>
    <w:rsid w:val="00E60C9D"/>
    <w:rsid w:val="00E60E0E"/>
    <w:rsid w:val="00E61CBB"/>
    <w:rsid w:val="00E61CF7"/>
    <w:rsid w:val="00E62649"/>
    <w:rsid w:val="00E626D8"/>
    <w:rsid w:val="00E627CB"/>
    <w:rsid w:val="00E62A54"/>
    <w:rsid w:val="00E63A94"/>
    <w:rsid w:val="00E64675"/>
    <w:rsid w:val="00E646E9"/>
    <w:rsid w:val="00E64C9A"/>
    <w:rsid w:val="00E64D49"/>
    <w:rsid w:val="00E64E99"/>
    <w:rsid w:val="00E65157"/>
    <w:rsid w:val="00E65C47"/>
    <w:rsid w:val="00E66753"/>
    <w:rsid w:val="00E66EE9"/>
    <w:rsid w:val="00E6718E"/>
    <w:rsid w:val="00E67827"/>
    <w:rsid w:val="00E67E1C"/>
    <w:rsid w:val="00E710C2"/>
    <w:rsid w:val="00E71678"/>
    <w:rsid w:val="00E717F1"/>
    <w:rsid w:val="00E718E9"/>
    <w:rsid w:val="00E71C09"/>
    <w:rsid w:val="00E71E42"/>
    <w:rsid w:val="00E724CF"/>
    <w:rsid w:val="00E72876"/>
    <w:rsid w:val="00E72990"/>
    <w:rsid w:val="00E73522"/>
    <w:rsid w:val="00E735D9"/>
    <w:rsid w:val="00E73684"/>
    <w:rsid w:val="00E74660"/>
    <w:rsid w:val="00E7513A"/>
    <w:rsid w:val="00E75834"/>
    <w:rsid w:val="00E7595F"/>
    <w:rsid w:val="00E769AC"/>
    <w:rsid w:val="00E772A1"/>
    <w:rsid w:val="00E7734E"/>
    <w:rsid w:val="00E7748F"/>
    <w:rsid w:val="00E77D23"/>
    <w:rsid w:val="00E801CE"/>
    <w:rsid w:val="00E8055A"/>
    <w:rsid w:val="00E805BF"/>
    <w:rsid w:val="00E80D48"/>
    <w:rsid w:val="00E81190"/>
    <w:rsid w:val="00E81667"/>
    <w:rsid w:val="00E81BE8"/>
    <w:rsid w:val="00E820A4"/>
    <w:rsid w:val="00E8239E"/>
    <w:rsid w:val="00E82993"/>
    <w:rsid w:val="00E82C42"/>
    <w:rsid w:val="00E83172"/>
    <w:rsid w:val="00E83253"/>
    <w:rsid w:val="00E83370"/>
    <w:rsid w:val="00E83845"/>
    <w:rsid w:val="00E84652"/>
    <w:rsid w:val="00E848EC"/>
    <w:rsid w:val="00E850AD"/>
    <w:rsid w:val="00E850C2"/>
    <w:rsid w:val="00E850E7"/>
    <w:rsid w:val="00E8549A"/>
    <w:rsid w:val="00E85668"/>
    <w:rsid w:val="00E85C78"/>
    <w:rsid w:val="00E85E68"/>
    <w:rsid w:val="00E85F1C"/>
    <w:rsid w:val="00E861D2"/>
    <w:rsid w:val="00E861D4"/>
    <w:rsid w:val="00E87250"/>
    <w:rsid w:val="00E873F2"/>
    <w:rsid w:val="00E87977"/>
    <w:rsid w:val="00E87F6D"/>
    <w:rsid w:val="00E9041A"/>
    <w:rsid w:val="00E9050B"/>
    <w:rsid w:val="00E91394"/>
    <w:rsid w:val="00E91537"/>
    <w:rsid w:val="00E91641"/>
    <w:rsid w:val="00E91710"/>
    <w:rsid w:val="00E91D5D"/>
    <w:rsid w:val="00E91DD3"/>
    <w:rsid w:val="00E91FD1"/>
    <w:rsid w:val="00E920B1"/>
    <w:rsid w:val="00E9351B"/>
    <w:rsid w:val="00E93533"/>
    <w:rsid w:val="00E93AC0"/>
    <w:rsid w:val="00E93D75"/>
    <w:rsid w:val="00E947FB"/>
    <w:rsid w:val="00E94F33"/>
    <w:rsid w:val="00E953EE"/>
    <w:rsid w:val="00E9576A"/>
    <w:rsid w:val="00E9587A"/>
    <w:rsid w:val="00E958C9"/>
    <w:rsid w:val="00E95CE9"/>
    <w:rsid w:val="00E95D26"/>
    <w:rsid w:val="00E96191"/>
    <w:rsid w:val="00E968DD"/>
    <w:rsid w:val="00E970E7"/>
    <w:rsid w:val="00E976AC"/>
    <w:rsid w:val="00E976EC"/>
    <w:rsid w:val="00EA0310"/>
    <w:rsid w:val="00EA0387"/>
    <w:rsid w:val="00EA06E4"/>
    <w:rsid w:val="00EA08F1"/>
    <w:rsid w:val="00EA0C70"/>
    <w:rsid w:val="00EA0D20"/>
    <w:rsid w:val="00EA1328"/>
    <w:rsid w:val="00EA18F7"/>
    <w:rsid w:val="00EA1B8B"/>
    <w:rsid w:val="00EA3415"/>
    <w:rsid w:val="00EA416C"/>
    <w:rsid w:val="00EA56C5"/>
    <w:rsid w:val="00EA6074"/>
    <w:rsid w:val="00EA6180"/>
    <w:rsid w:val="00EA633F"/>
    <w:rsid w:val="00EA64B0"/>
    <w:rsid w:val="00EA6F39"/>
    <w:rsid w:val="00EA7BF3"/>
    <w:rsid w:val="00EA7D14"/>
    <w:rsid w:val="00EB0120"/>
    <w:rsid w:val="00EB055F"/>
    <w:rsid w:val="00EB0BFD"/>
    <w:rsid w:val="00EB0F1B"/>
    <w:rsid w:val="00EB135A"/>
    <w:rsid w:val="00EB14D7"/>
    <w:rsid w:val="00EB18B0"/>
    <w:rsid w:val="00EB1995"/>
    <w:rsid w:val="00EB1C26"/>
    <w:rsid w:val="00EB1F8E"/>
    <w:rsid w:val="00EB220C"/>
    <w:rsid w:val="00EB22CC"/>
    <w:rsid w:val="00EB29B4"/>
    <w:rsid w:val="00EB29F1"/>
    <w:rsid w:val="00EB2E27"/>
    <w:rsid w:val="00EB2E30"/>
    <w:rsid w:val="00EB3139"/>
    <w:rsid w:val="00EB323A"/>
    <w:rsid w:val="00EB32B1"/>
    <w:rsid w:val="00EB33B4"/>
    <w:rsid w:val="00EB3BE0"/>
    <w:rsid w:val="00EB3BFB"/>
    <w:rsid w:val="00EB459F"/>
    <w:rsid w:val="00EB47AC"/>
    <w:rsid w:val="00EB4969"/>
    <w:rsid w:val="00EB5111"/>
    <w:rsid w:val="00EB5229"/>
    <w:rsid w:val="00EB52E6"/>
    <w:rsid w:val="00EB53D0"/>
    <w:rsid w:val="00EB58D7"/>
    <w:rsid w:val="00EB5F38"/>
    <w:rsid w:val="00EB5FA0"/>
    <w:rsid w:val="00EB621B"/>
    <w:rsid w:val="00EB7687"/>
    <w:rsid w:val="00EB7B2B"/>
    <w:rsid w:val="00EB7BAA"/>
    <w:rsid w:val="00EC0075"/>
    <w:rsid w:val="00EC0173"/>
    <w:rsid w:val="00EC0B90"/>
    <w:rsid w:val="00EC119F"/>
    <w:rsid w:val="00EC17C1"/>
    <w:rsid w:val="00EC18CA"/>
    <w:rsid w:val="00EC1A99"/>
    <w:rsid w:val="00EC1D5E"/>
    <w:rsid w:val="00EC1DD8"/>
    <w:rsid w:val="00EC2124"/>
    <w:rsid w:val="00EC2B25"/>
    <w:rsid w:val="00EC2BBB"/>
    <w:rsid w:val="00EC31F9"/>
    <w:rsid w:val="00EC33B2"/>
    <w:rsid w:val="00EC3538"/>
    <w:rsid w:val="00EC38E0"/>
    <w:rsid w:val="00EC3B50"/>
    <w:rsid w:val="00EC428F"/>
    <w:rsid w:val="00EC4C19"/>
    <w:rsid w:val="00EC4ED2"/>
    <w:rsid w:val="00EC505A"/>
    <w:rsid w:val="00EC6375"/>
    <w:rsid w:val="00EC6413"/>
    <w:rsid w:val="00EC6A60"/>
    <w:rsid w:val="00EC745A"/>
    <w:rsid w:val="00EC75B1"/>
    <w:rsid w:val="00EC7DE3"/>
    <w:rsid w:val="00EC7E00"/>
    <w:rsid w:val="00ED00AF"/>
    <w:rsid w:val="00ED14E4"/>
    <w:rsid w:val="00ED15C5"/>
    <w:rsid w:val="00ED15C9"/>
    <w:rsid w:val="00ED173D"/>
    <w:rsid w:val="00ED2AA6"/>
    <w:rsid w:val="00ED3753"/>
    <w:rsid w:val="00ED378B"/>
    <w:rsid w:val="00ED3976"/>
    <w:rsid w:val="00ED44A2"/>
    <w:rsid w:val="00ED4973"/>
    <w:rsid w:val="00ED554E"/>
    <w:rsid w:val="00ED575F"/>
    <w:rsid w:val="00ED6384"/>
    <w:rsid w:val="00ED6750"/>
    <w:rsid w:val="00ED698E"/>
    <w:rsid w:val="00ED6A7A"/>
    <w:rsid w:val="00ED6D1F"/>
    <w:rsid w:val="00ED6E0F"/>
    <w:rsid w:val="00ED6EAE"/>
    <w:rsid w:val="00ED6EF3"/>
    <w:rsid w:val="00ED7161"/>
    <w:rsid w:val="00ED769B"/>
    <w:rsid w:val="00ED79AD"/>
    <w:rsid w:val="00EE0623"/>
    <w:rsid w:val="00EE064C"/>
    <w:rsid w:val="00EE0918"/>
    <w:rsid w:val="00EE0C1E"/>
    <w:rsid w:val="00EE0D63"/>
    <w:rsid w:val="00EE28BC"/>
    <w:rsid w:val="00EE28EB"/>
    <w:rsid w:val="00EE2C78"/>
    <w:rsid w:val="00EE36E4"/>
    <w:rsid w:val="00EE3811"/>
    <w:rsid w:val="00EE3C73"/>
    <w:rsid w:val="00EE46CB"/>
    <w:rsid w:val="00EE4B9D"/>
    <w:rsid w:val="00EE50E7"/>
    <w:rsid w:val="00EE5456"/>
    <w:rsid w:val="00EE54DE"/>
    <w:rsid w:val="00EE54EF"/>
    <w:rsid w:val="00EE59DA"/>
    <w:rsid w:val="00EE5FAF"/>
    <w:rsid w:val="00EE5FC6"/>
    <w:rsid w:val="00EE6348"/>
    <w:rsid w:val="00EE6BCB"/>
    <w:rsid w:val="00EE7487"/>
    <w:rsid w:val="00EE78B2"/>
    <w:rsid w:val="00EF030D"/>
    <w:rsid w:val="00EF0394"/>
    <w:rsid w:val="00EF06DD"/>
    <w:rsid w:val="00EF0D2B"/>
    <w:rsid w:val="00EF10A4"/>
    <w:rsid w:val="00EF10C2"/>
    <w:rsid w:val="00EF1245"/>
    <w:rsid w:val="00EF14F5"/>
    <w:rsid w:val="00EF154C"/>
    <w:rsid w:val="00EF17FD"/>
    <w:rsid w:val="00EF1E75"/>
    <w:rsid w:val="00EF23E8"/>
    <w:rsid w:val="00EF254A"/>
    <w:rsid w:val="00EF29B5"/>
    <w:rsid w:val="00EF2DBF"/>
    <w:rsid w:val="00EF2E53"/>
    <w:rsid w:val="00EF3158"/>
    <w:rsid w:val="00EF4190"/>
    <w:rsid w:val="00EF4D40"/>
    <w:rsid w:val="00EF514A"/>
    <w:rsid w:val="00EF5277"/>
    <w:rsid w:val="00EF57A4"/>
    <w:rsid w:val="00EF57BD"/>
    <w:rsid w:val="00EF57C9"/>
    <w:rsid w:val="00EF585D"/>
    <w:rsid w:val="00EF60DE"/>
    <w:rsid w:val="00EF66C8"/>
    <w:rsid w:val="00EF66D0"/>
    <w:rsid w:val="00EF7417"/>
    <w:rsid w:val="00EF7586"/>
    <w:rsid w:val="00EF75BC"/>
    <w:rsid w:val="00EF77AF"/>
    <w:rsid w:val="00F0025B"/>
    <w:rsid w:val="00F003CD"/>
    <w:rsid w:val="00F01B77"/>
    <w:rsid w:val="00F02936"/>
    <w:rsid w:val="00F029AC"/>
    <w:rsid w:val="00F036E6"/>
    <w:rsid w:val="00F03EBC"/>
    <w:rsid w:val="00F04234"/>
    <w:rsid w:val="00F04448"/>
    <w:rsid w:val="00F0458C"/>
    <w:rsid w:val="00F04EFE"/>
    <w:rsid w:val="00F050B3"/>
    <w:rsid w:val="00F051FD"/>
    <w:rsid w:val="00F052B9"/>
    <w:rsid w:val="00F0564B"/>
    <w:rsid w:val="00F05961"/>
    <w:rsid w:val="00F05AAE"/>
    <w:rsid w:val="00F05CA4"/>
    <w:rsid w:val="00F101BD"/>
    <w:rsid w:val="00F10217"/>
    <w:rsid w:val="00F106C1"/>
    <w:rsid w:val="00F10808"/>
    <w:rsid w:val="00F108A8"/>
    <w:rsid w:val="00F11121"/>
    <w:rsid w:val="00F118D9"/>
    <w:rsid w:val="00F1193B"/>
    <w:rsid w:val="00F11CA3"/>
    <w:rsid w:val="00F11CE9"/>
    <w:rsid w:val="00F11DE0"/>
    <w:rsid w:val="00F11F0F"/>
    <w:rsid w:val="00F12162"/>
    <w:rsid w:val="00F125B2"/>
    <w:rsid w:val="00F12727"/>
    <w:rsid w:val="00F13036"/>
    <w:rsid w:val="00F131A2"/>
    <w:rsid w:val="00F13B8C"/>
    <w:rsid w:val="00F1416E"/>
    <w:rsid w:val="00F14321"/>
    <w:rsid w:val="00F1582E"/>
    <w:rsid w:val="00F15AB7"/>
    <w:rsid w:val="00F15ECB"/>
    <w:rsid w:val="00F17378"/>
    <w:rsid w:val="00F17CDF"/>
    <w:rsid w:val="00F209ED"/>
    <w:rsid w:val="00F2168D"/>
    <w:rsid w:val="00F2182D"/>
    <w:rsid w:val="00F21E78"/>
    <w:rsid w:val="00F22009"/>
    <w:rsid w:val="00F22094"/>
    <w:rsid w:val="00F226C7"/>
    <w:rsid w:val="00F22AAA"/>
    <w:rsid w:val="00F22AD4"/>
    <w:rsid w:val="00F22C3D"/>
    <w:rsid w:val="00F2317D"/>
    <w:rsid w:val="00F23912"/>
    <w:rsid w:val="00F23F3A"/>
    <w:rsid w:val="00F2406F"/>
    <w:rsid w:val="00F24262"/>
    <w:rsid w:val="00F242CB"/>
    <w:rsid w:val="00F247A4"/>
    <w:rsid w:val="00F24932"/>
    <w:rsid w:val="00F24DC8"/>
    <w:rsid w:val="00F25176"/>
    <w:rsid w:val="00F25422"/>
    <w:rsid w:val="00F26D4B"/>
    <w:rsid w:val="00F26F15"/>
    <w:rsid w:val="00F27354"/>
    <w:rsid w:val="00F278F9"/>
    <w:rsid w:val="00F30153"/>
    <w:rsid w:val="00F30860"/>
    <w:rsid w:val="00F30C01"/>
    <w:rsid w:val="00F313AD"/>
    <w:rsid w:val="00F317A3"/>
    <w:rsid w:val="00F31807"/>
    <w:rsid w:val="00F31D97"/>
    <w:rsid w:val="00F32339"/>
    <w:rsid w:val="00F323FE"/>
    <w:rsid w:val="00F325A2"/>
    <w:rsid w:val="00F3295F"/>
    <w:rsid w:val="00F32E40"/>
    <w:rsid w:val="00F32FF0"/>
    <w:rsid w:val="00F3341E"/>
    <w:rsid w:val="00F3342D"/>
    <w:rsid w:val="00F3346C"/>
    <w:rsid w:val="00F341D1"/>
    <w:rsid w:val="00F34404"/>
    <w:rsid w:val="00F349A3"/>
    <w:rsid w:val="00F34A68"/>
    <w:rsid w:val="00F34ABB"/>
    <w:rsid w:val="00F3575E"/>
    <w:rsid w:val="00F35DAB"/>
    <w:rsid w:val="00F35E39"/>
    <w:rsid w:val="00F35EAD"/>
    <w:rsid w:val="00F36F5E"/>
    <w:rsid w:val="00F37090"/>
    <w:rsid w:val="00F3797D"/>
    <w:rsid w:val="00F37C92"/>
    <w:rsid w:val="00F40325"/>
    <w:rsid w:val="00F404FE"/>
    <w:rsid w:val="00F407BC"/>
    <w:rsid w:val="00F40BA6"/>
    <w:rsid w:val="00F40C3E"/>
    <w:rsid w:val="00F40E98"/>
    <w:rsid w:val="00F40FC4"/>
    <w:rsid w:val="00F416E5"/>
    <w:rsid w:val="00F418F4"/>
    <w:rsid w:val="00F41E1F"/>
    <w:rsid w:val="00F42520"/>
    <w:rsid w:val="00F42713"/>
    <w:rsid w:val="00F42764"/>
    <w:rsid w:val="00F42C7E"/>
    <w:rsid w:val="00F43261"/>
    <w:rsid w:val="00F4350B"/>
    <w:rsid w:val="00F449DD"/>
    <w:rsid w:val="00F4544A"/>
    <w:rsid w:val="00F458CC"/>
    <w:rsid w:val="00F46193"/>
    <w:rsid w:val="00F46350"/>
    <w:rsid w:val="00F46366"/>
    <w:rsid w:val="00F4669D"/>
    <w:rsid w:val="00F46863"/>
    <w:rsid w:val="00F47A39"/>
    <w:rsid w:val="00F47A93"/>
    <w:rsid w:val="00F501DF"/>
    <w:rsid w:val="00F502C3"/>
    <w:rsid w:val="00F50B69"/>
    <w:rsid w:val="00F50BE5"/>
    <w:rsid w:val="00F50F50"/>
    <w:rsid w:val="00F51347"/>
    <w:rsid w:val="00F51ECB"/>
    <w:rsid w:val="00F52255"/>
    <w:rsid w:val="00F52B04"/>
    <w:rsid w:val="00F52C3D"/>
    <w:rsid w:val="00F5349D"/>
    <w:rsid w:val="00F53973"/>
    <w:rsid w:val="00F53AF1"/>
    <w:rsid w:val="00F53DA3"/>
    <w:rsid w:val="00F54375"/>
    <w:rsid w:val="00F543C5"/>
    <w:rsid w:val="00F54676"/>
    <w:rsid w:val="00F54E30"/>
    <w:rsid w:val="00F54FDC"/>
    <w:rsid w:val="00F5579A"/>
    <w:rsid w:val="00F55D76"/>
    <w:rsid w:val="00F55D85"/>
    <w:rsid w:val="00F56B10"/>
    <w:rsid w:val="00F57010"/>
    <w:rsid w:val="00F57446"/>
    <w:rsid w:val="00F578EF"/>
    <w:rsid w:val="00F57CE3"/>
    <w:rsid w:val="00F601C8"/>
    <w:rsid w:val="00F6031C"/>
    <w:rsid w:val="00F60386"/>
    <w:rsid w:val="00F6056E"/>
    <w:rsid w:val="00F60D74"/>
    <w:rsid w:val="00F61148"/>
    <w:rsid w:val="00F622AA"/>
    <w:rsid w:val="00F62B39"/>
    <w:rsid w:val="00F62B4B"/>
    <w:rsid w:val="00F63178"/>
    <w:rsid w:val="00F6323D"/>
    <w:rsid w:val="00F63B81"/>
    <w:rsid w:val="00F642C0"/>
    <w:rsid w:val="00F64D3D"/>
    <w:rsid w:val="00F64FA3"/>
    <w:rsid w:val="00F65386"/>
    <w:rsid w:val="00F654C3"/>
    <w:rsid w:val="00F656D7"/>
    <w:rsid w:val="00F65AF2"/>
    <w:rsid w:val="00F6609C"/>
    <w:rsid w:val="00F66140"/>
    <w:rsid w:val="00F665B6"/>
    <w:rsid w:val="00F6688B"/>
    <w:rsid w:val="00F66936"/>
    <w:rsid w:val="00F66AF3"/>
    <w:rsid w:val="00F66E53"/>
    <w:rsid w:val="00F672D3"/>
    <w:rsid w:val="00F67361"/>
    <w:rsid w:val="00F673F1"/>
    <w:rsid w:val="00F67F42"/>
    <w:rsid w:val="00F70345"/>
    <w:rsid w:val="00F703D6"/>
    <w:rsid w:val="00F708E2"/>
    <w:rsid w:val="00F70E92"/>
    <w:rsid w:val="00F7164B"/>
    <w:rsid w:val="00F718C7"/>
    <w:rsid w:val="00F71A2E"/>
    <w:rsid w:val="00F71AE2"/>
    <w:rsid w:val="00F71B40"/>
    <w:rsid w:val="00F71D11"/>
    <w:rsid w:val="00F71E1F"/>
    <w:rsid w:val="00F72049"/>
    <w:rsid w:val="00F726C5"/>
    <w:rsid w:val="00F729C8"/>
    <w:rsid w:val="00F72D50"/>
    <w:rsid w:val="00F72F15"/>
    <w:rsid w:val="00F735FB"/>
    <w:rsid w:val="00F73794"/>
    <w:rsid w:val="00F73E06"/>
    <w:rsid w:val="00F73E89"/>
    <w:rsid w:val="00F75871"/>
    <w:rsid w:val="00F762DA"/>
    <w:rsid w:val="00F7636E"/>
    <w:rsid w:val="00F7653B"/>
    <w:rsid w:val="00F765C0"/>
    <w:rsid w:val="00F766AD"/>
    <w:rsid w:val="00F7721D"/>
    <w:rsid w:val="00F773AB"/>
    <w:rsid w:val="00F80003"/>
    <w:rsid w:val="00F80349"/>
    <w:rsid w:val="00F80747"/>
    <w:rsid w:val="00F811E9"/>
    <w:rsid w:val="00F8289A"/>
    <w:rsid w:val="00F828CD"/>
    <w:rsid w:val="00F82AC8"/>
    <w:rsid w:val="00F82CFA"/>
    <w:rsid w:val="00F838A1"/>
    <w:rsid w:val="00F83AEF"/>
    <w:rsid w:val="00F841EB"/>
    <w:rsid w:val="00F847FA"/>
    <w:rsid w:val="00F84D6B"/>
    <w:rsid w:val="00F8544F"/>
    <w:rsid w:val="00F855B5"/>
    <w:rsid w:val="00F8585B"/>
    <w:rsid w:val="00F85BE3"/>
    <w:rsid w:val="00F86A0B"/>
    <w:rsid w:val="00F87106"/>
    <w:rsid w:val="00F877B5"/>
    <w:rsid w:val="00F87936"/>
    <w:rsid w:val="00F87A90"/>
    <w:rsid w:val="00F90278"/>
    <w:rsid w:val="00F907C2"/>
    <w:rsid w:val="00F90E43"/>
    <w:rsid w:val="00F91F78"/>
    <w:rsid w:val="00F92AC0"/>
    <w:rsid w:val="00F92FDB"/>
    <w:rsid w:val="00F9321B"/>
    <w:rsid w:val="00F934ED"/>
    <w:rsid w:val="00F93656"/>
    <w:rsid w:val="00F94577"/>
    <w:rsid w:val="00F947B0"/>
    <w:rsid w:val="00F94DB8"/>
    <w:rsid w:val="00F94E7A"/>
    <w:rsid w:val="00F9535F"/>
    <w:rsid w:val="00F95410"/>
    <w:rsid w:val="00F95897"/>
    <w:rsid w:val="00F961E4"/>
    <w:rsid w:val="00F962CD"/>
    <w:rsid w:val="00F963BC"/>
    <w:rsid w:val="00F96ADD"/>
    <w:rsid w:val="00F96D7E"/>
    <w:rsid w:val="00F971FE"/>
    <w:rsid w:val="00F97237"/>
    <w:rsid w:val="00F97728"/>
    <w:rsid w:val="00F97B38"/>
    <w:rsid w:val="00F97C82"/>
    <w:rsid w:val="00FA0C7F"/>
    <w:rsid w:val="00FA0DA1"/>
    <w:rsid w:val="00FA0DC0"/>
    <w:rsid w:val="00FA13E7"/>
    <w:rsid w:val="00FA3189"/>
    <w:rsid w:val="00FA3524"/>
    <w:rsid w:val="00FA403E"/>
    <w:rsid w:val="00FA40DE"/>
    <w:rsid w:val="00FA44D2"/>
    <w:rsid w:val="00FA4DC7"/>
    <w:rsid w:val="00FA6CCD"/>
    <w:rsid w:val="00FA7412"/>
    <w:rsid w:val="00FA7904"/>
    <w:rsid w:val="00FA7B11"/>
    <w:rsid w:val="00FA7C89"/>
    <w:rsid w:val="00FA7D0F"/>
    <w:rsid w:val="00FB004F"/>
    <w:rsid w:val="00FB0471"/>
    <w:rsid w:val="00FB054F"/>
    <w:rsid w:val="00FB07B9"/>
    <w:rsid w:val="00FB0E38"/>
    <w:rsid w:val="00FB1272"/>
    <w:rsid w:val="00FB1A5B"/>
    <w:rsid w:val="00FB1D4C"/>
    <w:rsid w:val="00FB20CD"/>
    <w:rsid w:val="00FB23BA"/>
    <w:rsid w:val="00FB23C0"/>
    <w:rsid w:val="00FB2895"/>
    <w:rsid w:val="00FB2DCF"/>
    <w:rsid w:val="00FB404D"/>
    <w:rsid w:val="00FB437E"/>
    <w:rsid w:val="00FB4A18"/>
    <w:rsid w:val="00FB4C2C"/>
    <w:rsid w:val="00FB4C96"/>
    <w:rsid w:val="00FB675E"/>
    <w:rsid w:val="00FB6A51"/>
    <w:rsid w:val="00FC011D"/>
    <w:rsid w:val="00FC10AD"/>
    <w:rsid w:val="00FC136C"/>
    <w:rsid w:val="00FC1440"/>
    <w:rsid w:val="00FC14E7"/>
    <w:rsid w:val="00FC17E9"/>
    <w:rsid w:val="00FC219D"/>
    <w:rsid w:val="00FC2448"/>
    <w:rsid w:val="00FC2739"/>
    <w:rsid w:val="00FC289D"/>
    <w:rsid w:val="00FC2B62"/>
    <w:rsid w:val="00FC434F"/>
    <w:rsid w:val="00FC463A"/>
    <w:rsid w:val="00FC4E60"/>
    <w:rsid w:val="00FC55EA"/>
    <w:rsid w:val="00FC5673"/>
    <w:rsid w:val="00FC58CA"/>
    <w:rsid w:val="00FC5A9D"/>
    <w:rsid w:val="00FC5D59"/>
    <w:rsid w:val="00FC5D82"/>
    <w:rsid w:val="00FC5DDC"/>
    <w:rsid w:val="00FC61C1"/>
    <w:rsid w:val="00FC6604"/>
    <w:rsid w:val="00FC68C2"/>
    <w:rsid w:val="00FC7187"/>
    <w:rsid w:val="00FC7198"/>
    <w:rsid w:val="00FC7300"/>
    <w:rsid w:val="00FC7983"/>
    <w:rsid w:val="00FD0A85"/>
    <w:rsid w:val="00FD0A91"/>
    <w:rsid w:val="00FD1982"/>
    <w:rsid w:val="00FD1ED7"/>
    <w:rsid w:val="00FD297C"/>
    <w:rsid w:val="00FD2D44"/>
    <w:rsid w:val="00FD2EA5"/>
    <w:rsid w:val="00FD3044"/>
    <w:rsid w:val="00FD33E6"/>
    <w:rsid w:val="00FD3C05"/>
    <w:rsid w:val="00FD3CD3"/>
    <w:rsid w:val="00FD3FAC"/>
    <w:rsid w:val="00FD4302"/>
    <w:rsid w:val="00FD449B"/>
    <w:rsid w:val="00FD4B70"/>
    <w:rsid w:val="00FD5ECA"/>
    <w:rsid w:val="00FD6BCA"/>
    <w:rsid w:val="00FD6C6C"/>
    <w:rsid w:val="00FD70AB"/>
    <w:rsid w:val="00FD73AB"/>
    <w:rsid w:val="00FD750F"/>
    <w:rsid w:val="00FD7976"/>
    <w:rsid w:val="00FD7CF1"/>
    <w:rsid w:val="00FE0A99"/>
    <w:rsid w:val="00FE1203"/>
    <w:rsid w:val="00FE127B"/>
    <w:rsid w:val="00FE1A1A"/>
    <w:rsid w:val="00FE2282"/>
    <w:rsid w:val="00FE27C4"/>
    <w:rsid w:val="00FE2C1D"/>
    <w:rsid w:val="00FE2FDF"/>
    <w:rsid w:val="00FE3D42"/>
    <w:rsid w:val="00FE3E32"/>
    <w:rsid w:val="00FE3E8F"/>
    <w:rsid w:val="00FE4047"/>
    <w:rsid w:val="00FE4160"/>
    <w:rsid w:val="00FE480F"/>
    <w:rsid w:val="00FE4F30"/>
    <w:rsid w:val="00FE5035"/>
    <w:rsid w:val="00FE50BA"/>
    <w:rsid w:val="00FE5AD1"/>
    <w:rsid w:val="00FE5DFF"/>
    <w:rsid w:val="00FE6482"/>
    <w:rsid w:val="00FE6883"/>
    <w:rsid w:val="00FE6D3F"/>
    <w:rsid w:val="00FE7827"/>
    <w:rsid w:val="00FE7E62"/>
    <w:rsid w:val="00FF036B"/>
    <w:rsid w:val="00FF040E"/>
    <w:rsid w:val="00FF0B37"/>
    <w:rsid w:val="00FF0ED0"/>
    <w:rsid w:val="00FF0F82"/>
    <w:rsid w:val="00FF10C2"/>
    <w:rsid w:val="00FF1710"/>
    <w:rsid w:val="00FF2351"/>
    <w:rsid w:val="00FF2540"/>
    <w:rsid w:val="00FF2E1D"/>
    <w:rsid w:val="00FF2E3B"/>
    <w:rsid w:val="00FF3027"/>
    <w:rsid w:val="00FF307E"/>
    <w:rsid w:val="00FF392F"/>
    <w:rsid w:val="00FF405A"/>
    <w:rsid w:val="00FF4105"/>
    <w:rsid w:val="00FF420C"/>
    <w:rsid w:val="00FF4213"/>
    <w:rsid w:val="00FF47C6"/>
    <w:rsid w:val="00FF4927"/>
    <w:rsid w:val="00FF4D86"/>
    <w:rsid w:val="00FF4F89"/>
    <w:rsid w:val="00FF54B5"/>
    <w:rsid w:val="00FF577F"/>
    <w:rsid w:val="00FF5786"/>
    <w:rsid w:val="00FF5875"/>
    <w:rsid w:val="00FF5C1C"/>
    <w:rsid w:val="00FF6933"/>
    <w:rsid w:val="00FF69EA"/>
    <w:rsid w:val="00FF6B44"/>
    <w:rsid w:val="00FF78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5057"/>
    <o:shapelayout v:ext="edit">
      <o:idmap v:ext="edit" data="1"/>
    </o:shapelayout>
  </w:shapeDefaults>
  <w:decimalSymbol w:val="."/>
  <w:listSeparator w:val=","/>
  <w14:docId w14:val="20E9692E"/>
  <w15:docId w15:val="{1EF07446-09F8-485F-8590-3D7A9C2E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00" w:after="200" w:line="276" w:lineRule="auto"/>
    </w:pPr>
    <w:rPr>
      <w:lang w:val="en-GB"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uiPriority w:val="9"/>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Heading Char,H1 Char,Subhead A Char,Section Heading Char,h1 Char,Attribute Heading 1 Char,Roman 14 B Heading Char,Roman 14 B Heading1 Char,Roman 14 B Heading2 Char,Roman 14 B Heading11 Char,new page/chapter Char,Head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h2 Char1,Level 2 Topic Heading Char1,H2 Char1,L2 Char1,dd heading 2 Char1,dh2 Char1,Heading B Char1,(Alt+2) Char1,Attribute Heading 2 Char1,Level 2 Char1,H21 Char,H22 Char"/>
    <w:rPr>
      <w:caps/>
      <w:spacing w:val="15"/>
      <w:sz w:val="22"/>
      <w:szCs w:val="22"/>
      <w:shd w:val="clear" w:color="auto" w:fill="DBE5F1"/>
      <w:lang w:bidi="en-US"/>
    </w:rPr>
  </w:style>
  <w:style w:type="character" w:customStyle="1" w:styleId="Heading3Char">
    <w:name w:val="Heading 3 Char"/>
    <w:aliases w:val="H3 Char"/>
    <w:uiPriority w:val="9"/>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qFormat/>
    <w:pPr>
      <w:spacing w:after="1000" w:line="240" w:lineRule="auto"/>
    </w:pPr>
    <w:rPr>
      <w:caps/>
      <w:color w:val="595959"/>
      <w:spacing w:val="10"/>
    </w:rPr>
  </w:style>
  <w:style w:type="character" w:customStyle="1" w:styleId="SubtitleChar">
    <w:name w:val="Subtitle Char"/>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uiPriority w:val="1"/>
    <w:qFormat/>
    <w:pPr>
      <w:spacing w:before="0" w:after="0" w:line="240" w:lineRule="auto"/>
    </w:pPr>
  </w:style>
  <w:style w:type="character" w:customStyle="1" w:styleId="NoSpacingChar">
    <w:name w:val="No Spacing Char"/>
    <w:uiPriority w:val="1"/>
    <w:rPr>
      <w:sz w:val="20"/>
      <w:szCs w:val="20"/>
    </w:rPr>
  </w:style>
  <w:style w:type="paragraph" w:styleId="ListParagraph">
    <w:name w:val="List Paragraph"/>
    <w:aliases w:val="List Paragraph1,Bullet 1,List Paragraph Char Char,b1,Number_1,new,SGLText List Paragraph,Colorful List - Accent 11,Normal Sentence,Bullet L1,bl1,BulletL1,B1,Item list,Bullet Number,Bullet List,FooterText,Num List Paragraph,lp1,lp11"/>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uiPriority w:val="30"/>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uiPriority w:val="30"/>
    <w:rPr>
      <w:i/>
      <w:iCs/>
      <w:color w:val="4F81BD"/>
      <w:sz w:val="20"/>
      <w:szCs w:val="20"/>
    </w:rPr>
  </w:style>
  <w:style w:type="character" w:styleId="SubtleEmphasis">
    <w:name w:val="Subtle Emphasis"/>
    <w:qFormat/>
    <w:rPr>
      <w:i/>
      <w:iCs/>
      <w:color w:val="243F60"/>
    </w:rPr>
  </w:style>
  <w:style w:type="character" w:styleId="IntenseEmphasis">
    <w:name w:val="Intense Emphasis"/>
    <w:uiPriority w:val="21"/>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qFormat/>
    <w:rsid w:val="00790D79"/>
    <w:pPr>
      <w:tabs>
        <w:tab w:val="left" w:pos="400"/>
        <w:tab w:val="right" w:leader="dot" w:pos="10440"/>
      </w:tabs>
      <w:spacing w:after="100"/>
    </w:pPr>
    <w:rPr>
      <w:rFonts w:asciiTheme="minorHAnsi" w:hAnsiTheme="minorHAnsi" w:cs="Arial"/>
      <w:b/>
      <w:caps/>
      <w:noProof/>
      <w:color w:val="FFFFFF" w:themeColor="background1"/>
      <w:sz w:val="44"/>
      <w:szCs w:val="28"/>
    </w:rPr>
  </w:style>
  <w:style w:type="paragraph" w:styleId="TOC2">
    <w:name w:val="toc 2"/>
    <w:basedOn w:val="Normal"/>
    <w:next w:val="Normal"/>
    <w:autoRedefine/>
    <w:uiPriority w:val="39"/>
    <w:unhideWhenUsed/>
    <w:qFormat/>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uiPriority w:val="99"/>
    <w:semiHidden/>
    <w:unhideWhenUsed/>
    <w:pPr>
      <w:spacing w:before="0" w:after="0" w:line="240" w:lineRule="auto"/>
    </w:pPr>
    <w:rPr>
      <w:rFonts w:ascii="Tahoma" w:hAnsi="Tahoma" w:cs="Tahoma"/>
      <w:sz w:val="16"/>
      <w:szCs w:val="16"/>
    </w:rPr>
  </w:style>
  <w:style w:type="character" w:customStyle="1" w:styleId="BalloonTextChar">
    <w:name w:val="Balloon Text Char"/>
    <w:uiPriority w:val="99"/>
    <w:semiHidden/>
    <w:rPr>
      <w:rFonts w:ascii="Tahoma" w:hAnsi="Tahoma" w:cs="Tahoma"/>
      <w:sz w:val="16"/>
      <w:szCs w:val="16"/>
    </w:rPr>
  </w:style>
  <w:style w:type="paragraph" w:styleId="TOC3">
    <w:name w:val="toc 3"/>
    <w:basedOn w:val="Normal"/>
    <w:next w:val="Normal"/>
    <w:autoRedefine/>
    <w:uiPriority w:val="39"/>
    <w:unhideWhenUsed/>
    <w:qFormat/>
    <w:pPr>
      <w:spacing w:after="100"/>
      <w:ind w:left="400"/>
    </w:pPr>
  </w:style>
  <w:style w:type="paragraph" w:styleId="Header">
    <w:name w:val="header"/>
    <w:basedOn w:val="Normal"/>
    <w:uiPriority w:val="99"/>
    <w:unhideWhenUsed/>
    <w:pPr>
      <w:tabs>
        <w:tab w:val="center" w:pos="4680"/>
        <w:tab w:val="right" w:pos="9360"/>
      </w:tabs>
    </w:pPr>
  </w:style>
  <w:style w:type="character" w:customStyle="1" w:styleId="HeaderChar">
    <w:name w:val="Header Char"/>
    <w:uiPriority w:val="99"/>
    <w:rPr>
      <w:lang w:val="en-US" w:eastAsia="en-US" w:bidi="en-US"/>
    </w:rPr>
  </w:style>
  <w:style w:type="paragraph" w:styleId="Footer">
    <w:name w:val="footer"/>
    <w:basedOn w:val="Normal"/>
    <w:uiPriority w:val="99"/>
    <w:unhideWhenUsed/>
    <w:pPr>
      <w:tabs>
        <w:tab w:val="center" w:pos="4680"/>
        <w:tab w:val="right" w:pos="9360"/>
      </w:tabs>
    </w:pPr>
  </w:style>
  <w:style w:type="character" w:customStyle="1" w:styleId="FooterChar">
    <w:name w:val="Footer Char"/>
    <w:uiPriority w:val="99"/>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lang w:bidi="ar-SA"/>
    </w:rPr>
  </w:style>
  <w:style w:type="paragraph" w:styleId="CommentText">
    <w:name w:val="annotation text"/>
    <w:basedOn w:val="Normal"/>
    <w:unhideWhenUsed/>
    <w:rPr>
      <w:lang w:bidi="ar-SA"/>
    </w:rPr>
  </w:style>
  <w:style w:type="character" w:customStyle="1" w:styleId="CommentTextChar">
    <w:name w:val="Comment Text Char"/>
    <w:basedOn w:val="DefaultParagraphFont"/>
  </w:style>
  <w:style w:type="paragraph" w:styleId="BodyText2">
    <w:name w:val="Body Text 2"/>
    <w:basedOn w:val="Normal"/>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qFormat/>
    <w:rsid w:val="00A6041C"/>
    <w:pPr>
      <w:numPr>
        <w:ilvl w:val="1"/>
        <w:numId w:val="129"/>
      </w:numPr>
      <w:spacing w:before="0" w:after="0" w:line="240" w:lineRule="auto"/>
      <w:jc w:val="both"/>
    </w:pPr>
    <w:rPr>
      <w:rFonts w:cs="Calibri"/>
      <w:b/>
      <w:color w:val="000000" w:themeColor="text1"/>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lang w:bidi="ar-SA"/>
    </w:rPr>
  </w:style>
  <w:style w:type="paragraph" w:styleId="CommentSubject">
    <w:name w:val="annotation subject"/>
    <w:basedOn w:val="CommentText"/>
    <w:next w:val="CommentText"/>
    <w:link w:val="CommentSubjectChar"/>
    <w:uiPriority w:val="99"/>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uiPriority w:val="99"/>
    <w:semiHidden/>
    <w:rPr>
      <w:lang w:bidi="en-US"/>
    </w:rPr>
  </w:style>
  <w:style w:type="character" w:customStyle="1" w:styleId="apple-converted-space">
    <w:name w:val="apple-converted-space"/>
    <w:basedOn w:val="DefaultParagraphFont"/>
  </w:style>
  <w:style w:type="table" w:styleId="TableGrid">
    <w:name w:val="Table Grid"/>
    <w:basedOn w:val="TableNormal"/>
    <w:uiPriority w:val="9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val="en-GB"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Bullet L1 Char,bl1 Char,BulletL1 Char,B1 Char,lp1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lang w:eastAsia="ja-JP" w:bidi="ar-SA"/>
    </w:rPr>
  </w:style>
  <w:style w:type="paragraph" w:customStyle="1" w:styleId="EstiloLatinaCuerpoIzquierda0cm">
    <w:name w:val="Estilo (Latina) +Cuerpo Izquierda:  0 cm"/>
    <w:basedOn w:val="Normal"/>
    <w:rsid w:val="003B3FCD"/>
    <w:pPr>
      <w:spacing w:before="120" w:after="60" w:line="264" w:lineRule="auto"/>
    </w:pPr>
    <w:rPr>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val="en-GB"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val="en-GB"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semiHidden/>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semiHidden/>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6D6E20"/>
    <w:rPr>
      <w:caps/>
      <w:spacing w:val="15"/>
      <w:sz w:val="22"/>
      <w:szCs w:val="22"/>
      <w:shd w:val="clear" w:color="auto" w:fill="DBE5F1"/>
      <w:lang w:val="en-GB" w:bidi="en-US"/>
    </w:rPr>
  </w:style>
  <w:style w:type="paragraph" w:customStyle="1" w:styleId="85367988A0544E0D9E4823711EB28734">
    <w:name w:val="85367988A0544E0D9E4823711EB28734"/>
    <w:rsid w:val="0056236B"/>
    <w:pPr>
      <w:spacing w:after="200" w:line="276" w:lineRule="auto"/>
    </w:pPr>
    <w:rPr>
      <w:rFonts w:asciiTheme="minorHAnsi" w:eastAsiaTheme="minorEastAsia" w:hAnsiTheme="minorHAnsi" w:cstheme="minorBidi"/>
      <w:sz w:val="22"/>
      <w:szCs w:val="22"/>
      <w:lang w:eastAsia="ja-JP"/>
    </w:rPr>
  </w:style>
  <w:style w:type="character" w:customStyle="1" w:styleId="CommentSubjectChar">
    <w:name w:val="Comment Subject Char"/>
    <w:basedOn w:val="CommentTextChar"/>
    <w:link w:val="CommentSubject"/>
    <w:uiPriority w:val="99"/>
    <w:semiHidden/>
    <w:rsid w:val="0056236B"/>
    <w:rPr>
      <w:b/>
      <w:bCs/>
      <w:lang w:bidi="en-US"/>
    </w:rPr>
  </w:style>
  <w:style w:type="table" w:styleId="LightList-Accent1">
    <w:name w:val="Light List Accent 1"/>
    <w:basedOn w:val="TableNormal"/>
    <w:uiPriority w:val="61"/>
    <w:rsid w:val="008B706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B706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F2182D"/>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Blue">
    <w:name w:val="Blue"/>
    <w:qFormat/>
    <w:rsid w:val="0075497A"/>
    <w:rPr>
      <w:rFonts w:ascii="Arial" w:hAnsi="Arial"/>
      <w:bCs/>
      <w:iCs/>
      <w:color w:val="0075B0"/>
      <w:sz w:val="20"/>
    </w:rPr>
  </w:style>
  <w:style w:type="paragraph" w:customStyle="1" w:styleId="TableHeading">
    <w:name w:val="Table Heading"/>
    <w:basedOn w:val="Normal"/>
    <w:qFormat/>
    <w:rsid w:val="0075497A"/>
    <w:pPr>
      <w:spacing w:before="120" w:after="120" w:line="240" w:lineRule="auto"/>
    </w:pPr>
    <w:rPr>
      <w:rFonts w:ascii="Arial" w:eastAsia="Calibri" w:hAnsi="Arial"/>
      <w:b/>
      <w:color w:val="155D81"/>
      <w:lang w:bidi="ar-SA"/>
    </w:rPr>
  </w:style>
  <w:style w:type="paragraph" w:customStyle="1" w:styleId="NumberLevel1First">
    <w:name w:val="Number Level1 First"/>
    <w:basedOn w:val="Normal"/>
    <w:next w:val="NumberLevel1"/>
    <w:qFormat/>
    <w:rsid w:val="0075497A"/>
    <w:pPr>
      <w:numPr>
        <w:numId w:val="7"/>
      </w:numPr>
      <w:spacing w:before="40" w:after="40" w:line="280" w:lineRule="atLeast"/>
    </w:pPr>
    <w:rPr>
      <w:rFonts w:ascii="Arial" w:eastAsia="Calibri" w:hAnsi="Arial"/>
      <w:color w:val="000000"/>
      <w:lang w:bidi="ar-SA"/>
    </w:rPr>
  </w:style>
  <w:style w:type="paragraph" w:customStyle="1" w:styleId="NumberLevel1">
    <w:name w:val="Number Level1"/>
    <w:basedOn w:val="NumberLevel1First"/>
    <w:qFormat/>
    <w:rsid w:val="0075497A"/>
    <w:pPr>
      <w:numPr>
        <w:ilvl w:val="1"/>
      </w:numPr>
    </w:pPr>
  </w:style>
  <w:style w:type="table" w:customStyle="1" w:styleId="ListTable3-Accent11">
    <w:name w:val="List Table 3 - Accent 11"/>
    <w:basedOn w:val="TableNormal"/>
    <w:uiPriority w:val="48"/>
    <w:rsid w:val="0075497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Bulleted">
    <w:name w:val="Bulleted"/>
    <w:aliases w:val="Symbol (symbol),Left:  0.25&quot;,Hanging:  0.25&quot;"/>
    <w:basedOn w:val="Normal"/>
    <w:uiPriority w:val="99"/>
    <w:rsid w:val="00AF2BF1"/>
    <w:pPr>
      <w:numPr>
        <w:numId w:val="8"/>
      </w:numPr>
      <w:spacing w:before="0" w:after="0" w:line="240" w:lineRule="auto"/>
    </w:pPr>
    <w:rPr>
      <w:rFonts w:ascii="Times New Roman" w:hAnsi="Times New Roman"/>
      <w:bCs/>
      <w:lang w:bidi="ar-SA"/>
    </w:rPr>
  </w:style>
  <w:style w:type="table" w:customStyle="1" w:styleId="GridTable4-Accent51">
    <w:name w:val="Grid Table 4 - Accent 51"/>
    <w:basedOn w:val="TableNormal"/>
    <w:uiPriority w:val="49"/>
    <w:rsid w:val="00E80D4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nline-comment-marker">
    <w:name w:val="inline-comment-marker"/>
    <w:basedOn w:val="DefaultParagraphFont"/>
    <w:rsid w:val="00DE78D0"/>
  </w:style>
  <w:style w:type="character" w:customStyle="1" w:styleId="mw-headline">
    <w:name w:val="mw-headline"/>
    <w:basedOn w:val="DefaultParagraphFont"/>
    <w:rsid w:val="00DB474D"/>
  </w:style>
  <w:style w:type="character" w:customStyle="1" w:styleId="st1">
    <w:name w:val="st1"/>
    <w:basedOn w:val="DefaultParagraphFont"/>
    <w:rsid w:val="00EB323A"/>
  </w:style>
  <w:style w:type="character" w:styleId="HTMLCode">
    <w:name w:val="HTML Code"/>
    <w:basedOn w:val="DefaultParagraphFont"/>
    <w:uiPriority w:val="99"/>
    <w:semiHidden/>
    <w:unhideWhenUsed/>
    <w:rsid w:val="00831025"/>
    <w:rPr>
      <w:rFonts w:ascii="Courier New" w:eastAsia="Times New Roman" w:hAnsi="Courier New" w:cs="Courier New" w:hint="default"/>
      <w:sz w:val="21"/>
      <w:szCs w:val="21"/>
    </w:rPr>
  </w:style>
  <w:style w:type="character" w:customStyle="1" w:styleId="typenamelabel1">
    <w:name w:val="typenamelabel1"/>
    <w:basedOn w:val="DefaultParagraphFont"/>
    <w:rsid w:val="00831025"/>
    <w:rPr>
      <w:b/>
      <w:bCs/>
    </w:rPr>
  </w:style>
  <w:style w:type="table" w:customStyle="1" w:styleId="PlainTable11">
    <w:name w:val="Plain Table 11"/>
    <w:basedOn w:val="TableNormal"/>
    <w:uiPriority w:val="41"/>
    <w:rsid w:val="00EC2B2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AB7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B7BAD"/>
    <w:rPr>
      <w:rFonts w:ascii="Courier New" w:hAnsi="Courier New" w:cs="Courier New"/>
      <w:sz w:val="20"/>
      <w:szCs w:val="20"/>
    </w:rPr>
  </w:style>
  <w:style w:type="character" w:customStyle="1" w:styleId="pln">
    <w:name w:val="pln"/>
    <w:basedOn w:val="DefaultParagraphFont"/>
    <w:rsid w:val="00AB7BAD"/>
  </w:style>
  <w:style w:type="character" w:customStyle="1" w:styleId="pun">
    <w:name w:val="pun"/>
    <w:basedOn w:val="DefaultParagraphFont"/>
    <w:rsid w:val="00AB7BAD"/>
  </w:style>
  <w:style w:type="character" w:customStyle="1" w:styleId="typ">
    <w:name w:val="typ"/>
    <w:basedOn w:val="DefaultParagraphFont"/>
    <w:rsid w:val="00AB7BAD"/>
  </w:style>
  <w:style w:type="character" w:customStyle="1" w:styleId="lit">
    <w:name w:val="lit"/>
    <w:basedOn w:val="DefaultParagraphFont"/>
    <w:rsid w:val="00AB7BAD"/>
  </w:style>
  <w:style w:type="character" w:customStyle="1" w:styleId="tgc">
    <w:name w:val="_tgc"/>
    <w:basedOn w:val="DefaultParagraphFont"/>
    <w:rsid w:val="00F341D1"/>
  </w:style>
  <w:style w:type="table" w:customStyle="1" w:styleId="GridTable41">
    <w:name w:val="Grid Table 41"/>
    <w:basedOn w:val="TableNormal"/>
    <w:uiPriority w:val="49"/>
    <w:rsid w:val="00AB334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52505438">
      <w:bodyDiv w:val="1"/>
      <w:marLeft w:val="0"/>
      <w:marRight w:val="0"/>
      <w:marTop w:val="0"/>
      <w:marBottom w:val="0"/>
      <w:divBdr>
        <w:top w:val="none" w:sz="0" w:space="0" w:color="auto"/>
        <w:left w:val="none" w:sz="0" w:space="0" w:color="auto"/>
        <w:bottom w:val="none" w:sz="0" w:space="0" w:color="auto"/>
        <w:right w:val="none" w:sz="0" w:space="0" w:color="auto"/>
      </w:divBdr>
      <w:divsChild>
        <w:div w:id="1119032258">
          <w:marLeft w:val="0"/>
          <w:marRight w:val="0"/>
          <w:marTop w:val="150"/>
          <w:marBottom w:val="240"/>
          <w:divBdr>
            <w:top w:val="single" w:sz="6" w:space="8" w:color="D04437"/>
            <w:left w:val="single" w:sz="6" w:space="27" w:color="D04437"/>
            <w:bottom w:val="single" w:sz="6" w:space="8" w:color="D04437"/>
            <w:right w:val="single" w:sz="6" w:space="8" w:color="D04437"/>
          </w:divBdr>
          <w:divsChild>
            <w:div w:id="5619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0570805">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52823">
      <w:bodyDiv w:val="1"/>
      <w:marLeft w:val="0"/>
      <w:marRight w:val="0"/>
      <w:marTop w:val="0"/>
      <w:marBottom w:val="0"/>
      <w:divBdr>
        <w:top w:val="none" w:sz="0" w:space="0" w:color="auto"/>
        <w:left w:val="none" w:sz="0" w:space="0" w:color="auto"/>
        <w:bottom w:val="none" w:sz="0" w:space="0" w:color="auto"/>
        <w:right w:val="none" w:sz="0" w:space="0" w:color="auto"/>
      </w:divBdr>
    </w:div>
    <w:div w:id="118686877">
      <w:bodyDiv w:val="1"/>
      <w:marLeft w:val="0"/>
      <w:marRight w:val="0"/>
      <w:marTop w:val="0"/>
      <w:marBottom w:val="0"/>
      <w:divBdr>
        <w:top w:val="none" w:sz="0" w:space="0" w:color="auto"/>
        <w:left w:val="none" w:sz="0" w:space="0" w:color="auto"/>
        <w:bottom w:val="none" w:sz="0" w:space="0" w:color="auto"/>
        <w:right w:val="none" w:sz="0" w:space="0" w:color="auto"/>
      </w:divBdr>
    </w:div>
    <w:div w:id="138613013">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10264923">
      <w:bodyDiv w:val="1"/>
      <w:marLeft w:val="0"/>
      <w:marRight w:val="0"/>
      <w:marTop w:val="0"/>
      <w:marBottom w:val="0"/>
      <w:divBdr>
        <w:top w:val="none" w:sz="0" w:space="0" w:color="auto"/>
        <w:left w:val="none" w:sz="0" w:space="0" w:color="auto"/>
        <w:bottom w:val="none" w:sz="0" w:space="0" w:color="auto"/>
        <w:right w:val="none" w:sz="0" w:space="0" w:color="auto"/>
      </w:divBdr>
    </w:div>
    <w:div w:id="219631435">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0458239">
      <w:bodyDiv w:val="1"/>
      <w:marLeft w:val="0"/>
      <w:marRight w:val="0"/>
      <w:marTop w:val="0"/>
      <w:marBottom w:val="0"/>
      <w:divBdr>
        <w:top w:val="none" w:sz="0" w:space="0" w:color="auto"/>
        <w:left w:val="none" w:sz="0" w:space="0" w:color="auto"/>
        <w:bottom w:val="none" w:sz="0" w:space="0" w:color="auto"/>
        <w:right w:val="none" w:sz="0" w:space="0" w:color="auto"/>
      </w:divBdr>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00304447">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45134967">
      <w:bodyDiv w:val="1"/>
      <w:marLeft w:val="0"/>
      <w:marRight w:val="0"/>
      <w:marTop w:val="0"/>
      <w:marBottom w:val="0"/>
      <w:divBdr>
        <w:top w:val="none" w:sz="0" w:space="0" w:color="auto"/>
        <w:left w:val="none" w:sz="0" w:space="0" w:color="auto"/>
        <w:bottom w:val="none" w:sz="0" w:space="0" w:color="auto"/>
        <w:right w:val="none" w:sz="0" w:space="0" w:color="auto"/>
      </w:divBdr>
    </w:div>
    <w:div w:id="346828232">
      <w:bodyDiv w:val="1"/>
      <w:marLeft w:val="0"/>
      <w:marRight w:val="0"/>
      <w:marTop w:val="0"/>
      <w:marBottom w:val="0"/>
      <w:divBdr>
        <w:top w:val="none" w:sz="0" w:space="0" w:color="auto"/>
        <w:left w:val="none" w:sz="0" w:space="0" w:color="auto"/>
        <w:bottom w:val="none" w:sz="0" w:space="0" w:color="auto"/>
        <w:right w:val="none" w:sz="0" w:space="0" w:color="auto"/>
      </w:divBdr>
    </w:div>
    <w:div w:id="356349790">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29349232">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4376467">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499731548">
      <w:bodyDiv w:val="1"/>
      <w:marLeft w:val="0"/>
      <w:marRight w:val="0"/>
      <w:marTop w:val="0"/>
      <w:marBottom w:val="0"/>
      <w:divBdr>
        <w:top w:val="none" w:sz="0" w:space="0" w:color="auto"/>
        <w:left w:val="none" w:sz="0" w:space="0" w:color="auto"/>
        <w:bottom w:val="none" w:sz="0" w:space="0" w:color="auto"/>
        <w:right w:val="none" w:sz="0" w:space="0" w:color="auto"/>
      </w:divBdr>
    </w:div>
    <w:div w:id="512764938">
      <w:bodyDiv w:val="1"/>
      <w:marLeft w:val="0"/>
      <w:marRight w:val="0"/>
      <w:marTop w:val="0"/>
      <w:marBottom w:val="0"/>
      <w:divBdr>
        <w:top w:val="none" w:sz="0" w:space="0" w:color="auto"/>
        <w:left w:val="none" w:sz="0" w:space="0" w:color="auto"/>
        <w:bottom w:val="none" w:sz="0" w:space="0" w:color="auto"/>
        <w:right w:val="none" w:sz="0" w:space="0" w:color="auto"/>
      </w:divBdr>
      <w:divsChild>
        <w:div w:id="72626700">
          <w:marLeft w:val="547"/>
          <w:marRight w:val="0"/>
          <w:marTop w:val="0"/>
          <w:marBottom w:val="0"/>
          <w:divBdr>
            <w:top w:val="none" w:sz="0" w:space="0" w:color="auto"/>
            <w:left w:val="none" w:sz="0" w:space="0" w:color="auto"/>
            <w:bottom w:val="none" w:sz="0" w:space="0" w:color="auto"/>
            <w:right w:val="none" w:sz="0" w:space="0" w:color="auto"/>
          </w:divBdr>
        </w:div>
      </w:divsChild>
    </w:div>
    <w:div w:id="526992045">
      <w:bodyDiv w:val="1"/>
      <w:marLeft w:val="0"/>
      <w:marRight w:val="0"/>
      <w:marTop w:val="0"/>
      <w:marBottom w:val="0"/>
      <w:divBdr>
        <w:top w:val="none" w:sz="0" w:space="0" w:color="auto"/>
        <w:left w:val="none" w:sz="0" w:space="0" w:color="auto"/>
        <w:bottom w:val="none" w:sz="0" w:space="0" w:color="auto"/>
        <w:right w:val="none" w:sz="0" w:space="0" w:color="auto"/>
      </w:divBdr>
      <w:divsChild>
        <w:div w:id="926157058">
          <w:marLeft w:val="274"/>
          <w:marRight w:val="0"/>
          <w:marTop w:val="0"/>
          <w:marBottom w:val="80"/>
          <w:divBdr>
            <w:top w:val="none" w:sz="0" w:space="0" w:color="auto"/>
            <w:left w:val="none" w:sz="0" w:space="0" w:color="auto"/>
            <w:bottom w:val="none" w:sz="0" w:space="0" w:color="auto"/>
            <w:right w:val="none" w:sz="0" w:space="0" w:color="auto"/>
          </w:divBdr>
        </w:div>
      </w:divsChild>
    </w:div>
    <w:div w:id="531772147">
      <w:bodyDiv w:val="1"/>
      <w:marLeft w:val="0"/>
      <w:marRight w:val="0"/>
      <w:marTop w:val="0"/>
      <w:marBottom w:val="0"/>
      <w:divBdr>
        <w:top w:val="none" w:sz="0" w:space="0" w:color="auto"/>
        <w:left w:val="none" w:sz="0" w:space="0" w:color="auto"/>
        <w:bottom w:val="none" w:sz="0" w:space="0" w:color="auto"/>
        <w:right w:val="none" w:sz="0" w:space="0" w:color="auto"/>
      </w:divBdr>
      <w:divsChild>
        <w:div w:id="233589084">
          <w:marLeft w:val="360"/>
          <w:marRight w:val="0"/>
          <w:marTop w:val="0"/>
          <w:marBottom w:val="80"/>
          <w:divBdr>
            <w:top w:val="none" w:sz="0" w:space="0" w:color="auto"/>
            <w:left w:val="none" w:sz="0" w:space="0" w:color="auto"/>
            <w:bottom w:val="none" w:sz="0" w:space="0" w:color="auto"/>
            <w:right w:val="none" w:sz="0" w:space="0" w:color="auto"/>
          </w:divBdr>
        </w:div>
        <w:div w:id="1328940906">
          <w:marLeft w:val="1166"/>
          <w:marRight w:val="0"/>
          <w:marTop w:val="0"/>
          <w:marBottom w:val="80"/>
          <w:divBdr>
            <w:top w:val="none" w:sz="0" w:space="0" w:color="auto"/>
            <w:left w:val="none" w:sz="0" w:space="0" w:color="auto"/>
            <w:bottom w:val="none" w:sz="0" w:space="0" w:color="auto"/>
            <w:right w:val="none" w:sz="0" w:space="0" w:color="auto"/>
          </w:divBdr>
        </w:div>
        <w:div w:id="1337880319">
          <w:marLeft w:val="360"/>
          <w:marRight w:val="0"/>
          <w:marTop w:val="0"/>
          <w:marBottom w:val="80"/>
          <w:divBdr>
            <w:top w:val="none" w:sz="0" w:space="0" w:color="auto"/>
            <w:left w:val="none" w:sz="0" w:space="0" w:color="auto"/>
            <w:bottom w:val="none" w:sz="0" w:space="0" w:color="auto"/>
            <w:right w:val="none" w:sz="0" w:space="0" w:color="auto"/>
          </w:divBdr>
        </w:div>
        <w:div w:id="1847789039">
          <w:marLeft w:val="446"/>
          <w:marRight w:val="0"/>
          <w:marTop w:val="0"/>
          <w:marBottom w:val="80"/>
          <w:divBdr>
            <w:top w:val="none" w:sz="0" w:space="0" w:color="auto"/>
            <w:left w:val="none" w:sz="0" w:space="0" w:color="auto"/>
            <w:bottom w:val="none" w:sz="0" w:space="0" w:color="auto"/>
            <w:right w:val="none" w:sz="0" w:space="0" w:color="auto"/>
          </w:divBdr>
        </w:div>
        <w:div w:id="1953514763">
          <w:marLeft w:val="1166"/>
          <w:marRight w:val="0"/>
          <w:marTop w:val="0"/>
          <w:marBottom w:val="80"/>
          <w:divBdr>
            <w:top w:val="none" w:sz="0" w:space="0" w:color="auto"/>
            <w:left w:val="none" w:sz="0" w:space="0" w:color="auto"/>
            <w:bottom w:val="none" w:sz="0" w:space="0" w:color="auto"/>
            <w:right w:val="none" w:sz="0" w:space="0" w:color="auto"/>
          </w:divBdr>
        </w:div>
        <w:div w:id="1979872488">
          <w:marLeft w:val="1166"/>
          <w:marRight w:val="0"/>
          <w:marTop w:val="0"/>
          <w:marBottom w:val="80"/>
          <w:divBdr>
            <w:top w:val="none" w:sz="0" w:space="0" w:color="auto"/>
            <w:left w:val="none" w:sz="0" w:space="0" w:color="auto"/>
            <w:bottom w:val="none" w:sz="0" w:space="0" w:color="auto"/>
            <w:right w:val="none" w:sz="0" w:space="0" w:color="auto"/>
          </w:divBdr>
        </w:div>
      </w:divsChild>
    </w:div>
    <w:div w:id="535969126">
      <w:bodyDiv w:val="1"/>
      <w:marLeft w:val="0"/>
      <w:marRight w:val="0"/>
      <w:marTop w:val="0"/>
      <w:marBottom w:val="0"/>
      <w:divBdr>
        <w:top w:val="none" w:sz="0" w:space="0" w:color="auto"/>
        <w:left w:val="none" w:sz="0" w:space="0" w:color="auto"/>
        <w:bottom w:val="none" w:sz="0" w:space="0" w:color="auto"/>
        <w:right w:val="none" w:sz="0" w:space="0" w:color="auto"/>
      </w:divBdr>
    </w:div>
    <w:div w:id="541404041">
      <w:bodyDiv w:val="1"/>
      <w:marLeft w:val="0"/>
      <w:marRight w:val="0"/>
      <w:marTop w:val="0"/>
      <w:marBottom w:val="0"/>
      <w:divBdr>
        <w:top w:val="none" w:sz="0" w:space="0" w:color="auto"/>
        <w:left w:val="none" w:sz="0" w:space="0" w:color="auto"/>
        <w:bottom w:val="none" w:sz="0" w:space="0" w:color="auto"/>
        <w:right w:val="none" w:sz="0" w:space="0" w:color="auto"/>
      </w:divBdr>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57129915">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636110394">
      <w:bodyDiv w:val="1"/>
      <w:marLeft w:val="0"/>
      <w:marRight w:val="0"/>
      <w:marTop w:val="0"/>
      <w:marBottom w:val="0"/>
      <w:divBdr>
        <w:top w:val="none" w:sz="0" w:space="0" w:color="auto"/>
        <w:left w:val="none" w:sz="0" w:space="0" w:color="auto"/>
        <w:bottom w:val="none" w:sz="0" w:space="0" w:color="auto"/>
        <w:right w:val="none" w:sz="0" w:space="0" w:color="auto"/>
      </w:divBdr>
    </w:div>
    <w:div w:id="643000963">
      <w:bodyDiv w:val="1"/>
      <w:marLeft w:val="0"/>
      <w:marRight w:val="0"/>
      <w:marTop w:val="0"/>
      <w:marBottom w:val="0"/>
      <w:divBdr>
        <w:top w:val="none" w:sz="0" w:space="0" w:color="auto"/>
        <w:left w:val="none" w:sz="0" w:space="0" w:color="auto"/>
        <w:bottom w:val="none" w:sz="0" w:space="0" w:color="auto"/>
        <w:right w:val="none" w:sz="0" w:space="0" w:color="auto"/>
      </w:divBdr>
    </w:div>
    <w:div w:id="647781263">
      <w:bodyDiv w:val="1"/>
      <w:marLeft w:val="0"/>
      <w:marRight w:val="0"/>
      <w:marTop w:val="0"/>
      <w:marBottom w:val="0"/>
      <w:divBdr>
        <w:top w:val="none" w:sz="0" w:space="0" w:color="auto"/>
        <w:left w:val="none" w:sz="0" w:space="0" w:color="auto"/>
        <w:bottom w:val="none" w:sz="0" w:space="0" w:color="auto"/>
        <w:right w:val="none" w:sz="0" w:space="0" w:color="auto"/>
      </w:divBdr>
    </w:div>
    <w:div w:id="663431754">
      <w:bodyDiv w:val="1"/>
      <w:marLeft w:val="0"/>
      <w:marRight w:val="0"/>
      <w:marTop w:val="0"/>
      <w:marBottom w:val="0"/>
      <w:divBdr>
        <w:top w:val="none" w:sz="0" w:space="0" w:color="auto"/>
        <w:left w:val="none" w:sz="0" w:space="0" w:color="auto"/>
        <w:bottom w:val="none" w:sz="0" w:space="0" w:color="auto"/>
        <w:right w:val="none" w:sz="0" w:space="0" w:color="auto"/>
      </w:divBdr>
    </w:div>
    <w:div w:id="674110810">
      <w:bodyDiv w:val="1"/>
      <w:marLeft w:val="0"/>
      <w:marRight w:val="0"/>
      <w:marTop w:val="0"/>
      <w:marBottom w:val="0"/>
      <w:divBdr>
        <w:top w:val="none" w:sz="0" w:space="0" w:color="auto"/>
        <w:left w:val="none" w:sz="0" w:space="0" w:color="auto"/>
        <w:bottom w:val="none" w:sz="0" w:space="0" w:color="auto"/>
        <w:right w:val="none" w:sz="0" w:space="0" w:color="auto"/>
      </w:divBdr>
    </w:div>
    <w:div w:id="681248652">
      <w:bodyDiv w:val="1"/>
      <w:marLeft w:val="0"/>
      <w:marRight w:val="0"/>
      <w:marTop w:val="0"/>
      <w:marBottom w:val="0"/>
      <w:divBdr>
        <w:top w:val="none" w:sz="0" w:space="0" w:color="auto"/>
        <w:left w:val="none" w:sz="0" w:space="0" w:color="auto"/>
        <w:bottom w:val="none" w:sz="0" w:space="0" w:color="auto"/>
        <w:right w:val="none" w:sz="0" w:space="0" w:color="auto"/>
      </w:divBdr>
      <w:divsChild>
        <w:div w:id="1268075676">
          <w:marLeft w:val="547"/>
          <w:marRight w:val="0"/>
          <w:marTop w:val="0"/>
          <w:marBottom w:val="0"/>
          <w:divBdr>
            <w:top w:val="none" w:sz="0" w:space="0" w:color="auto"/>
            <w:left w:val="none" w:sz="0" w:space="0" w:color="auto"/>
            <w:bottom w:val="none" w:sz="0" w:space="0" w:color="auto"/>
            <w:right w:val="none" w:sz="0" w:space="0" w:color="auto"/>
          </w:divBdr>
        </w:div>
      </w:divsChild>
    </w:div>
    <w:div w:id="737870213">
      <w:bodyDiv w:val="1"/>
      <w:marLeft w:val="0"/>
      <w:marRight w:val="0"/>
      <w:marTop w:val="0"/>
      <w:marBottom w:val="0"/>
      <w:divBdr>
        <w:top w:val="none" w:sz="0" w:space="0" w:color="auto"/>
        <w:left w:val="none" w:sz="0" w:space="0" w:color="auto"/>
        <w:bottom w:val="none" w:sz="0" w:space="0" w:color="auto"/>
        <w:right w:val="none" w:sz="0" w:space="0" w:color="auto"/>
      </w:divBdr>
    </w:div>
    <w:div w:id="753404121">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67119155">
      <w:bodyDiv w:val="1"/>
      <w:marLeft w:val="0"/>
      <w:marRight w:val="0"/>
      <w:marTop w:val="0"/>
      <w:marBottom w:val="0"/>
      <w:divBdr>
        <w:top w:val="none" w:sz="0" w:space="0" w:color="auto"/>
        <w:left w:val="none" w:sz="0" w:space="0" w:color="auto"/>
        <w:bottom w:val="none" w:sz="0" w:space="0" w:color="auto"/>
        <w:right w:val="none" w:sz="0" w:space="0" w:color="auto"/>
      </w:divBdr>
    </w:div>
    <w:div w:id="788086314">
      <w:bodyDiv w:val="1"/>
      <w:marLeft w:val="0"/>
      <w:marRight w:val="0"/>
      <w:marTop w:val="0"/>
      <w:marBottom w:val="0"/>
      <w:divBdr>
        <w:top w:val="none" w:sz="0" w:space="0" w:color="auto"/>
        <w:left w:val="none" w:sz="0" w:space="0" w:color="auto"/>
        <w:bottom w:val="none" w:sz="0" w:space="0" w:color="auto"/>
        <w:right w:val="none" w:sz="0" w:space="0" w:color="auto"/>
      </w:divBdr>
    </w:div>
    <w:div w:id="790443422">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27744994">
      <w:bodyDiv w:val="1"/>
      <w:marLeft w:val="0"/>
      <w:marRight w:val="0"/>
      <w:marTop w:val="0"/>
      <w:marBottom w:val="0"/>
      <w:divBdr>
        <w:top w:val="none" w:sz="0" w:space="0" w:color="auto"/>
        <w:left w:val="none" w:sz="0" w:space="0" w:color="auto"/>
        <w:bottom w:val="none" w:sz="0" w:space="0" w:color="auto"/>
        <w:right w:val="none" w:sz="0" w:space="0" w:color="auto"/>
      </w:divBdr>
    </w:div>
    <w:div w:id="831869298">
      <w:bodyDiv w:val="1"/>
      <w:marLeft w:val="0"/>
      <w:marRight w:val="0"/>
      <w:marTop w:val="0"/>
      <w:marBottom w:val="0"/>
      <w:divBdr>
        <w:top w:val="none" w:sz="0" w:space="0" w:color="auto"/>
        <w:left w:val="none" w:sz="0" w:space="0" w:color="auto"/>
        <w:bottom w:val="none" w:sz="0" w:space="0" w:color="auto"/>
        <w:right w:val="none" w:sz="0" w:space="0" w:color="auto"/>
      </w:divBdr>
      <w:divsChild>
        <w:div w:id="53503982">
          <w:marLeft w:val="1166"/>
          <w:marRight w:val="0"/>
          <w:marTop w:val="0"/>
          <w:marBottom w:val="0"/>
          <w:divBdr>
            <w:top w:val="none" w:sz="0" w:space="0" w:color="auto"/>
            <w:left w:val="none" w:sz="0" w:space="0" w:color="auto"/>
            <w:bottom w:val="none" w:sz="0" w:space="0" w:color="auto"/>
            <w:right w:val="none" w:sz="0" w:space="0" w:color="auto"/>
          </w:divBdr>
        </w:div>
        <w:div w:id="242297146">
          <w:marLeft w:val="1166"/>
          <w:marRight w:val="0"/>
          <w:marTop w:val="0"/>
          <w:marBottom w:val="0"/>
          <w:divBdr>
            <w:top w:val="none" w:sz="0" w:space="0" w:color="auto"/>
            <w:left w:val="none" w:sz="0" w:space="0" w:color="auto"/>
            <w:bottom w:val="none" w:sz="0" w:space="0" w:color="auto"/>
            <w:right w:val="none" w:sz="0" w:space="0" w:color="auto"/>
          </w:divBdr>
        </w:div>
        <w:div w:id="657224142">
          <w:marLeft w:val="1166"/>
          <w:marRight w:val="0"/>
          <w:marTop w:val="0"/>
          <w:marBottom w:val="0"/>
          <w:divBdr>
            <w:top w:val="none" w:sz="0" w:space="0" w:color="auto"/>
            <w:left w:val="none" w:sz="0" w:space="0" w:color="auto"/>
            <w:bottom w:val="none" w:sz="0" w:space="0" w:color="auto"/>
            <w:right w:val="none" w:sz="0" w:space="0" w:color="auto"/>
          </w:divBdr>
        </w:div>
        <w:div w:id="721903507">
          <w:marLeft w:val="1166"/>
          <w:marRight w:val="0"/>
          <w:marTop w:val="0"/>
          <w:marBottom w:val="0"/>
          <w:divBdr>
            <w:top w:val="none" w:sz="0" w:space="0" w:color="auto"/>
            <w:left w:val="none" w:sz="0" w:space="0" w:color="auto"/>
            <w:bottom w:val="none" w:sz="0" w:space="0" w:color="auto"/>
            <w:right w:val="none" w:sz="0" w:space="0" w:color="auto"/>
          </w:divBdr>
        </w:div>
        <w:div w:id="1046876873">
          <w:marLeft w:val="1166"/>
          <w:marRight w:val="0"/>
          <w:marTop w:val="0"/>
          <w:marBottom w:val="0"/>
          <w:divBdr>
            <w:top w:val="none" w:sz="0" w:space="0" w:color="auto"/>
            <w:left w:val="none" w:sz="0" w:space="0" w:color="auto"/>
            <w:bottom w:val="none" w:sz="0" w:space="0" w:color="auto"/>
            <w:right w:val="none" w:sz="0" w:space="0" w:color="auto"/>
          </w:divBdr>
        </w:div>
        <w:div w:id="1054887641">
          <w:marLeft w:val="1166"/>
          <w:marRight w:val="0"/>
          <w:marTop w:val="0"/>
          <w:marBottom w:val="0"/>
          <w:divBdr>
            <w:top w:val="none" w:sz="0" w:space="0" w:color="auto"/>
            <w:left w:val="none" w:sz="0" w:space="0" w:color="auto"/>
            <w:bottom w:val="none" w:sz="0" w:space="0" w:color="auto"/>
            <w:right w:val="none" w:sz="0" w:space="0" w:color="auto"/>
          </w:divBdr>
        </w:div>
        <w:div w:id="1196390470">
          <w:marLeft w:val="1166"/>
          <w:marRight w:val="0"/>
          <w:marTop w:val="0"/>
          <w:marBottom w:val="0"/>
          <w:divBdr>
            <w:top w:val="none" w:sz="0" w:space="0" w:color="auto"/>
            <w:left w:val="none" w:sz="0" w:space="0" w:color="auto"/>
            <w:bottom w:val="none" w:sz="0" w:space="0" w:color="auto"/>
            <w:right w:val="none" w:sz="0" w:space="0" w:color="auto"/>
          </w:divBdr>
        </w:div>
        <w:div w:id="1925413012">
          <w:marLeft w:val="1166"/>
          <w:marRight w:val="0"/>
          <w:marTop w:val="0"/>
          <w:marBottom w:val="0"/>
          <w:divBdr>
            <w:top w:val="none" w:sz="0" w:space="0" w:color="auto"/>
            <w:left w:val="none" w:sz="0" w:space="0" w:color="auto"/>
            <w:bottom w:val="none" w:sz="0" w:space="0" w:color="auto"/>
            <w:right w:val="none" w:sz="0" w:space="0" w:color="auto"/>
          </w:divBdr>
        </w:div>
        <w:div w:id="2090232553">
          <w:marLeft w:val="1166"/>
          <w:marRight w:val="0"/>
          <w:marTop w:val="0"/>
          <w:marBottom w:val="0"/>
          <w:divBdr>
            <w:top w:val="none" w:sz="0" w:space="0" w:color="auto"/>
            <w:left w:val="none" w:sz="0" w:space="0" w:color="auto"/>
            <w:bottom w:val="none" w:sz="0" w:space="0" w:color="auto"/>
            <w:right w:val="none" w:sz="0" w:space="0" w:color="auto"/>
          </w:divBdr>
        </w:div>
        <w:div w:id="2110273837">
          <w:marLeft w:val="1166"/>
          <w:marRight w:val="0"/>
          <w:marTop w:val="0"/>
          <w:marBottom w:val="0"/>
          <w:divBdr>
            <w:top w:val="none" w:sz="0" w:space="0" w:color="auto"/>
            <w:left w:val="none" w:sz="0" w:space="0" w:color="auto"/>
            <w:bottom w:val="none" w:sz="0" w:space="0" w:color="auto"/>
            <w:right w:val="none" w:sz="0" w:space="0" w:color="auto"/>
          </w:divBdr>
        </w:div>
      </w:divsChild>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856118209">
      <w:bodyDiv w:val="1"/>
      <w:marLeft w:val="0"/>
      <w:marRight w:val="0"/>
      <w:marTop w:val="0"/>
      <w:marBottom w:val="0"/>
      <w:divBdr>
        <w:top w:val="none" w:sz="0" w:space="0" w:color="auto"/>
        <w:left w:val="none" w:sz="0" w:space="0" w:color="auto"/>
        <w:bottom w:val="none" w:sz="0" w:space="0" w:color="auto"/>
        <w:right w:val="none" w:sz="0" w:space="0" w:color="auto"/>
      </w:divBdr>
    </w:div>
    <w:div w:id="872503091">
      <w:bodyDiv w:val="1"/>
      <w:marLeft w:val="0"/>
      <w:marRight w:val="0"/>
      <w:marTop w:val="0"/>
      <w:marBottom w:val="0"/>
      <w:divBdr>
        <w:top w:val="none" w:sz="0" w:space="0" w:color="auto"/>
        <w:left w:val="none" w:sz="0" w:space="0" w:color="auto"/>
        <w:bottom w:val="none" w:sz="0" w:space="0" w:color="auto"/>
        <w:right w:val="none" w:sz="0" w:space="0" w:color="auto"/>
      </w:divBdr>
      <w:divsChild>
        <w:div w:id="368382345">
          <w:marLeft w:val="0"/>
          <w:marRight w:val="0"/>
          <w:marTop w:val="0"/>
          <w:marBottom w:val="0"/>
          <w:divBdr>
            <w:top w:val="none" w:sz="0" w:space="0" w:color="auto"/>
            <w:left w:val="none" w:sz="0" w:space="0" w:color="auto"/>
            <w:bottom w:val="none" w:sz="0" w:space="0" w:color="auto"/>
            <w:right w:val="none" w:sz="0" w:space="0" w:color="auto"/>
          </w:divBdr>
          <w:divsChild>
            <w:div w:id="1797675278">
              <w:marLeft w:val="0"/>
              <w:marRight w:val="0"/>
              <w:marTop w:val="0"/>
              <w:marBottom w:val="0"/>
              <w:divBdr>
                <w:top w:val="none" w:sz="0" w:space="0" w:color="auto"/>
                <w:left w:val="none" w:sz="0" w:space="0" w:color="auto"/>
                <w:bottom w:val="none" w:sz="0" w:space="0" w:color="auto"/>
                <w:right w:val="none" w:sz="0" w:space="0" w:color="auto"/>
              </w:divBdr>
              <w:divsChild>
                <w:div w:id="577206957">
                  <w:marLeft w:val="0"/>
                  <w:marRight w:val="0"/>
                  <w:marTop w:val="0"/>
                  <w:marBottom w:val="0"/>
                  <w:divBdr>
                    <w:top w:val="none" w:sz="0" w:space="0" w:color="auto"/>
                    <w:left w:val="none" w:sz="0" w:space="0" w:color="auto"/>
                    <w:bottom w:val="none" w:sz="0" w:space="0" w:color="auto"/>
                    <w:right w:val="none" w:sz="0" w:space="0" w:color="auto"/>
                  </w:divBdr>
                  <w:divsChild>
                    <w:div w:id="1226530837">
                      <w:marLeft w:val="0"/>
                      <w:marRight w:val="0"/>
                      <w:marTop w:val="0"/>
                      <w:marBottom w:val="0"/>
                      <w:divBdr>
                        <w:top w:val="single" w:sz="6" w:space="0" w:color="CCCCCC"/>
                        <w:left w:val="single" w:sz="2" w:space="0" w:color="CCCCCC"/>
                        <w:bottom w:val="single" w:sz="6" w:space="0" w:color="CCCCCC"/>
                        <w:right w:val="single" w:sz="2" w:space="0" w:color="CCCCCC"/>
                      </w:divBdr>
                      <w:divsChild>
                        <w:div w:id="2141874389">
                          <w:marLeft w:val="0"/>
                          <w:marRight w:val="0"/>
                          <w:marTop w:val="0"/>
                          <w:marBottom w:val="0"/>
                          <w:divBdr>
                            <w:top w:val="none" w:sz="0" w:space="0" w:color="auto"/>
                            <w:left w:val="none" w:sz="0" w:space="0" w:color="auto"/>
                            <w:bottom w:val="none" w:sz="0" w:space="0" w:color="auto"/>
                            <w:right w:val="none" w:sz="0" w:space="0" w:color="auto"/>
                          </w:divBdr>
                          <w:divsChild>
                            <w:div w:id="163205946">
                              <w:marLeft w:val="0"/>
                              <w:marRight w:val="0"/>
                              <w:marTop w:val="0"/>
                              <w:marBottom w:val="0"/>
                              <w:divBdr>
                                <w:top w:val="none" w:sz="0" w:space="0" w:color="auto"/>
                                <w:left w:val="none" w:sz="0" w:space="0" w:color="auto"/>
                                <w:bottom w:val="none" w:sz="0" w:space="0" w:color="auto"/>
                                <w:right w:val="none" w:sz="0" w:space="0" w:color="auto"/>
                              </w:divBdr>
                              <w:divsChild>
                                <w:div w:id="3834836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514061">
      <w:bodyDiv w:val="1"/>
      <w:marLeft w:val="0"/>
      <w:marRight w:val="0"/>
      <w:marTop w:val="0"/>
      <w:marBottom w:val="0"/>
      <w:divBdr>
        <w:top w:val="none" w:sz="0" w:space="0" w:color="auto"/>
        <w:left w:val="none" w:sz="0" w:space="0" w:color="auto"/>
        <w:bottom w:val="none" w:sz="0" w:space="0" w:color="auto"/>
        <w:right w:val="none" w:sz="0" w:space="0" w:color="auto"/>
      </w:divBdr>
      <w:divsChild>
        <w:div w:id="809323001">
          <w:marLeft w:val="547"/>
          <w:marRight w:val="0"/>
          <w:marTop w:val="0"/>
          <w:marBottom w:val="0"/>
          <w:divBdr>
            <w:top w:val="none" w:sz="0" w:space="0" w:color="auto"/>
            <w:left w:val="none" w:sz="0" w:space="0" w:color="auto"/>
            <w:bottom w:val="none" w:sz="0" w:space="0" w:color="auto"/>
            <w:right w:val="none" w:sz="0" w:space="0" w:color="auto"/>
          </w:divBdr>
        </w:div>
        <w:div w:id="1005206117">
          <w:marLeft w:val="547"/>
          <w:marRight w:val="0"/>
          <w:marTop w:val="0"/>
          <w:marBottom w:val="0"/>
          <w:divBdr>
            <w:top w:val="none" w:sz="0" w:space="0" w:color="auto"/>
            <w:left w:val="none" w:sz="0" w:space="0" w:color="auto"/>
            <w:bottom w:val="none" w:sz="0" w:space="0" w:color="auto"/>
            <w:right w:val="none" w:sz="0" w:space="0" w:color="auto"/>
          </w:divBdr>
        </w:div>
        <w:div w:id="1172376042">
          <w:marLeft w:val="547"/>
          <w:marRight w:val="0"/>
          <w:marTop w:val="0"/>
          <w:marBottom w:val="0"/>
          <w:divBdr>
            <w:top w:val="none" w:sz="0" w:space="0" w:color="auto"/>
            <w:left w:val="none" w:sz="0" w:space="0" w:color="auto"/>
            <w:bottom w:val="none" w:sz="0" w:space="0" w:color="auto"/>
            <w:right w:val="none" w:sz="0" w:space="0" w:color="auto"/>
          </w:divBdr>
        </w:div>
        <w:div w:id="1761367771">
          <w:marLeft w:val="547"/>
          <w:marRight w:val="0"/>
          <w:marTop w:val="0"/>
          <w:marBottom w:val="0"/>
          <w:divBdr>
            <w:top w:val="none" w:sz="0" w:space="0" w:color="auto"/>
            <w:left w:val="none" w:sz="0" w:space="0" w:color="auto"/>
            <w:bottom w:val="none" w:sz="0" w:space="0" w:color="auto"/>
            <w:right w:val="none" w:sz="0" w:space="0" w:color="auto"/>
          </w:divBdr>
        </w:div>
      </w:divsChild>
    </w:div>
    <w:div w:id="918246007">
      <w:bodyDiv w:val="1"/>
      <w:marLeft w:val="0"/>
      <w:marRight w:val="0"/>
      <w:marTop w:val="0"/>
      <w:marBottom w:val="0"/>
      <w:divBdr>
        <w:top w:val="none" w:sz="0" w:space="0" w:color="auto"/>
        <w:left w:val="none" w:sz="0" w:space="0" w:color="auto"/>
        <w:bottom w:val="none" w:sz="0" w:space="0" w:color="auto"/>
        <w:right w:val="none" w:sz="0" w:space="0" w:color="auto"/>
      </w:divBdr>
    </w:div>
    <w:div w:id="918834405">
      <w:bodyDiv w:val="1"/>
      <w:marLeft w:val="0"/>
      <w:marRight w:val="0"/>
      <w:marTop w:val="0"/>
      <w:marBottom w:val="0"/>
      <w:divBdr>
        <w:top w:val="none" w:sz="0" w:space="0" w:color="auto"/>
        <w:left w:val="none" w:sz="0" w:space="0" w:color="auto"/>
        <w:bottom w:val="none" w:sz="0" w:space="0" w:color="auto"/>
        <w:right w:val="none" w:sz="0" w:space="0" w:color="auto"/>
      </w:divBdr>
    </w:div>
    <w:div w:id="927274765">
      <w:bodyDiv w:val="1"/>
      <w:marLeft w:val="0"/>
      <w:marRight w:val="0"/>
      <w:marTop w:val="0"/>
      <w:marBottom w:val="0"/>
      <w:divBdr>
        <w:top w:val="none" w:sz="0" w:space="0" w:color="auto"/>
        <w:left w:val="none" w:sz="0" w:space="0" w:color="auto"/>
        <w:bottom w:val="none" w:sz="0" w:space="0" w:color="auto"/>
        <w:right w:val="none" w:sz="0" w:space="0" w:color="auto"/>
      </w:divBdr>
    </w:div>
    <w:div w:id="957642255">
      <w:bodyDiv w:val="1"/>
      <w:marLeft w:val="0"/>
      <w:marRight w:val="0"/>
      <w:marTop w:val="0"/>
      <w:marBottom w:val="0"/>
      <w:divBdr>
        <w:top w:val="none" w:sz="0" w:space="0" w:color="auto"/>
        <w:left w:val="none" w:sz="0" w:space="0" w:color="auto"/>
        <w:bottom w:val="none" w:sz="0" w:space="0" w:color="auto"/>
        <w:right w:val="none" w:sz="0" w:space="0" w:color="auto"/>
      </w:divBdr>
    </w:div>
    <w:div w:id="958799327">
      <w:bodyDiv w:val="1"/>
      <w:marLeft w:val="0"/>
      <w:marRight w:val="0"/>
      <w:marTop w:val="0"/>
      <w:marBottom w:val="0"/>
      <w:divBdr>
        <w:top w:val="none" w:sz="0" w:space="0" w:color="auto"/>
        <w:left w:val="none" w:sz="0" w:space="0" w:color="auto"/>
        <w:bottom w:val="none" w:sz="0" w:space="0" w:color="auto"/>
        <w:right w:val="none" w:sz="0" w:space="0" w:color="auto"/>
      </w:divBdr>
      <w:divsChild>
        <w:div w:id="149978475">
          <w:marLeft w:val="547"/>
          <w:marRight w:val="0"/>
          <w:marTop w:val="134"/>
          <w:marBottom w:val="0"/>
          <w:divBdr>
            <w:top w:val="none" w:sz="0" w:space="0" w:color="auto"/>
            <w:left w:val="none" w:sz="0" w:space="0" w:color="auto"/>
            <w:bottom w:val="none" w:sz="0" w:space="0" w:color="auto"/>
            <w:right w:val="none" w:sz="0" w:space="0" w:color="auto"/>
          </w:divBdr>
        </w:div>
        <w:div w:id="260645911">
          <w:marLeft w:val="547"/>
          <w:marRight w:val="0"/>
          <w:marTop w:val="134"/>
          <w:marBottom w:val="0"/>
          <w:divBdr>
            <w:top w:val="none" w:sz="0" w:space="0" w:color="auto"/>
            <w:left w:val="none" w:sz="0" w:space="0" w:color="auto"/>
            <w:bottom w:val="none" w:sz="0" w:space="0" w:color="auto"/>
            <w:right w:val="none" w:sz="0" w:space="0" w:color="auto"/>
          </w:divBdr>
        </w:div>
        <w:div w:id="555092935">
          <w:marLeft w:val="547"/>
          <w:marRight w:val="0"/>
          <w:marTop w:val="134"/>
          <w:marBottom w:val="0"/>
          <w:divBdr>
            <w:top w:val="none" w:sz="0" w:space="0" w:color="auto"/>
            <w:left w:val="none" w:sz="0" w:space="0" w:color="auto"/>
            <w:bottom w:val="none" w:sz="0" w:space="0" w:color="auto"/>
            <w:right w:val="none" w:sz="0" w:space="0" w:color="auto"/>
          </w:divBdr>
        </w:div>
        <w:div w:id="1157260846">
          <w:marLeft w:val="547"/>
          <w:marRight w:val="0"/>
          <w:marTop w:val="134"/>
          <w:marBottom w:val="0"/>
          <w:divBdr>
            <w:top w:val="none" w:sz="0" w:space="0" w:color="auto"/>
            <w:left w:val="none" w:sz="0" w:space="0" w:color="auto"/>
            <w:bottom w:val="none" w:sz="0" w:space="0" w:color="auto"/>
            <w:right w:val="none" w:sz="0" w:space="0" w:color="auto"/>
          </w:divBdr>
        </w:div>
        <w:div w:id="1195579366">
          <w:marLeft w:val="547"/>
          <w:marRight w:val="0"/>
          <w:marTop w:val="134"/>
          <w:marBottom w:val="0"/>
          <w:divBdr>
            <w:top w:val="none" w:sz="0" w:space="0" w:color="auto"/>
            <w:left w:val="none" w:sz="0" w:space="0" w:color="auto"/>
            <w:bottom w:val="none" w:sz="0" w:space="0" w:color="auto"/>
            <w:right w:val="none" w:sz="0" w:space="0" w:color="auto"/>
          </w:divBdr>
        </w:div>
        <w:div w:id="1948613038">
          <w:marLeft w:val="547"/>
          <w:marRight w:val="0"/>
          <w:marTop w:val="134"/>
          <w:marBottom w:val="0"/>
          <w:divBdr>
            <w:top w:val="none" w:sz="0" w:space="0" w:color="auto"/>
            <w:left w:val="none" w:sz="0" w:space="0" w:color="auto"/>
            <w:bottom w:val="none" w:sz="0" w:space="0" w:color="auto"/>
            <w:right w:val="none" w:sz="0" w:space="0" w:color="auto"/>
          </w:divBdr>
        </w:div>
      </w:divsChild>
    </w:div>
    <w:div w:id="969939389">
      <w:bodyDiv w:val="1"/>
      <w:marLeft w:val="0"/>
      <w:marRight w:val="0"/>
      <w:marTop w:val="0"/>
      <w:marBottom w:val="0"/>
      <w:divBdr>
        <w:top w:val="none" w:sz="0" w:space="0" w:color="auto"/>
        <w:left w:val="none" w:sz="0" w:space="0" w:color="auto"/>
        <w:bottom w:val="none" w:sz="0" w:space="0" w:color="auto"/>
        <w:right w:val="none" w:sz="0" w:space="0" w:color="auto"/>
      </w:divBdr>
      <w:divsChild>
        <w:div w:id="2243846">
          <w:marLeft w:val="547"/>
          <w:marRight w:val="0"/>
          <w:marTop w:val="0"/>
          <w:marBottom w:val="0"/>
          <w:divBdr>
            <w:top w:val="none" w:sz="0" w:space="0" w:color="auto"/>
            <w:left w:val="none" w:sz="0" w:space="0" w:color="auto"/>
            <w:bottom w:val="none" w:sz="0" w:space="0" w:color="auto"/>
            <w:right w:val="none" w:sz="0" w:space="0" w:color="auto"/>
          </w:divBdr>
        </w:div>
      </w:divsChild>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330675">
      <w:bodyDiv w:val="1"/>
      <w:marLeft w:val="0"/>
      <w:marRight w:val="0"/>
      <w:marTop w:val="0"/>
      <w:marBottom w:val="0"/>
      <w:divBdr>
        <w:top w:val="none" w:sz="0" w:space="0" w:color="auto"/>
        <w:left w:val="none" w:sz="0" w:space="0" w:color="auto"/>
        <w:bottom w:val="none" w:sz="0" w:space="0" w:color="auto"/>
        <w:right w:val="none" w:sz="0" w:space="0" w:color="auto"/>
      </w:divBdr>
      <w:divsChild>
        <w:div w:id="347024718">
          <w:marLeft w:val="446"/>
          <w:marRight w:val="0"/>
          <w:marTop w:val="0"/>
          <w:marBottom w:val="0"/>
          <w:divBdr>
            <w:top w:val="none" w:sz="0" w:space="0" w:color="auto"/>
            <w:left w:val="none" w:sz="0" w:space="0" w:color="auto"/>
            <w:bottom w:val="none" w:sz="0" w:space="0" w:color="auto"/>
            <w:right w:val="none" w:sz="0" w:space="0" w:color="auto"/>
          </w:divBdr>
        </w:div>
        <w:div w:id="1709333236">
          <w:marLeft w:val="446"/>
          <w:marRight w:val="0"/>
          <w:marTop w:val="0"/>
          <w:marBottom w:val="0"/>
          <w:divBdr>
            <w:top w:val="none" w:sz="0" w:space="0" w:color="auto"/>
            <w:left w:val="none" w:sz="0" w:space="0" w:color="auto"/>
            <w:bottom w:val="none" w:sz="0" w:space="0" w:color="auto"/>
            <w:right w:val="none" w:sz="0" w:space="0" w:color="auto"/>
          </w:divBdr>
        </w:div>
        <w:div w:id="1916233919">
          <w:marLeft w:val="446"/>
          <w:marRight w:val="0"/>
          <w:marTop w:val="0"/>
          <w:marBottom w:val="0"/>
          <w:divBdr>
            <w:top w:val="none" w:sz="0" w:space="0" w:color="auto"/>
            <w:left w:val="none" w:sz="0" w:space="0" w:color="auto"/>
            <w:bottom w:val="none" w:sz="0" w:space="0" w:color="auto"/>
            <w:right w:val="none" w:sz="0" w:space="0" w:color="auto"/>
          </w:divBdr>
        </w:div>
        <w:div w:id="1311590375">
          <w:marLeft w:val="446"/>
          <w:marRight w:val="0"/>
          <w:marTop w:val="0"/>
          <w:marBottom w:val="0"/>
          <w:divBdr>
            <w:top w:val="none" w:sz="0" w:space="0" w:color="auto"/>
            <w:left w:val="none" w:sz="0" w:space="0" w:color="auto"/>
            <w:bottom w:val="none" w:sz="0" w:space="0" w:color="auto"/>
            <w:right w:val="none" w:sz="0" w:space="0" w:color="auto"/>
          </w:divBdr>
        </w:div>
        <w:div w:id="1528178695">
          <w:marLeft w:val="446"/>
          <w:marRight w:val="0"/>
          <w:marTop w:val="0"/>
          <w:marBottom w:val="0"/>
          <w:divBdr>
            <w:top w:val="none" w:sz="0" w:space="0" w:color="auto"/>
            <w:left w:val="none" w:sz="0" w:space="0" w:color="auto"/>
            <w:bottom w:val="none" w:sz="0" w:space="0" w:color="auto"/>
            <w:right w:val="none" w:sz="0" w:space="0" w:color="auto"/>
          </w:divBdr>
        </w:div>
        <w:div w:id="1183544027">
          <w:marLeft w:val="446"/>
          <w:marRight w:val="0"/>
          <w:marTop w:val="0"/>
          <w:marBottom w:val="0"/>
          <w:divBdr>
            <w:top w:val="none" w:sz="0" w:space="0" w:color="auto"/>
            <w:left w:val="none" w:sz="0" w:space="0" w:color="auto"/>
            <w:bottom w:val="none" w:sz="0" w:space="0" w:color="auto"/>
            <w:right w:val="none" w:sz="0" w:space="0" w:color="auto"/>
          </w:divBdr>
        </w:div>
        <w:div w:id="990789551">
          <w:marLeft w:val="446"/>
          <w:marRight w:val="0"/>
          <w:marTop w:val="0"/>
          <w:marBottom w:val="0"/>
          <w:divBdr>
            <w:top w:val="none" w:sz="0" w:space="0" w:color="auto"/>
            <w:left w:val="none" w:sz="0" w:space="0" w:color="auto"/>
            <w:bottom w:val="none" w:sz="0" w:space="0" w:color="auto"/>
            <w:right w:val="none" w:sz="0" w:space="0" w:color="auto"/>
          </w:divBdr>
        </w:div>
      </w:divsChild>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47531759">
      <w:bodyDiv w:val="1"/>
      <w:marLeft w:val="0"/>
      <w:marRight w:val="0"/>
      <w:marTop w:val="0"/>
      <w:marBottom w:val="0"/>
      <w:divBdr>
        <w:top w:val="none" w:sz="0" w:space="0" w:color="auto"/>
        <w:left w:val="none" w:sz="0" w:space="0" w:color="auto"/>
        <w:bottom w:val="none" w:sz="0" w:space="0" w:color="auto"/>
        <w:right w:val="none" w:sz="0" w:space="0" w:color="auto"/>
      </w:divBdr>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57516083">
      <w:bodyDiv w:val="1"/>
      <w:marLeft w:val="0"/>
      <w:marRight w:val="0"/>
      <w:marTop w:val="0"/>
      <w:marBottom w:val="0"/>
      <w:divBdr>
        <w:top w:val="none" w:sz="0" w:space="0" w:color="auto"/>
        <w:left w:val="none" w:sz="0" w:space="0" w:color="auto"/>
        <w:bottom w:val="none" w:sz="0" w:space="0" w:color="auto"/>
        <w:right w:val="none" w:sz="0" w:space="0" w:color="auto"/>
      </w:divBdr>
    </w:div>
    <w:div w:id="1063866251">
      <w:bodyDiv w:val="1"/>
      <w:marLeft w:val="0"/>
      <w:marRight w:val="0"/>
      <w:marTop w:val="0"/>
      <w:marBottom w:val="0"/>
      <w:divBdr>
        <w:top w:val="none" w:sz="0" w:space="0" w:color="auto"/>
        <w:left w:val="none" w:sz="0" w:space="0" w:color="auto"/>
        <w:bottom w:val="none" w:sz="0" w:space="0" w:color="auto"/>
        <w:right w:val="none" w:sz="0" w:space="0" w:color="auto"/>
      </w:divBdr>
      <w:divsChild>
        <w:div w:id="1592086445">
          <w:marLeft w:val="0"/>
          <w:marRight w:val="0"/>
          <w:marTop w:val="0"/>
          <w:marBottom w:val="0"/>
          <w:divBdr>
            <w:top w:val="none" w:sz="0" w:space="0" w:color="auto"/>
            <w:left w:val="none" w:sz="0" w:space="0" w:color="auto"/>
            <w:bottom w:val="none" w:sz="0" w:space="0" w:color="auto"/>
            <w:right w:val="none" w:sz="0" w:space="0" w:color="auto"/>
          </w:divBdr>
          <w:divsChild>
            <w:div w:id="150098328">
              <w:marLeft w:val="0"/>
              <w:marRight w:val="0"/>
              <w:marTop w:val="0"/>
              <w:marBottom w:val="0"/>
              <w:divBdr>
                <w:top w:val="none" w:sz="0" w:space="0" w:color="auto"/>
                <w:left w:val="none" w:sz="0" w:space="0" w:color="auto"/>
                <w:bottom w:val="none" w:sz="0" w:space="0" w:color="auto"/>
                <w:right w:val="none" w:sz="0" w:space="0" w:color="auto"/>
              </w:divBdr>
              <w:divsChild>
                <w:div w:id="683631066">
                  <w:marLeft w:val="0"/>
                  <w:marRight w:val="0"/>
                  <w:marTop w:val="0"/>
                  <w:marBottom w:val="0"/>
                  <w:divBdr>
                    <w:top w:val="none" w:sz="0" w:space="0" w:color="auto"/>
                    <w:left w:val="none" w:sz="0" w:space="0" w:color="auto"/>
                    <w:bottom w:val="none" w:sz="0" w:space="0" w:color="auto"/>
                    <w:right w:val="none" w:sz="0" w:space="0" w:color="auto"/>
                  </w:divBdr>
                  <w:divsChild>
                    <w:div w:id="418599863">
                      <w:marLeft w:val="0"/>
                      <w:marRight w:val="0"/>
                      <w:marTop w:val="0"/>
                      <w:marBottom w:val="0"/>
                      <w:divBdr>
                        <w:top w:val="single" w:sz="6" w:space="0" w:color="CCCCCC"/>
                        <w:left w:val="single" w:sz="2" w:space="0" w:color="CCCCCC"/>
                        <w:bottom w:val="single" w:sz="6" w:space="0" w:color="CCCCCC"/>
                        <w:right w:val="single" w:sz="2" w:space="0" w:color="CCCCCC"/>
                      </w:divBdr>
                      <w:divsChild>
                        <w:div w:id="2054958200">
                          <w:marLeft w:val="0"/>
                          <w:marRight w:val="0"/>
                          <w:marTop w:val="0"/>
                          <w:marBottom w:val="0"/>
                          <w:divBdr>
                            <w:top w:val="none" w:sz="0" w:space="0" w:color="auto"/>
                            <w:left w:val="none" w:sz="0" w:space="0" w:color="auto"/>
                            <w:bottom w:val="none" w:sz="0" w:space="0" w:color="auto"/>
                            <w:right w:val="none" w:sz="0" w:space="0" w:color="auto"/>
                          </w:divBdr>
                          <w:divsChild>
                            <w:div w:id="715471279">
                              <w:marLeft w:val="0"/>
                              <w:marRight w:val="0"/>
                              <w:marTop w:val="0"/>
                              <w:marBottom w:val="0"/>
                              <w:divBdr>
                                <w:top w:val="none" w:sz="0" w:space="0" w:color="auto"/>
                                <w:left w:val="none" w:sz="0" w:space="0" w:color="auto"/>
                                <w:bottom w:val="none" w:sz="0" w:space="0" w:color="auto"/>
                                <w:right w:val="none" w:sz="0" w:space="0" w:color="auto"/>
                              </w:divBdr>
                              <w:divsChild>
                                <w:div w:id="2036228481">
                                  <w:marLeft w:val="0"/>
                                  <w:marRight w:val="0"/>
                                  <w:marTop w:val="0"/>
                                  <w:marBottom w:val="0"/>
                                  <w:divBdr>
                                    <w:top w:val="none" w:sz="0" w:space="0" w:color="auto"/>
                                    <w:left w:val="none" w:sz="0" w:space="0" w:color="auto"/>
                                    <w:bottom w:val="none" w:sz="0" w:space="0" w:color="auto"/>
                                    <w:right w:val="none" w:sz="0" w:space="0" w:color="auto"/>
                                  </w:divBdr>
                                  <w:divsChild>
                                    <w:div w:id="4273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820762">
      <w:bodyDiv w:val="1"/>
      <w:marLeft w:val="0"/>
      <w:marRight w:val="0"/>
      <w:marTop w:val="0"/>
      <w:marBottom w:val="0"/>
      <w:divBdr>
        <w:top w:val="none" w:sz="0" w:space="0" w:color="auto"/>
        <w:left w:val="none" w:sz="0" w:space="0" w:color="auto"/>
        <w:bottom w:val="none" w:sz="0" w:space="0" w:color="auto"/>
        <w:right w:val="none" w:sz="0" w:space="0" w:color="auto"/>
      </w:divBdr>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9350284">
      <w:bodyDiv w:val="1"/>
      <w:marLeft w:val="0"/>
      <w:marRight w:val="0"/>
      <w:marTop w:val="0"/>
      <w:marBottom w:val="0"/>
      <w:divBdr>
        <w:top w:val="none" w:sz="0" w:space="0" w:color="auto"/>
        <w:left w:val="none" w:sz="0" w:space="0" w:color="auto"/>
        <w:bottom w:val="none" w:sz="0" w:space="0" w:color="auto"/>
        <w:right w:val="none" w:sz="0" w:space="0" w:color="auto"/>
      </w:divBdr>
    </w:div>
    <w:div w:id="1118337964">
      <w:bodyDiv w:val="1"/>
      <w:marLeft w:val="0"/>
      <w:marRight w:val="0"/>
      <w:marTop w:val="0"/>
      <w:marBottom w:val="0"/>
      <w:divBdr>
        <w:top w:val="none" w:sz="0" w:space="0" w:color="auto"/>
        <w:left w:val="none" w:sz="0" w:space="0" w:color="auto"/>
        <w:bottom w:val="none" w:sz="0" w:space="0" w:color="auto"/>
        <w:right w:val="none" w:sz="0" w:space="0" w:color="auto"/>
      </w:divBdr>
    </w:div>
    <w:div w:id="1132208972">
      <w:bodyDiv w:val="1"/>
      <w:marLeft w:val="0"/>
      <w:marRight w:val="0"/>
      <w:marTop w:val="0"/>
      <w:marBottom w:val="0"/>
      <w:divBdr>
        <w:top w:val="none" w:sz="0" w:space="0" w:color="auto"/>
        <w:left w:val="none" w:sz="0" w:space="0" w:color="auto"/>
        <w:bottom w:val="none" w:sz="0" w:space="0" w:color="auto"/>
        <w:right w:val="none" w:sz="0" w:space="0" w:color="auto"/>
      </w:divBdr>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127085">
      <w:bodyDiv w:val="1"/>
      <w:marLeft w:val="0"/>
      <w:marRight w:val="0"/>
      <w:marTop w:val="0"/>
      <w:marBottom w:val="0"/>
      <w:divBdr>
        <w:top w:val="none" w:sz="0" w:space="0" w:color="auto"/>
        <w:left w:val="none" w:sz="0" w:space="0" w:color="auto"/>
        <w:bottom w:val="none" w:sz="0" w:space="0" w:color="auto"/>
        <w:right w:val="none" w:sz="0" w:space="0" w:color="auto"/>
      </w:divBdr>
      <w:divsChild>
        <w:div w:id="879975185">
          <w:marLeft w:val="547"/>
          <w:marRight w:val="0"/>
          <w:marTop w:val="60"/>
          <w:marBottom w:val="0"/>
          <w:divBdr>
            <w:top w:val="none" w:sz="0" w:space="0" w:color="auto"/>
            <w:left w:val="none" w:sz="0" w:space="0" w:color="auto"/>
            <w:bottom w:val="none" w:sz="0" w:space="0" w:color="auto"/>
            <w:right w:val="none" w:sz="0" w:space="0" w:color="auto"/>
          </w:divBdr>
        </w:div>
        <w:div w:id="1153062759">
          <w:marLeft w:val="547"/>
          <w:marRight w:val="0"/>
          <w:marTop w:val="60"/>
          <w:marBottom w:val="0"/>
          <w:divBdr>
            <w:top w:val="none" w:sz="0" w:space="0" w:color="auto"/>
            <w:left w:val="none" w:sz="0" w:space="0" w:color="auto"/>
            <w:bottom w:val="none" w:sz="0" w:space="0" w:color="auto"/>
            <w:right w:val="none" w:sz="0" w:space="0" w:color="auto"/>
          </w:divBdr>
        </w:div>
        <w:div w:id="1268000967">
          <w:marLeft w:val="547"/>
          <w:marRight w:val="0"/>
          <w:marTop w:val="60"/>
          <w:marBottom w:val="0"/>
          <w:divBdr>
            <w:top w:val="none" w:sz="0" w:space="0" w:color="auto"/>
            <w:left w:val="none" w:sz="0" w:space="0" w:color="auto"/>
            <w:bottom w:val="none" w:sz="0" w:space="0" w:color="auto"/>
            <w:right w:val="none" w:sz="0" w:space="0" w:color="auto"/>
          </w:divBdr>
        </w:div>
        <w:div w:id="1527331065">
          <w:marLeft w:val="547"/>
          <w:marRight w:val="0"/>
          <w:marTop w:val="60"/>
          <w:marBottom w:val="0"/>
          <w:divBdr>
            <w:top w:val="none" w:sz="0" w:space="0" w:color="auto"/>
            <w:left w:val="none" w:sz="0" w:space="0" w:color="auto"/>
            <w:bottom w:val="none" w:sz="0" w:space="0" w:color="auto"/>
            <w:right w:val="none" w:sz="0" w:space="0" w:color="auto"/>
          </w:divBdr>
        </w:div>
        <w:div w:id="1580554266">
          <w:marLeft w:val="547"/>
          <w:marRight w:val="0"/>
          <w:marTop w:val="60"/>
          <w:marBottom w:val="0"/>
          <w:divBdr>
            <w:top w:val="none" w:sz="0" w:space="0" w:color="auto"/>
            <w:left w:val="none" w:sz="0" w:space="0" w:color="auto"/>
            <w:bottom w:val="none" w:sz="0" w:space="0" w:color="auto"/>
            <w:right w:val="none" w:sz="0" w:space="0" w:color="auto"/>
          </w:divBdr>
        </w:div>
      </w:divsChild>
    </w:div>
    <w:div w:id="1159342268">
      <w:bodyDiv w:val="1"/>
      <w:marLeft w:val="0"/>
      <w:marRight w:val="0"/>
      <w:marTop w:val="0"/>
      <w:marBottom w:val="0"/>
      <w:divBdr>
        <w:top w:val="none" w:sz="0" w:space="0" w:color="auto"/>
        <w:left w:val="none" w:sz="0" w:space="0" w:color="auto"/>
        <w:bottom w:val="none" w:sz="0" w:space="0" w:color="auto"/>
        <w:right w:val="none" w:sz="0" w:space="0" w:color="auto"/>
      </w:divBdr>
    </w:div>
    <w:div w:id="1171221334">
      <w:bodyDiv w:val="1"/>
      <w:marLeft w:val="0"/>
      <w:marRight w:val="0"/>
      <w:marTop w:val="0"/>
      <w:marBottom w:val="0"/>
      <w:divBdr>
        <w:top w:val="none" w:sz="0" w:space="0" w:color="auto"/>
        <w:left w:val="none" w:sz="0" w:space="0" w:color="auto"/>
        <w:bottom w:val="none" w:sz="0" w:space="0" w:color="auto"/>
        <w:right w:val="none" w:sz="0" w:space="0" w:color="auto"/>
      </w:divBdr>
    </w:div>
    <w:div w:id="1172180689">
      <w:bodyDiv w:val="1"/>
      <w:marLeft w:val="0"/>
      <w:marRight w:val="0"/>
      <w:marTop w:val="0"/>
      <w:marBottom w:val="0"/>
      <w:divBdr>
        <w:top w:val="none" w:sz="0" w:space="0" w:color="auto"/>
        <w:left w:val="none" w:sz="0" w:space="0" w:color="auto"/>
        <w:bottom w:val="none" w:sz="0" w:space="0" w:color="auto"/>
        <w:right w:val="none" w:sz="0" w:space="0" w:color="auto"/>
      </w:divBdr>
      <w:divsChild>
        <w:div w:id="1454249540">
          <w:marLeft w:val="547"/>
          <w:marRight w:val="0"/>
          <w:marTop w:val="0"/>
          <w:marBottom w:val="0"/>
          <w:divBdr>
            <w:top w:val="none" w:sz="0" w:space="0" w:color="auto"/>
            <w:left w:val="none" w:sz="0" w:space="0" w:color="auto"/>
            <w:bottom w:val="none" w:sz="0" w:space="0" w:color="auto"/>
            <w:right w:val="none" w:sz="0" w:space="0" w:color="auto"/>
          </w:divBdr>
        </w:div>
      </w:divsChild>
    </w:div>
    <w:div w:id="1190996044">
      <w:bodyDiv w:val="1"/>
      <w:marLeft w:val="0"/>
      <w:marRight w:val="0"/>
      <w:marTop w:val="0"/>
      <w:marBottom w:val="0"/>
      <w:divBdr>
        <w:top w:val="none" w:sz="0" w:space="0" w:color="auto"/>
        <w:left w:val="none" w:sz="0" w:space="0" w:color="auto"/>
        <w:bottom w:val="none" w:sz="0" w:space="0" w:color="auto"/>
        <w:right w:val="none" w:sz="0" w:space="0" w:color="auto"/>
      </w:divBdr>
    </w:div>
    <w:div w:id="1202287485">
      <w:bodyDiv w:val="1"/>
      <w:marLeft w:val="0"/>
      <w:marRight w:val="0"/>
      <w:marTop w:val="0"/>
      <w:marBottom w:val="0"/>
      <w:divBdr>
        <w:top w:val="none" w:sz="0" w:space="0" w:color="auto"/>
        <w:left w:val="none" w:sz="0" w:space="0" w:color="auto"/>
        <w:bottom w:val="none" w:sz="0" w:space="0" w:color="auto"/>
        <w:right w:val="none" w:sz="0" w:space="0" w:color="auto"/>
      </w:divBdr>
    </w:div>
    <w:div w:id="1203783488">
      <w:bodyDiv w:val="1"/>
      <w:marLeft w:val="0"/>
      <w:marRight w:val="0"/>
      <w:marTop w:val="0"/>
      <w:marBottom w:val="0"/>
      <w:divBdr>
        <w:top w:val="none" w:sz="0" w:space="0" w:color="auto"/>
        <w:left w:val="none" w:sz="0" w:space="0" w:color="auto"/>
        <w:bottom w:val="none" w:sz="0" w:space="0" w:color="auto"/>
        <w:right w:val="none" w:sz="0" w:space="0" w:color="auto"/>
      </w:divBdr>
      <w:divsChild>
        <w:div w:id="1407339510">
          <w:marLeft w:val="0"/>
          <w:marRight w:val="0"/>
          <w:marTop w:val="0"/>
          <w:marBottom w:val="0"/>
          <w:divBdr>
            <w:top w:val="none" w:sz="0" w:space="0" w:color="auto"/>
            <w:left w:val="none" w:sz="0" w:space="0" w:color="auto"/>
            <w:bottom w:val="none" w:sz="0" w:space="0" w:color="auto"/>
            <w:right w:val="none" w:sz="0" w:space="0" w:color="auto"/>
          </w:divBdr>
          <w:divsChild>
            <w:div w:id="705256143">
              <w:marLeft w:val="0"/>
              <w:marRight w:val="0"/>
              <w:marTop w:val="0"/>
              <w:marBottom w:val="0"/>
              <w:divBdr>
                <w:top w:val="none" w:sz="0" w:space="0" w:color="auto"/>
                <w:left w:val="none" w:sz="0" w:space="0" w:color="auto"/>
                <w:bottom w:val="none" w:sz="0" w:space="0" w:color="auto"/>
                <w:right w:val="none" w:sz="0" w:space="0" w:color="auto"/>
              </w:divBdr>
              <w:divsChild>
                <w:div w:id="2049523761">
                  <w:marLeft w:val="0"/>
                  <w:marRight w:val="0"/>
                  <w:marTop w:val="0"/>
                  <w:marBottom w:val="0"/>
                  <w:divBdr>
                    <w:top w:val="none" w:sz="0" w:space="0" w:color="auto"/>
                    <w:left w:val="none" w:sz="0" w:space="0" w:color="auto"/>
                    <w:bottom w:val="none" w:sz="0" w:space="0" w:color="auto"/>
                    <w:right w:val="none" w:sz="0" w:space="0" w:color="auto"/>
                  </w:divBdr>
                  <w:divsChild>
                    <w:div w:id="82919979">
                      <w:marLeft w:val="4275"/>
                      <w:marRight w:val="0"/>
                      <w:marTop w:val="615"/>
                      <w:marBottom w:val="0"/>
                      <w:divBdr>
                        <w:top w:val="none" w:sz="0" w:space="0" w:color="auto"/>
                        <w:left w:val="none" w:sz="0" w:space="0" w:color="auto"/>
                        <w:bottom w:val="none" w:sz="0" w:space="0" w:color="auto"/>
                        <w:right w:val="none" w:sz="0" w:space="0" w:color="auto"/>
                      </w:divBdr>
                      <w:divsChild>
                        <w:div w:id="344485032">
                          <w:marLeft w:val="0"/>
                          <w:marRight w:val="0"/>
                          <w:marTop w:val="0"/>
                          <w:marBottom w:val="0"/>
                          <w:divBdr>
                            <w:top w:val="none" w:sz="0" w:space="0" w:color="auto"/>
                            <w:left w:val="none" w:sz="0" w:space="0" w:color="auto"/>
                            <w:bottom w:val="none" w:sz="0" w:space="0" w:color="auto"/>
                            <w:right w:val="none" w:sz="0" w:space="0" w:color="auto"/>
                          </w:divBdr>
                          <w:divsChild>
                            <w:div w:id="4100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144662">
      <w:bodyDiv w:val="1"/>
      <w:marLeft w:val="0"/>
      <w:marRight w:val="0"/>
      <w:marTop w:val="0"/>
      <w:marBottom w:val="0"/>
      <w:divBdr>
        <w:top w:val="none" w:sz="0" w:space="0" w:color="auto"/>
        <w:left w:val="none" w:sz="0" w:space="0" w:color="auto"/>
        <w:bottom w:val="none" w:sz="0" w:space="0" w:color="auto"/>
        <w:right w:val="none" w:sz="0" w:space="0" w:color="auto"/>
      </w:divBdr>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35896119">
      <w:bodyDiv w:val="1"/>
      <w:marLeft w:val="0"/>
      <w:marRight w:val="0"/>
      <w:marTop w:val="0"/>
      <w:marBottom w:val="0"/>
      <w:divBdr>
        <w:top w:val="none" w:sz="0" w:space="0" w:color="auto"/>
        <w:left w:val="none" w:sz="0" w:space="0" w:color="auto"/>
        <w:bottom w:val="none" w:sz="0" w:space="0" w:color="auto"/>
        <w:right w:val="none" w:sz="0" w:space="0" w:color="auto"/>
      </w:divBdr>
    </w:div>
    <w:div w:id="1243879570">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58824910">
      <w:bodyDiv w:val="1"/>
      <w:marLeft w:val="0"/>
      <w:marRight w:val="0"/>
      <w:marTop w:val="0"/>
      <w:marBottom w:val="0"/>
      <w:divBdr>
        <w:top w:val="none" w:sz="0" w:space="0" w:color="auto"/>
        <w:left w:val="none" w:sz="0" w:space="0" w:color="auto"/>
        <w:bottom w:val="none" w:sz="0" w:space="0" w:color="auto"/>
        <w:right w:val="none" w:sz="0" w:space="0" w:color="auto"/>
      </w:divBdr>
    </w:div>
    <w:div w:id="1266231767">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99922907">
      <w:bodyDiv w:val="1"/>
      <w:marLeft w:val="0"/>
      <w:marRight w:val="0"/>
      <w:marTop w:val="0"/>
      <w:marBottom w:val="0"/>
      <w:divBdr>
        <w:top w:val="none" w:sz="0" w:space="0" w:color="auto"/>
        <w:left w:val="none" w:sz="0" w:space="0" w:color="auto"/>
        <w:bottom w:val="none" w:sz="0" w:space="0" w:color="auto"/>
        <w:right w:val="none" w:sz="0" w:space="0" w:color="auto"/>
      </w:divBdr>
      <w:divsChild>
        <w:div w:id="488986982">
          <w:marLeft w:val="0"/>
          <w:marRight w:val="0"/>
          <w:marTop w:val="0"/>
          <w:marBottom w:val="0"/>
          <w:divBdr>
            <w:top w:val="none" w:sz="0" w:space="0" w:color="auto"/>
            <w:left w:val="none" w:sz="0" w:space="0" w:color="auto"/>
            <w:bottom w:val="none" w:sz="0" w:space="0" w:color="auto"/>
            <w:right w:val="none" w:sz="0" w:space="0" w:color="auto"/>
          </w:divBdr>
          <w:divsChild>
            <w:div w:id="872499062">
              <w:marLeft w:val="0"/>
              <w:marRight w:val="0"/>
              <w:marTop w:val="0"/>
              <w:marBottom w:val="0"/>
              <w:divBdr>
                <w:top w:val="none" w:sz="0" w:space="0" w:color="auto"/>
                <w:left w:val="none" w:sz="0" w:space="0" w:color="auto"/>
                <w:bottom w:val="none" w:sz="0" w:space="0" w:color="auto"/>
                <w:right w:val="none" w:sz="0" w:space="0" w:color="auto"/>
              </w:divBdr>
              <w:divsChild>
                <w:div w:id="1923490473">
                  <w:marLeft w:val="0"/>
                  <w:marRight w:val="0"/>
                  <w:marTop w:val="0"/>
                  <w:marBottom w:val="0"/>
                  <w:divBdr>
                    <w:top w:val="none" w:sz="0" w:space="0" w:color="auto"/>
                    <w:left w:val="none" w:sz="0" w:space="0" w:color="auto"/>
                    <w:bottom w:val="none" w:sz="0" w:space="0" w:color="auto"/>
                    <w:right w:val="none" w:sz="0" w:space="0" w:color="auto"/>
                  </w:divBdr>
                  <w:divsChild>
                    <w:div w:id="905065592">
                      <w:marLeft w:val="4275"/>
                      <w:marRight w:val="0"/>
                      <w:marTop w:val="0"/>
                      <w:marBottom w:val="0"/>
                      <w:divBdr>
                        <w:top w:val="none" w:sz="0" w:space="0" w:color="auto"/>
                        <w:left w:val="none" w:sz="0" w:space="0" w:color="auto"/>
                        <w:bottom w:val="none" w:sz="0" w:space="0" w:color="auto"/>
                        <w:right w:val="none" w:sz="0" w:space="0" w:color="auto"/>
                      </w:divBdr>
                      <w:divsChild>
                        <w:div w:id="423232907">
                          <w:marLeft w:val="0"/>
                          <w:marRight w:val="0"/>
                          <w:marTop w:val="0"/>
                          <w:marBottom w:val="0"/>
                          <w:divBdr>
                            <w:top w:val="none" w:sz="0" w:space="0" w:color="auto"/>
                            <w:left w:val="none" w:sz="0" w:space="0" w:color="auto"/>
                            <w:bottom w:val="none" w:sz="0" w:space="0" w:color="auto"/>
                            <w:right w:val="none" w:sz="0" w:space="0" w:color="auto"/>
                          </w:divBdr>
                          <w:divsChild>
                            <w:div w:id="3496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23327">
      <w:bodyDiv w:val="1"/>
      <w:marLeft w:val="0"/>
      <w:marRight w:val="0"/>
      <w:marTop w:val="0"/>
      <w:marBottom w:val="0"/>
      <w:divBdr>
        <w:top w:val="none" w:sz="0" w:space="0" w:color="auto"/>
        <w:left w:val="none" w:sz="0" w:space="0" w:color="auto"/>
        <w:bottom w:val="none" w:sz="0" w:space="0" w:color="auto"/>
        <w:right w:val="none" w:sz="0" w:space="0" w:color="auto"/>
      </w:divBdr>
    </w:div>
    <w:div w:id="1318457718">
      <w:bodyDiv w:val="1"/>
      <w:marLeft w:val="0"/>
      <w:marRight w:val="0"/>
      <w:marTop w:val="0"/>
      <w:marBottom w:val="0"/>
      <w:divBdr>
        <w:top w:val="none" w:sz="0" w:space="0" w:color="auto"/>
        <w:left w:val="none" w:sz="0" w:space="0" w:color="auto"/>
        <w:bottom w:val="none" w:sz="0" w:space="0" w:color="auto"/>
        <w:right w:val="none" w:sz="0" w:space="0" w:color="auto"/>
      </w:divBdr>
    </w:div>
    <w:div w:id="1325622238">
      <w:bodyDiv w:val="1"/>
      <w:marLeft w:val="0"/>
      <w:marRight w:val="0"/>
      <w:marTop w:val="0"/>
      <w:marBottom w:val="0"/>
      <w:divBdr>
        <w:top w:val="none" w:sz="0" w:space="0" w:color="auto"/>
        <w:left w:val="none" w:sz="0" w:space="0" w:color="auto"/>
        <w:bottom w:val="none" w:sz="0" w:space="0" w:color="auto"/>
        <w:right w:val="none" w:sz="0" w:space="0" w:color="auto"/>
      </w:divBdr>
    </w:div>
    <w:div w:id="1328706995">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0991063">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0111685">
      <w:bodyDiv w:val="1"/>
      <w:marLeft w:val="0"/>
      <w:marRight w:val="0"/>
      <w:marTop w:val="0"/>
      <w:marBottom w:val="0"/>
      <w:divBdr>
        <w:top w:val="none" w:sz="0" w:space="0" w:color="auto"/>
        <w:left w:val="none" w:sz="0" w:space="0" w:color="auto"/>
        <w:bottom w:val="none" w:sz="0" w:space="0" w:color="auto"/>
        <w:right w:val="none" w:sz="0" w:space="0" w:color="auto"/>
      </w:divBdr>
      <w:divsChild>
        <w:div w:id="1844314628">
          <w:marLeft w:val="547"/>
          <w:marRight w:val="0"/>
          <w:marTop w:val="0"/>
          <w:marBottom w:val="0"/>
          <w:divBdr>
            <w:top w:val="none" w:sz="0" w:space="0" w:color="auto"/>
            <w:left w:val="none" w:sz="0" w:space="0" w:color="auto"/>
            <w:bottom w:val="none" w:sz="0" w:space="0" w:color="auto"/>
            <w:right w:val="none" w:sz="0" w:space="0" w:color="auto"/>
          </w:divBdr>
        </w:div>
      </w:divsChild>
    </w:div>
    <w:div w:id="1373724205">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518292">
      <w:bodyDiv w:val="1"/>
      <w:marLeft w:val="0"/>
      <w:marRight w:val="0"/>
      <w:marTop w:val="0"/>
      <w:marBottom w:val="0"/>
      <w:divBdr>
        <w:top w:val="none" w:sz="0" w:space="0" w:color="auto"/>
        <w:left w:val="none" w:sz="0" w:space="0" w:color="auto"/>
        <w:bottom w:val="none" w:sz="0" w:space="0" w:color="auto"/>
        <w:right w:val="none" w:sz="0" w:space="0" w:color="auto"/>
      </w:divBdr>
      <w:divsChild>
        <w:div w:id="2091807094">
          <w:marLeft w:val="360"/>
          <w:marRight w:val="0"/>
          <w:marTop w:val="0"/>
          <w:marBottom w:val="80"/>
          <w:divBdr>
            <w:top w:val="none" w:sz="0" w:space="0" w:color="auto"/>
            <w:left w:val="none" w:sz="0" w:space="0" w:color="auto"/>
            <w:bottom w:val="none" w:sz="0" w:space="0" w:color="auto"/>
            <w:right w:val="none" w:sz="0" w:space="0" w:color="auto"/>
          </w:divBdr>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23990468">
      <w:bodyDiv w:val="1"/>
      <w:marLeft w:val="0"/>
      <w:marRight w:val="0"/>
      <w:marTop w:val="0"/>
      <w:marBottom w:val="0"/>
      <w:divBdr>
        <w:top w:val="none" w:sz="0" w:space="0" w:color="auto"/>
        <w:left w:val="none" w:sz="0" w:space="0" w:color="auto"/>
        <w:bottom w:val="none" w:sz="0" w:space="0" w:color="auto"/>
        <w:right w:val="none" w:sz="0" w:space="0" w:color="auto"/>
      </w:divBdr>
      <w:divsChild>
        <w:div w:id="701441939">
          <w:marLeft w:val="547"/>
          <w:marRight w:val="0"/>
          <w:marTop w:val="0"/>
          <w:marBottom w:val="0"/>
          <w:divBdr>
            <w:top w:val="none" w:sz="0" w:space="0" w:color="auto"/>
            <w:left w:val="none" w:sz="0" w:space="0" w:color="auto"/>
            <w:bottom w:val="none" w:sz="0" w:space="0" w:color="auto"/>
            <w:right w:val="none" w:sz="0" w:space="0" w:color="auto"/>
          </w:divBdr>
        </w:div>
      </w:divsChild>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41335974">
      <w:bodyDiv w:val="1"/>
      <w:marLeft w:val="0"/>
      <w:marRight w:val="0"/>
      <w:marTop w:val="0"/>
      <w:marBottom w:val="0"/>
      <w:divBdr>
        <w:top w:val="none" w:sz="0" w:space="0" w:color="auto"/>
        <w:left w:val="none" w:sz="0" w:space="0" w:color="auto"/>
        <w:bottom w:val="none" w:sz="0" w:space="0" w:color="auto"/>
        <w:right w:val="none" w:sz="0" w:space="0" w:color="auto"/>
      </w:divBdr>
    </w:div>
    <w:div w:id="1446072096">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199224">
      <w:bodyDiv w:val="1"/>
      <w:marLeft w:val="0"/>
      <w:marRight w:val="0"/>
      <w:marTop w:val="0"/>
      <w:marBottom w:val="0"/>
      <w:divBdr>
        <w:top w:val="none" w:sz="0" w:space="0" w:color="auto"/>
        <w:left w:val="none" w:sz="0" w:space="0" w:color="auto"/>
        <w:bottom w:val="none" w:sz="0" w:space="0" w:color="auto"/>
        <w:right w:val="none" w:sz="0" w:space="0" w:color="auto"/>
      </w:divBdr>
    </w:div>
    <w:div w:id="1465850069">
      <w:bodyDiv w:val="1"/>
      <w:marLeft w:val="0"/>
      <w:marRight w:val="0"/>
      <w:marTop w:val="0"/>
      <w:marBottom w:val="0"/>
      <w:divBdr>
        <w:top w:val="none" w:sz="0" w:space="0" w:color="auto"/>
        <w:left w:val="none" w:sz="0" w:space="0" w:color="auto"/>
        <w:bottom w:val="none" w:sz="0" w:space="0" w:color="auto"/>
        <w:right w:val="none" w:sz="0" w:space="0" w:color="auto"/>
      </w:divBdr>
    </w:div>
    <w:div w:id="1475222767">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692175">
      <w:bodyDiv w:val="1"/>
      <w:marLeft w:val="0"/>
      <w:marRight w:val="0"/>
      <w:marTop w:val="0"/>
      <w:marBottom w:val="0"/>
      <w:divBdr>
        <w:top w:val="none" w:sz="0" w:space="0" w:color="auto"/>
        <w:left w:val="none" w:sz="0" w:space="0" w:color="auto"/>
        <w:bottom w:val="none" w:sz="0" w:space="0" w:color="auto"/>
        <w:right w:val="none" w:sz="0" w:space="0" w:color="auto"/>
      </w:divBdr>
    </w:div>
    <w:div w:id="1526019056">
      <w:bodyDiv w:val="1"/>
      <w:marLeft w:val="120"/>
      <w:marRight w:val="120"/>
      <w:marTop w:val="0"/>
      <w:marBottom w:val="120"/>
      <w:divBdr>
        <w:top w:val="none" w:sz="0" w:space="0" w:color="auto"/>
        <w:left w:val="none" w:sz="0" w:space="0" w:color="auto"/>
        <w:bottom w:val="none" w:sz="0" w:space="0" w:color="auto"/>
        <w:right w:val="none" w:sz="0" w:space="0" w:color="auto"/>
      </w:divBdr>
      <w:divsChild>
        <w:div w:id="93868629">
          <w:marLeft w:val="0"/>
          <w:marRight w:val="0"/>
          <w:marTop w:val="0"/>
          <w:marBottom w:val="0"/>
          <w:divBdr>
            <w:top w:val="none" w:sz="0" w:space="0" w:color="auto"/>
            <w:left w:val="none" w:sz="0" w:space="0" w:color="auto"/>
            <w:bottom w:val="none" w:sz="0" w:space="0" w:color="auto"/>
            <w:right w:val="none" w:sz="0" w:space="0" w:color="auto"/>
          </w:divBdr>
          <w:divsChild>
            <w:div w:id="1075399432">
              <w:marLeft w:val="0"/>
              <w:marRight w:val="0"/>
              <w:marTop w:val="0"/>
              <w:marBottom w:val="0"/>
              <w:divBdr>
                <w:top w:val="none" w:sz="0" w:space="0" w:color="auto"/>
                <w:left w:val="none" w:sz="0" w:space="0" w:color="auto"/>
                <w:bottom w:val="none" w:sz="0" w:space="0" w:color="auto"/>
                <w:right w:val="none" w:sz="0" w:space="0" w:color="auto"/>
              </w:divBdr>
              <w:divsChild>
                <w:div w:id="521289641">
                  <w:marLeft w:val="0"/>
                  <w:marRight w:val="0"/>
                  <w:marTop w:val="0"/>
                  <w:marBottom w:val="0"/>
                  <w:divBdr>
                    <w:top w:val="none" w:sz="0" w:space="0" w:color="auto"/>
                    <w:left w:val="none" w:sz="0" w:space="0" w:color="auto"/>
                    <w:bottom w:val="none" w:sz="0" w:space="0" w:color="auto"/>
                    <w:right w:val="none" w:sz="0" w:space="0" w:color="auto"/>
                  </w:divBdr>
                  <w:divsChild>
                    <w:div w:id="13969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28832288">
      <w:bodyDiv w:val="1"/>
      <w:marLeft w:val="0"/>
      <w:marRight w:val="0"/>
      <w:marTop w:val="0"/>
      <w:marBottom w:val="0"/>
      <w:divBdr>
        <w:top w:val="none" w:sz="0" w:space="0" w:color="auto"/>
        <w:left w:val="none" w:sz="0" w:space="0" w:color="auto"/>
        <w:bottom w:val="none" w:sz="0" w:space="0" w:color="auto"/>
        <w:right w:val="none" w:sz="0" w:space="0" w:color="auto"/>
      </w:divBdr>
      <w:divsChild>
        <w:div w:id="1347318868">
          <w:marLeft w:val="0"/>
          <w:marRight w:val="0"/>
          <w:marTop w:val="0"/>
          <w:marBottom w:val="0"/>
          <w:divBdr>
            <w:top w:val="none" w:sz="0" w:space="0" w:color="auto"/>
            <w:left w:val="none" w:sz="0" w:space="0" w:color="auto"/>
            <w:bottom w:val="none" w:sz="0" w:space="0" w:color="auto"/>
            <w:right w:val="none" w:sz="0" w:space="0" w:color="auto"/>
          </w:divBdr>
          <w:divsChild>
            <w:div w:id="556472560">
              <w:marLeft w:val="0"/>
              <w:marRight w:val="0"/>
              <w:marTop w:val="0"/>
              <w:marBottom w:val="0"/>
              <w:divBdr>
                <w:top w:val="none" w:sz="0" w:space="0" w:color="auto"/>
                <w:left w:val="none" w:sz="0" w:space="0" w:color="auto"/>
                <w:bottom w:val="none" w:sz="0" w:space="0" w:color="auto"/>
                <w:right w:val="none" w:sz="0" w:space="0" w:color="auto"/>
              </w:divBdr>
              <w:divsChild>
                <w:div w:id="438646979">
                  <w:marLeft w:val="0"/>
                  <w:marRight w:val="0"/>
                  <w:marTop w:val="0"/>
                  <w:marBottom w:val="0"/>
                  <w:divBdr>
                    <w:top w:val="none" w:sz="0" w:space="0" w:color="auto"/>
                    <w:left w:val="none" w:sz="0" w:space="0" w:color="auto"/>
                    <w:bottom w:val="none" w:sz="0" w:space="0" w:color="auto"/>
                    <w:right w:val="none" w:sz="0" w:space="0" w:color="auto"/>
                  </w:divBdr>
                  <w:divsChild>
                    <w:div w:id="356004121">
                      <w:marLeft w:val="4275"/>
                      <w:marRight w:val="0"/>
                      <w:marTop w:val="615"/>
                      <w:marBottom w:val="0"/>
                      <w:divBdr>
                        <w:top w:val="none" w:sz="0" w:space="0" w:color="auto"/>
                        <w:left w:val="none" w:sz="0" w:space="0" w:color="auto"/>
                        <w:bottom w:val="none" w:sz="0" w:space="0" w:color="auto"/>
                        <w:right w:val="none" w:sz="0" w:space="0" w:color="auto"/>
                      </w:divBdr>
                      <w:divsChild>
                        <w:div w:id="1732658275">
                          <w:marLeft w:val="0"/>
                          <w:marRight w:val="0"/>
                          <w:marTop w:val="0"/>
                          <w:marBottom w:val="0"/>
                          <w:divBdr>
                            <w:top w:val="none" w:sz="0" w:space="0" w:color="auto"/>
                            <w:left w:val="none" w:sz="0" w:space="0" w:color="auto"/>
                            <w:bottom w:val="none" w:sz="0" w:space="0" w:color="auto"/>
                            <w:right w:val="none" w:sz="0" w:space="0" w:color="auto"/>
                          </w:divBdr>
                          <w:divsChild>
                            <w:div w:id="31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674162">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78510781">
      <w:bodyDiv w:val="1"/>
      <w:marLeft w:val="0"/>
      <w:marRight w:val="0"/>
      <w:marTop w:val="0"/>
      <w:marBottom w:val="0"/>
      <w:divBdr>
        <w:top w:val="none" w:sz="0" w:space="0" w:color="auto"/>
        <w:left w:val="none" w:sz="0" w:space="0" w:color="auto"/>
        <w:bottom w:val="none" w:sz="0" w:space="0" w:color="auto"/>
        <w:right w:val="none" w:sz="0" w:space="0" w:color="auto"/>
      </w:divBdr>
      <w:divsChild>
        <w:div w:id="1666591229">
          <w:marLeft w:val="0"/>
          <w:marRight w:val="0"/>
          <w:marTop w:val="0"/>
          <w:marBottom w:val="0"/>
          <w:divBdr>
            <w:top w:val="none" w:sz="0" w:space="0" w:color="auto"/>
            <w:left w:val="none" w:sz="0" w:space="0" w:color="auto"/>
            <w:bottom w:val="none" w:sz="0" w:space="0" w:color="auto"/>
            <w:right w:val="none" w:sz="0" w:space="0" w:color="auto"/>
          </w:divBdr>
          <w:divsChild>
            <w:div w:id="1869565624">
              <w:marLeft w:val="0"/>
              <w:marRight w:val="0"/>
              <w:marTop w:val="0"/>
              <w:marBottom w:val="0"/>
              <w:divBdr>
                <w:top w:val="none" w:sz="0" w:space="0" w:color="auto"/>
                <w:left w:val="none" w:sz="0" w:space="0" w:color="auto"/>
                <w:bottom w:val="none" w:sz="0" w:space="0" w:color="auto"/>
                <w:right w:val="none" w:sz="0" w:space="0" w:color="auto"/>
              </w:divBdr>
              <w:divsChild>
                <w:div w:id="614336968">
                  <w:marLeft w:val="0"/>
                  <w:marRight w:val="0"/>
                  <w:marTop w:val="0"/>
                  <w:marBottom w:val="0"/>
                  <w:divBdr>
                    <w:top w:val="none" w:sz="0" w:space="0" w:color="auto"/>
                    <w:left w:val="none" w:sz="0" w:space="0" w:color="auto"/>
                    <w:bottom w:val="none" w:sz="0" w:space="0" w:color="auto"/>
                    <w:right w:val="none" w:sz="0" w:space="0" w:color="auto"/>
                  </w:divBdr>
                </w:div>
                <w:div w:id="796023740">
                  <w:marLeft w:val="0"/>
                  <w:marRight w:val="0"/>
                  <w:marTop w:val="0"/>
                  <w:marBottom w:val="0"/>
                  <w:divBdr>
                    <w:top w:val="none" w:sz="0" w:space="0" w:color="auto"/>
                    <w:left w:val="none" w:sz="0" w:space="0" w:color="auto"/>
                    <w:bottom w:val="none" w:sz="0" w:space="0" w:color="auto"/>
                    <w:right w:val="none" w:sz="0" w:space="0" w:color="auto"/>
                  </w:divBdr>
                  <w:divsChild>
                    <w:div w:id="532811328">
                      <w:marLeft w:val="0"/>
                      <w:marRight w:val="0"/>
                      <w:marTop w:val="0"/>
                      <w:marBottom w:val="0"/>
                      <w:divBdr>
                        <w:top w:val="none" w:sz="0" w:space="0" w:color="auto"/>
                        <w:left w:val="none" w:sz="0" w:space="0" w:color="auto"/>
                        <w:bottom w:val="none" w:sz="0" w:space="0" w:color="auto"/>
                        <w:right w:val="none" w:sz="0" w:space="0" w:color="auto"/>
                      </w:divBdr>
                      <w:divsChild>
                        <w:div w:id="1280530159">
                          <w:marLeft w:val="0"/>
                          <w:marRight w:val="0"/>
                          <w:marTop w:val="0"/>
                          <w:marBottom w:val="240"/>
                          <w:divBdr>
                            <w:top w:val="none" w:sz="0" w:space="0" w:color="auto"/>
                            <w:left w:val="none" w:sz="0" w:space="0" w:color="auto"/>
                            <w:bottom w:val="none" w:sz="0" w:space="0" w:color="auto"/>
                            <w:right w:val="none" w:sz="0" w:space="0" w:color="auto"/>
                          </w:divBdr>
                        </w:div>
                        <w:div w:id="538787422">
                          <w:marLeft w:val="0"/>
                          <w:marRight w:val="0"/>
                          <w:marTop w:val="0"/>
                          <w:marBottom w:val="240"/>
                          <w:divBdr>
                            <w:top w:val="none" w:sz="0" w:space="0" w:color="auto"/>
                            <w:left w:val="none" w:sz="0" w:space="0" w:color="auto"/>
                            <w:bottom w:val="none" w:sz="0" w:space="0" w:color="auto"/>
                            <w:right w:val="none" w:sz="0" w:space="0" w:color="auto"/>
                          </w:divBdr>
                        </w:div>
                        <w:div w:id="652835292">
                          <w:marLeft w:val="0"/>
                          <w:marRight w:val="0"/>
                          <w:marTop w:val="0"/>
                          <w:marBottom w:val="240"/>
                          <w:divBdr>
                            <w:top w:val="none" w:sz="0" w:space="0" w:color="auto"/>
                            <w:left w:val="none" w:sz="0" w:space="0" w:color="auto"/>
                            <w:bottom w:val="none" w:sz="0" w:space="0" w:color="auto"/>
                            <w:right w:val="none" w:sz="0" w:space="0" w:color="auto"/>
                          </w:divBdr>
                        </w:div>
                        <w:div w:id="565727359">
                          <w:marLeft w:val="0"/>
                          <w:marRight w:val="0"/>
                          <w:marTop w:val="0"/>
                          <w:marBottom w:val="240"/>
                          <w:divBdr>
                            <w:top w:val="none" w:sz="0" w:space="0" w:color="auto"/>
                            <w:left w:val="none" w:sz="0" w:space="0" w:color="auto"/>
                            <w:bottom w:val="none" w:sz="0" w:space="0" w:color="auto"/>
                            <w:right w:val="none" w:sz="0" w:space="0" w:color="auto"/>
                          </w:divBdr>
                        </w:div>
                        <w:div w:id="866217757">
                          <w:marLeft w:val="0"/>
                          <w:marRight w:val="0"/>
                          <w:marTop w:val="0"/>
                          <w:marBottom w:val="240"/>
                          <w:divBdr>
                            <w:top w:val="none" w:sz="0" w:space="0" w:color="auto"/>
                            <w:left w:val="none" w:sz="0" w:space="0" w:color="auto"/>
                            <w:bottom w:val="none" w:sz="0" w:space="0" w:color="auto"/>
                            <w:right w:val="none" w:sz="0" w:space="0" w:color="auto"/>
                          </w:divBdr>
                        </w:div>
                        <w:div w:id="13097004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452825892">
              <w:marLeft w:val="0"/>
              <w:marRight w:val="0"/>
              <w:marTop w:val="0"/>
              <w:marBottom w:val="0"/>
              <w:divBdr>
                <w:top w:val="none" w:sz="0" w:space="0" w:color="auto"/>
                <w:left w:val="none" w:sz="0" w:space="0" w:color="auto"/>
                <w:bottom w:val="none" w:sz="0" w:space="0" w:color="auto"/>
                <w:right w:val="none" w:sz="0" w:space="0" w:color="auto"/>
              </w:divBdr>
              <w:divsChild>
                <w:div w:id="2110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3321">
          <w:marLeft w:val="0"/>
          <w:marRight w:val="0"/>
          <w:marTop w:val="0"/>
          <w:marBottom w:val="0"/>
          <w:divBdr>
            <w:top w:val="none" w:sz="0" w:space="0" w:color="auto"/>
            <w:left w:val="none" w:sz="0" w:space="0" w:color="auto"/>
            <w:bottom w:val="none" w:sz="0" w:space="0" w:color="auto"/>
            <w:right w:val="none" w:sz="0" w:space="0" w:color="auto"/>
          </w:divBdr>
          <w:divsChild>
            <w:div w:id="1523399778">
              <w:marLeft w:val="0"/>
              <w:marRight w:val="0"/>
              <w:marTop w:val="0"/>
              <w:marBottom w:val="0"/>
              <w:divBdr>
                <w:top w:val="none" w:sz="0" w:space="0" w:color="auto"/>
                <w:left w:val="none" w:sz="0" w:space="0" w:color="auto"/>
                <w:bottom w:val="none" w:sz="0" w:space="0" w:color="auto"/>
                <w:right w:val="none" w:sz="0" w:space="0" w:color="auto"/>
              </w:divBdr>
              <w:divsChild>
                <w:div w:id="16422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583097757">
      <w:bodyDiv w:val="1"/>
      <w:marLeft w:val="0"/>
      <w:marRight w:val="0"/>
      <w:marTop w:val="0"/>
      <w:marBottom w:val="0"/>
      <w:divBdr>
        <w:top w:val="none" w:sz="0" w:space="0" w:color="auto"/>
        <w:left w:val="none" w:sz="0" w:space="0" w:color="auto"/>
        <w:bottom w:val="none" w:sz="0" w:space="0" w:color="auto"/>
        <w:right w:val="none" w:sz="0" w:space="0" w:color="auto"/>
      </w:divBdr>
    </w:div>
    <w:div w:id="1593203289">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126008">
      <w:bodyDiv w:val="1"/>
      <w:marLeft w:val="0"/>
      <w:marRight w:val="0"/>
      <w:marTop w:val="0"/>
      <w:marBottom w:val="0"/>
      <w:divBdr>
        <w:top w:val="none" w:sz="0" w:space="0" w:color="auto"/>
        <w:left w:val="none" w:sz="0" w:space="0" w:color="auto"/>
        <w:bottom w:val="none" w:sz="0" w:space="0" w:color="auto"/>
        <w:right w:val="none" w:sz="0" w:space="0" w:color="auto"/>
      </w:divBdr>
      <w:divsChild>
        <w:div w:id="245653414">
          <w:marLeft w:val="446"/>
          <w:marRight w:val="0"/>
          <w:marTop w:val="0"/>
          <w:marBottom w:val="0"/>
          <w:divBdr>
            <w:top w:val="none" w:sz="0" w:space="0" w:color="auto"/>
            <w:left w:val="none" w:sz="0" w:space="0" w:color="auto"/>
            <w:bottom w:val="none" w:sz="0" w:space="0" w:color="auto"/>
            <w:right w:val="none" w:sz="0" w:space="0" w:color="auto"/>
          </w:divBdr>
        </w:div>
        <w:div w:id="1747217453">
          <w:marLeft w:val="446"/>
          <w:marRight w:val="0"/>
          <w:marTop w:val="0"/>
          <w:marBottom w:val="0"/>
          <w:divBdr>
            <w:top w:val="none" w:sz="0" w:space="0" w:color="auto"/>
            <w:left w:val="none" w:sz="0" w:space="0" w:color="auto"/>
            <w:bottom w:val="none" w:sz="0" w:space="0" w:color="auto"/>
            <w:right w:val="none" w:sz="0" w:space="0" w:color="auto"/>
          </w:divBdr>
        </w:div>
        <w:div w:id="1922257244">
          <w:marLeft w:val="446"/>
          <w:marRight w:val="0"/>
          <w:marTop w:val="0"/>
          <w:marBottom w:val="0"/>
          <w:divBdr>
            <w:top w:val="none" w:sz="0" w:space="0" w:color="auto"/>
            <w:left w:val="none" w:sz="0" w:space="0" w:color="auto"/>
            <w:bottom w:val="none" w:sz="0" w:space="0" w:color="auto"/>
            <w:right w:val="none" w:sz="0" w:space="0" w:color="auto"/>
          </w:divBdr>
        </w:div>
        <w:div w:id="731461758">
          <w:marLeft w:val="446"/>
          <w:marRight w:val="0"/>
          <w:marTop w:val="0"/>
          <w:marBottom w:val="0"/>
          <w:divBdr>
            <w:top w:val="none" w:sz="0" w:space="0" w:color="auto"/>
            <w:left w:val="none" w:sz="0" w:space="0" w:color="auto"/>
            <w:bottom w:val="none" w:sz="0" w:space="0" w:color="auto"/>
            <w:right w:val="none" w:sz="0" w:space="0" w:color="auto"/>
          </w:divBdr>
        </w:div>
        <w:div w:id="729115791">
          <w:marLeft w:val="446"/>
          <w:marRight w:val="0"/>
          <w:marTop w:val="0"/>
          <w:marBottom w:val="0"/>
          <w:divBdr>
            <w:top w:val="none" w:sz="0" w:space="0" w:color="auto"/>
            <w:left w:val="none" w:sz="0" w:space="0" w:color="auto"/>
            <w:bottom w:val="none" w:sz="0" w:space="0" w:color="auto"/>
            <w:right w:val="none" w:sz="0" w:space="0" w:color="auto"/>
          </w:divBdr>
        </w:div>
        <w:div w:id="1718774784">
          <w:marLeft w:val="446"/>
          <w:marRight w:val="0"/>
          <w:marTop w:val="0"/>
          <w:marBottom w:val="0"/>
          <w:divBdr>
            <w:top w:val="none" w:sz="0" w:space="0" w:color="auto"/>
            <w:left w:val="none" w:sz="0" w:space="0" w:color="auto"/>
            <w:bottom w:val="none" w:sz="0" w:space="0" w:color="auto"/>
            <w:right w:val="none" w:sz="0" w:space="0" w:color="auto"/>
          </w:divBdr>
        </w:div>
        <w:div w:id="2125077510">
          <w:marLeft w:val="446"/>
          <w:marRight w:val="0"/>
          <w:marTop w:val="0"/>
          <w:marBottom w:val="0"/>
          <w:divBdr>
            <w:top w:val="none" w:sz="0" w:space="0" w:color="auto"/>
            <w:left w:val="none" w:sz="0" w:space="0" w:color="auto"/>
            <w:bottom w:val="none" w:sz="0" w:space="0" w:color="auto"/>
            <w:right w:val="none" w:sz="0" w:space="0" w:color="auto"/>
          </w:divBdr>
        </w:div>
        <w:div w:id="2114014426">
          <w:marLeft w:val="446"/>
          <w:marRight w:val="0"/>
          <w:marTop w:val="0"/>
          <w:marBottom w:val="0"/>
          <w:divBdr>
            <w:top w:val="none" w:sz="0" w:space="0" w:color="auto"/>
            <w:left w:val="none" w:sz="0" w:space="0" w:color="auto"/>
            <w:bottom w:val="none" w:sz="0" w:space="0" w:color="auto"/>
            <w:right w:val="none" w:sz="0" w:space="0" w:color="auto"/>
          </w:divBdr>
        </w:div>
        <w:div w:id="257905007">
          <w:marLeft w:val="446"/>
          <w:marRight w:val="0"/>
          <w:marTop w:val="0"/>
          <w:marBottom w:val="0"/>
          <w:divBdr>
            <w:top w:val="none" w:sz="0" w:space="0" w:color="auto"/>
            <w:left w:val="none" w:sz="0" w:space="0" w:color="auto"/>
            <w:bottom w:val="none" w:sz="0" w:space="0" w:color="auto"/>
            <w:right w:val="none" w:sz="0" w:space="0" w:color="auto"/>
          </w:divBdr>
        </w:div>
        <w:div w:id="915434030">
          <w:marLeft w:val="446"/>
          <w:marRight w:val="0"/>
          <w:marTop w:val="0"/>
          <w:marBottom w:val="0"/>
          <w:divBdr>
            <w:top w:val="none" w:sz="0" w:space="0" w:color="auto"/>
            <w:left w:val="none" w:sz="0" w:space="0" w:color="auto"/>
            <w:bottom w:val="none" w:sz="0" w:space="0" w:color="auto"/>
            <w:right w:val="none" w:sz="0" w:space="0" w:color="auto"/>
          </w:divBdr>
        </w:div>
        <w:div w:id="745569605">
          <w:marLeft w:val="446"/>
          <w:marRight w:val="0"/>
          <w:marTop w:val="0"/>
          <w:marBottom w:val="0"/>
          <w:divBdr>
            <w:top w:val="none" w:sz="0" w:space="0" w:color="auto"/>
            <w:left w:val="none" w:sz="0" w:space="0" w:color="auto"/>
            <w:bottom w:val="none" w:sz="0" w:space="0" w:color="auto"/>
            <w:right w:val="none" w:sz="0" w:space="0" w:color="auto"/>
          </w:divBdr>
        </w:div>
      </w:divsChild>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29415">
      <w:bodyDiv w:val="1"/>
      <w:marLeft w:val="0"/>
      <w:marRight w:val="0"/>
      <w:marTop w:val="0"/>
      <w:marBottom w:val="0"/>
      <w:divBdr>
        <w:top w:val="none" w:sz="0" w:space="0" w:color="auto"/>
        <w:left w:val="none" w:sz="0" w:space="0" w:color="auto"/>
        <w:bottom w:val="none" w:sz="0" w:space="0" w:color="auto"/>
        <w:right w:val="none" w:sz="0" w:space="0" w:color="auto"/>
      </w:divBdr>
    </w:div>
    <w:div w:id="1646616055">
      <w:bodyDiv w:val="1"/>
      <w:marLeft w:val="0"/>
      <w:marRight w:val="0"/>
      <w:marTop w:val="0"/>
      <w:marBottom w:val="0"/>
      <w:divBdr>
        <w:top w:val="none" w:sz="0" w:space="0" w:color="auto"/>
        <w:left w:val="none" w:sz="0" w:space="0" w:color="auto"/>
        <w:bottom w:val="none" w:sz="0" w:space="0" w:color="auto"/>
        <w:right w:val="none" w:sz="0" w:space="0" w:color="auto"/>
      </w:divBdr>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64509531">
      <w:bodyDiv w:val="1"/>
      <w:marLeft w:val="0"/>
      <w:marRight w:val="0"/>
      <w:marTop w:val="0"/>
      <w:marBottom w:val="0"/>
      <w:divBdr>
        <w:top w:val="none" w:sz="0" w:space="0" w:color="auto"/>
        <w:left w:val="none" w:sz="0" w:space="0" w:color="auto"/>
        <w:bottom w:val="none" w:sz="0" w:space="0" w:color="auto"/>
        <w:right w:val="none" w:sz="0" w:space="0" w:color="auto"/>
      </w:divBdr>
      <w:divsChild>
        <w:div w:id="631178573">
          <w:marLeft w:val="547"/>
          <w:marRight w:val="0"/>
          <w:marTop w:val="0"/>
          <w:marBottom w:val="0"/>
          <w:divBdr>
            <w:top w:val="none" w:sz="0" w:space="0" w:color="auto"/>
            <w:left w:val="none" w:sz="0" w:space="0" w:color="auto"/>
            <w:bottom w:val="none" w:sz="0" w:space="0" w:color="auto"/>
            <w:right w:val="none" w:sz="0" w:space="0" w:color="auto"/>
          </w:divBdr>
        </w:div>
      </w:divsChild>
    </w:div>
    <w:div w:id="1672904005">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702232">
      <w:bodyDiv w:val="1"/>
      <w:marLeft w:val="0"/>
      <w:marRight w:val="0"/>
      <w:marTop w:val="0"/>
      <w:marBottom w:val="0"/>
      <w:divBdr>
        <w:top w:val="none" w:sz="0" w:space="0" w:color="auto"/>
        <w:left w:val="none" w:sz="0" w:space="0" w:color="auto"/>
        <w:bottom w:val="none" w:sz="0" w:space="0" w:color="auto"/>
        <w:right w:val="none" w:sz="0" w:space="0" w:color="auto"/>
      </w:divBdr>
      <w:divsChild>
        <w:div w:id="592124736">
          <w:marLeft w:val="-960"/>
          <w:marRight w:val="0"/>
          <w:marTop w:val="0"/>
          <w:marBottom w:val="0"/>
          <w:divBdr>
            <w:top w:val="none" w:sz="0" w:space="0" w:color="auto"/>
            <w:left w:val="none" w:sz="0" w:space="0" w:color="auto"/>
            <w:bottom w:val="none" w:sz="0" w:space="0" w:color="auto"/>
            <w:right w:val="none" w:sz="0" w:space="0" w:color="auto"/>
          </w:divBdr>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690374066">
      <w:bodyDiv w:val="1"/>
      <w:marLeft w:val="0"/>
      <w:marRight w:val="0"/>
      <w:marTop w:val="0"/>
      <w:marBottom w:val="0"/>
      <w:divBdr>
        <w:top w:val="none" w:sz="0" w:space="0" w:color="auto"/>
        <w:left w:val="none" w:sz="0" w:space="0" w:color="auto"/>
        <w:bottom w:val="none" w:sz="0" w:space="0" w:color="auto"/>
        <w:right w:val="none" w:sz="0" w:space="0" w:color="auto"/>
      </w:divBdr>
    </w:div>
    <w:div w:id="1697538131">
      <w:bodyDiv w:val="1"/>
      <w:marLeft w:val="0"/>
      <w:marRight w:val="0"/>
      <w:marTop w:val="0"/>
      <w:marBottom w:val="0"/>
      <w:divBdr>
        <w:top w:val="none" w:sz="0" w:space="0" w:color="auto"/>
        <w:left w:val="none" w:sz="0" w:space="0" w:color="auto"/>
        <w:bottom w:val="none" w:sz="0" w:space="0" w:color="auto"/>
        <w:right w:val="none" w:sz="0" w:space="0" w:color="auto"/>
      </w:divBdr>
    </w:div>
    <w:div w:id="1702516291">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53045373">
      <w:bodyDiv w:val="1"/>
      <w:marLeft w:val="0"/>
      <w:marRight w:val="0"/>
      <w:marTop w:val="0"/>
      <w:marBottom w:val="0"/>
      <w:divBdr>
        <w:top w:val="none" w:sz="0" w:space="0" w:color="auto"/>
        <w:left w:val="none" w:sz="0" w:space="0" w:color="auto"/>
        <w:bottom w:val="none" w:sz="0" w:space="0" w:color="auto"/>
        <w:right w:val="none" w:sz="0" w:space="0" w:color="auto"/>
      </w:divBdr>
      <w:divsChild>
        <w:div w:id="27413498">
          <w:marLeft w:val="547"/>
          <w:marRight w:val="0"/>
          <w:marTop w:val="60"/>
          <w:marBottom w:val="0"/>
          <w:divBdr>
            <w:top w:val="none" w:sz="0" w:space="0" w:color="auto"/>
            <w:left w:val="none" w:sz="0" w:space="0" w:color="auto"/>
            <w:bottom w:val="none" w:sz="0" w:space="0" w:color="auto"/>
            <w:right w:val="none" w:sz="0" w:space="0" w:color="auto"/>
          </w:divBdr>
        </w:div>
        <w:div w:id="121655064">
          <w:marLeft w:val="547"/>
          <w:marRight w:val="0"/>
          <w:marTop w:val="60"/>
          <w:marBottom w:val="0"/>
          <w:divBdr>
            <w:top w:val="none" w:sz="0" w:space="0" w:color="auto"/>
            <w:left w:val="none" w:sz="0" w:space="0" w:color="auto"/>
            <w:bottom w:val="none" w:sz="0" w:space="0" w:color="auto"/>
            <w:right w:val="none" w:sz="0" w:space="0" w:color="auto"/>
          </w:divBdr>
        </w:div>
        <w:div w:id="355155107">
          <w:marLeft w:val="547"/>
          <w:marRight w:val="0"/>
          <w:marTop w:val="60"/>
          <w:marBottom w:val="0"/>
          <w:divBdr>
            <w:top w:val="none" w:sz="0" w:space="0" w:color="auto"/>
            <w:left w:val="none" w:sz="0" w:space="0" w:color="auto"/>
            <w:bottom w:val="none" w:sz="0" w:space="0" w:color="auto"/>
            <w:right w:val="none" w:sz="0" w:space="0" w:color="auto"/>
          </w:divBdr>
        </w:div>
        <w:div w:id="718940619">
          <w:marLeft w:val="547"/>
          <w:marRight w:val="0"/>
          <w:marTop w:val="60"/>
          <w:marBottom w:val="0"/>
          <w:divBdr>
            <w:top w:val="none" w:sz="0" w:space="0" w:color="auto"/>
            <w:left w:val="none" w:sz="0" w:space="0" w:color="auto"/>
            <w:bottom w:val="none" w:sz="0" w:space="0" w:color="auto"/>
            <w:right w:val="none" w:sz="0" w:space="0" w:color="auto"/>
          </w:divBdr>
        </w:div>
        <w:div w:id="1240553255">
          <w:marLeft w:val="547"/>
          <w:marRight w:val="0"/>
          <w:marTop w:val="60"/>
          <w:marBottom w:val="0"/>
          <w:divBdr>
            <w:top w:val="none" w:sz="0" w:space="0" w:color="auto"/>
            <w:left w:val="none" w:sz="0" w:space="0" w:color="auto"/>
            <w:bottom w:val="none" w:sz="0" w:space="0" w:color="auto"/>
            <w:right w:val="none" w:sz="0" w:space="0" w:color="auto"/>
          </w:divBdr>
        </w:div>
        <w:div w:id="1874148017">
          <w:marLeft w:val="547"/>
          <w:marRight w:val="0"/>
          <w:marTop w:val="60"/>
          <w:marBottom w:val="0"/>
          <w:divBdr>
            <w:top w:val="none" w:sz="0" w:space="0" w:color="auto"/>
            <w:left w:val="none" w:sz="0" w:space="0" w:color="auto"/>
            <w:bottom w:val="none" w:sz="0" w:space="0" w:color="auto"/>
            <w:right w:val="none" w:sz="0" w:space="0" w:color="auto"/>
          </w:divBdr>
        </w:div>
        <w:div w:id="2136559680">
          <w:marLeft w:val="547"/>
          <w:marRight w:val="0"/>
          <w:marTop w:val="60"/>
          <w:marBottom w:val="0"/>
          <w:divBdr>
            <w:top w:val="none" w:sz="0" w:space="0" w:color="auto"/>
            <w:left w:val="none" w:sz="0" w:space="0" w:color="auto"/>
            <w:bottom w:val="none" w:sz="0" w:space="0" w:color="auto"/>
            <w:right w:val="none" w:sz="0" w:space="0" w:color="auto"/>
          </w:divBdr>
        </w:div>
      </w:divsChild>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0347612">
      <w:bodyDiv w:val="1"/>
      <w:marLeft w:val="0"/>
      <w:marRight w:val="0"/>
      <w:marTop w:val="0"/>
      <w:marBottom w:val="0"/>
      <w:divBdr>
        <w:top w:val="none" w:sz="0" w:space="0" w:color="auto"/>
        <w:left w:val="none" w:sz="0" w:space="0" w:color="auto"/>
        <w:bottom w:val="none" w:sz="0" w:space="0" w:color="auto"/>
        <w:right w:val="none" w:sz="0" w:space="0" w:color="auto"/>
      </w:divBdr>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787309990">
      <w:bodyDiv w:val="1"/>
      <w:marLeft w:val="0"/>
      <w:marRight w:val="0"/>
      <w:marTop w:val="0"/>
      <w:marBottom w:val="0"/>
      <w:divBdr>
        <w:top w:val="none" w:sz="0" w:space="0" w:color="auto"/>
        <w:left w:val="none" w:sz="0" w:space="0" w:color="auto"/>
        <w:bottom w:val="none" w:sz="0" w:space="0" w:color="auto"/>
        <w:right w:val="none" w:sz="0" w:space="0" w:color="auto"/>
      </w:divBdr>
      <w:divsChild>
        <w:div w:id="300383160">
          <w:marLeft w:val="547"/>
          <w:marRight w:val="0"/>
          <w:marTop w:val="0"/>
          <w:marBottom w:val="0"/>
          <w:divBdr>
            <w:top w:val="none" w:sz="0" w:space="0" w:color="auto"/>
            <w:left w:val="none" w:sz="0" w:space="0" w:color="auto"/>
            <w:bottom w:val="none" w:sz="0" w:space="0" w:color="auto"/>
            <w:right w:val="none" w:sz="0" w:space="0" w:color="auto"/>
          </w:divBdr>
        </w:div>
      </w:divsChild>
    </w:div>
    <w:div w:id="1824619837">
      <w:bodyDiv w:val="1"/>
      <w:marLeft w:val="0"/>
      <w:marRight w:val="0"/>
      <w:marTop w:val="0"/>
      <w:marBottom w:val="0"/>
      <w:divBdr>
        <w:top w:val="none" w:sz="0" w:space="0" w:color="auto"/>
        <w:left w:val="none" w:sz="0" w:space="0" w:color="auto"/>
        <w:bottom w:val="none" w:sz="0" w:space="0" w:color="auto"/>
        <w:right w:val="none" w:sz="0" w:space="0" w:color="auto"/>
      </w:divBdr>
    </w:div>
    <w:div w:id="1831214243">
      <w:bodyDiv w:val="1"/>
      <w:marLeft w:val="0"/>
      <w:marRight w:val="0"/>
      <w:marTop w:val="0"/>
      <w:marBottom w:val="0"/>
      <w:divBdr>
        <w:top w:val="none" w:sz="0" w:space="0" w:color="auto"/>
        <w:left w:val="none" w:sz="0" w:space="0" w:color="auto"/>
        <w:bottom w:val="none" w:sz="0" w:space="0" w:color="auto"/>
        <w:right w:val="none" w:sz="0" w:space="0" w:color="auto"/>
      </w:divBdr>
    </w:div>
    <w:div w:id="1832015480">
      <w:bodyDiv w:val="1"/>
      <w:marLeft w:val="0"/>
      <w:marRight w:val="0"/>
      <w:marTop w:val="0"/>
      <w:marBottom w:val="0"/>
      <w:divBdr>
        <w:top w:val="none" w:sz="0" w:space="0" w:color="auto"/>
        <w:left w:val="none" w:sz="0" w:space="0" w:color="auto"/>
        <w:bottom w:val="none" w:sz="0" w:space="0" w:color="auto"/>
        <w:right w:val="none" w:sz="0" w:space="0" w:color="auto"/>
      </w:divBdr>
    </w:div>
    <w:div w:id="1835024404">
      <w:bodyDiv w:val="1"/>
      <w:marLeft w:val="0"/>
      <w:marRight w:val="0"/>
      <w:marTop w:val="0"/>
      <w:marBottom w:val="0"/>
      <w:divBdr>
        <w:top w:val="none" w:sz="0" w:space="0" w:color="auto"/>
        <w:left w:val="none" w:sz="0" w:space="0" w:color="auto"/>
        <w:bottom w:val="none" w:sz="0" w:space="0" w:color="auto"/>
        <w:right w:val="none" w:sz="0" w:space="0" w:color="auto"/>
      </w:divBdr>
    </w:div>
    <w:div w:id="1840270025">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1643400">
      <w:bodyDiv w:val="1"/>
      <w:marLeft w:val="0"/>
      <w:marRight w:val="0"/>
      <w:marTop w:val="0"/>
      <w:marBottom w:val="0"/>
      <w:divBdr>
        <w:top w:val="none" w:sz="0" w:space="0" w:color="auto"/>
        <w:left w:val="none" w:sz="0" w:space="0" w:color="auto"/>
        <w:bottom w:val="none" w:sz="0" w:space="0" w:color="auto"/>
        <w:right w:val="none" w:sz="0" w:space="0" w:color="auto"/>
      </w:divBdr>
      <w:divsChild>
        <w:div w:id="1908959522">
          <w:marLeft w:val="0"/>
          <w:marRight w:val="0"/>
          <w:marTop w:val="0"/>
          <w:marBottom w:val="0"/>
          <w:divBdr>
            <w:top w:val="none" w:sz="0" w:space="0" w:color="auto"/>
            <w:left w:val="none" w:sz="0" w:space="0" w:color="auto"/>
            <w:bottom w:val="none" w:sz="0" w:space="0" w:color="auto"/>
            <w:right w:val="none" w:sz="0" w:space="0" w:color="auto"/>
          </w:divBdr>
          <w:divsChild>
            <w:div w:id="1948073958">
              <w:marLeft w:val="0"/>
              <w:marRight w:val="0"/>
              <w:marTop w:val="0"/>
              <w:marBottom w:val="0"/>
              <w:divBdr>
                <w:top w:val="none" w:sz="0" w:space="0" w:color="auto"/>
                <w:left w:val="none" w:sz="0" w:space="0" w:color="auto"/>
                <w:bottom w:val="none" w:sz="0" w:space="0" w:color="auto"/>
                <w:right w:val="none" w:sz="0" w:space="0" w:color="auto"/>
              </w:divBdr>
              <w:divsChild>
                <w:div w:id="997343109">
                  <w:marLeft w:val="0"/>
                  <w:marRight w:val="0"/>
                  <w:marTop w:val="0"/>
                  <w:marBottom w:val="0"/>
                  <w:divBdr>
                    <w:top w:val="none" w:sz="0" w:space="0" w:color="auto"/>
                    <w:left w:val="none" w:sz="0" w:space="0" w:color="auto"/>
                    <w:bottom w:val="none" w:sz="0" w:space="0" w:color="auto"/>
                    <w:right w:val="none" w:sz="0" w:space="0" w:color="auto"/>
                  </w:divBdr>
                  <w:divsChild>
                    <w:div w:id="993460229">
                      <w:marLeft w:val="0"/>
                      <w:marRight w:val="0"/>
                      <w:marTop w:val="0"/>
                      <w:marBottom w:val="0"/>
                      <w:divBdr>
                        <w:top w:val="none" w:sz="0" w:space="0" w:color="auto"/>
                        <w:left w:val="none" w:sz="0" w:space="0" w:color="auto"/>
                        <w:bottom w:val="none" w:sz="0" w:space="0" w:color="auto"/>
                        <w:right w:val="none" w:sz="0" w:space="0" w:color="auto"/>
                      </w:divBdr>
                      <w:divsChild>
                        <w:div w:id="360670860">
                          <w:marLeft w:val="0"/>
                          <w:marRight w:val="0"/>
                          <w:marTop w:val="0"/>
                          <w:marBottom w:val="0"/>
                          <w:divBdr>
                            <w:top w:val="none" w:sz="0" w:space="0" w:color="auto"/>
                            <w:left w:val="none" w:sz="0" w:space="0" w:color="auto"/>
                            <w:bottom w:val="none" w:sz="0" w:space="0" w:color="auto"/>
                            <w:right w:val="none" w:sz="0" w:space="0" w:color="auto"/>
                          </w:divBdr>
                          <w:divsChild>
                            <w:div w:id="450440015">
                              <w:marLeft w:val="0"/>
                              <w:marRight w:val="0"/>
                              <w:marTop w:val="0"/>
                              <w:marBottom w:val="0"/>
                              <w:divBdr>
                                <w:top w:val="none" w:sz="0" w:space="0" w:color="auto"/>
                                <w:left w:val="none" w:sz="0" w:space="0" w:color="auto"/>
                                <w:bottom w:val="none" w:sz="0" w:space="0" w:color="auto"/>
                                <w:right w:val="none" w:sz="0" w:space="0" w:color="auto"/>
                              </w:divBdr>
                              <w:divsChild>
                                <w:div w:id="544872331">
                                  <w:marLeft w:val="0"/>
                                  <w:marRight w:val="0"/>
                                  <w:marTop w:val="0"/>
                                  <w:marBottom w:val="0"/>
                                  <w:divBdr>
                                    <w:top w:val="none" w:sz="0" w:space="0" w:color="auto"/>
                                    <w:left w:val="none" w:sz="0" w:space="0" w:color="auto"/>
                                    <w:bottom w:val="none" w:sz="0" w:space="0" w:color="auto"/>
                                    <w:right w:val="none" w:sz="0" w:space="0" w:color="auto"/>
                                  </w:divBdr>
                                </w:div>
                                <w:div w:id="601303594">
                                  <w:marLeft w:val="0"/>
                                  <w:marRight w:val="0"/>
                                  <w:marTop w:val="0"/>
                                  <w:marBottom w:val="0"/>
                                  <w:divBdr>
                                    <w:top w:val="none" w:sz="0" w:space="0" w:color="auto"/>
                                    <w:left w:val="none" w:sz="0" w:space="0" w:color="auto"/>
                                    <w:bottom w:val="none" w:sz="0" w:space="0" w:color="auto"/>
                                    <w:right w:val="none" w:sz="0" w:space="0" w:color="auto"/>
                                  </w:divBdr>
                                  <w:divsChild>
                                    <w:div w:id="8120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328313">
      <w:bodyDiv w:val="1"/>
      <w:marLeft w:val="0"/>
      <w:marRight w:val="0"/>
      <w:marTop w:val="0"/>
      <w:marBottom w:val="0"/>
      <w:divBdr>
        <w:top w:val="none" w:sz="0" w:space="0" w:color="auto"/>
        <w:left w:val="none" w:sz="0" w:space="0" w:color="auto"/>
        <w:bottom w:val="none" w:sz="0" w:space="0" w:color="auto"/>
        <w:right w:val="none" w:sz="0" w:space="0" w:color="auto"/>
      </w:divBdr>
      <w:divsChild>
        <w:div w:id="666323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84172029">
      <w:bodyDiv w:val="1"/>
      <w:marLeft w:val="0"/>
      <w:marRight w:val="0"/>
      <w:marTop w:val="0"/>
      <w:marBottom w:val="0"/>
      <w:divBdr>
        <w:top w:val="none" w:sz="0" w:space="0" w:color="auto"/>
        <w:left w:val="none" w:sz="0" w:space="0" w:color="auto"/>
        <w:bottom w:val="none" w:sz="0" w:space="0" w:color="auto"/>
        <w:right w:val="none" w:sz="0" w:space="0" w:color="auto"/>
      </w:divBdr>
      <w:divsChild>
        <w:div w:id="1617785590">
          <w:marLeft w:val="0"/>
          <w:marRight w:val="0"/>
          <w:marTop w:val="150"/>
          <w:marBottom w:val="150"/>
          <w:divBdr>
            <w:top w:val="single" w:sz="6" w:space="0" w:color="CCCCCC"/>
            <w:left w:val="single" w:sz="6" w:space="0" w:color="CCCCCC"/>
            <w:bottom w:val="single" w:sz="6" w:space="0" w:color="CCCCCC"/>
            <w:right w:val="single" w:sz="6" w:space="0" w:color="CCCCCC"/>
          </w:divBdr>
        </w:div>
      </w:divsChild>
    </w:div>
    <w:div w:id="1897663027">
      <w:bodyDiv w:val="1"/>
      <w:marLeft w:val="0"/>
      <w:marRight w:val="0"/>
      <w:marTop w:val="0"/>
      <w:marBottom w:val="0"/>
      <w:divBdr>
        <w:top w:val="none" w:sz="0" w:space="0" w:color="auto"/>
        <w:left w:val="none" w:sz="0" w:space="0" w:color="auto"/>
        <w:bottom w:val="none" w:sz="0" w:space="0" w:color="auto"/>
        <w:right w:val="none" w:sz="0" w:space="0" w:color="auto"/>
      </w:divBdr>
      <w:divsChild>
        <w:div w:id="1733037824">
          <w:marLeft w:val="547"/>
          <w:marRight w:val="0"/>
          <w:marTop w:val="0"/>
          <w:marBottom w:val="0"/>
          <w:divBdr>
            <w:top w:val="none" w:sz="0" w:space="0" w:color="auto"/>
            <w:left w:val="none" w:sz="0" w:space="0" w:color="auto"/>
            <w:bottom w:val="none" w:sz="0" w:space="0" w:color="auto"/>
            <w:right w:val="none" w:sz="0" w:space="0" w:color="auto"/>
          </w:divBdr>
        </w:div>
      </w:divsChild>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899781714">
      <w:bodyDiv w:val="1"/>
      <w:marLeft w:val="0"/>
      <w:marRight w:val="0"/>
      <w:marTop w:val="0"/>
      <w:marBottom w:val="0"/>
      <w:divBdr>
        <w:top w:val="none" w:sz="0" w:space="0" w:color="auto"/>
        <w:left w:val="none" w:sz="0" w:space="0" w:color="auto"/>
        <w:bottom w:val="none" w:sz="0" w:space="0" w:color="auto"/>
        <w:right w:val="none" w:sz="0" w:space="0" w:color="auto"/>
      </w:divBdr>
    </w:div>
    <w:div w:id="1922367574">
      <w:bodyDiv w:val="1"/>
      <w:marLeft w:val="0"/>
      <w:marRight w:val="0"/>
      <w:marTop w:val="0"/>
      <w:marBottom w:val="0"/>
      <w:divBdr>
        <w:top w:val="none" w:sz="0" w:space="0" w:color="auto"/>
        <w:left w:val="none" w:sz="0" w:space="0" w:color="auto"/>
        <w:bottom w:val="none" w:sz="0" w:space="0" w:color="auto"/>
        <w:right w:val="none" w:sz="0" w:space="0" w:color="auto"/>
      </w:divBdr>
    </w:div>
    <w:div w:id="1925989342">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87471971">
      <w:bodyDiv w:val="1"/>
      <w:marLeft w:val="0"/>
      <w:marRight w:val="0"/>
      <w:marTop w:val="0"/>
      <w:marBottom w:val="0"/>
      <w:divBdr>
        <w:top w:val="none" w:sz="0" w:space="0" w:color="auto"/>
        <w:left w:val="none" w:sz="0" w:space="0" w:color="auto"/>
        <w:bottom w:val="none" w:sz="0" w:space="0" w:color="auto"/>
        <w:right w:val="none" w:sz="0" w:space="0" w:color="auto"/>
      </w:divBdr>
    </w:div>
    <w:div w:id="1993295471">
      <w:bodyDiv w:val="1"/>
      <w:marLeft w:val="0"/>
      <w:marRight w:val="0"/>
      <w:marTop w:val="0"/>
      <w:marBottom w:val="0"/>
      <w:divBdr>
        <w:top w:val="none" w:sz="0" w:space="0" w:color="auto"/>
        <w:left w:val="none" w:sz="0" w:space="0" w:color="auto"/>
        <w:bottom w:val="none" w:sz="0" w:space="0" w:color="auto"/>
        <w:right w:val="none" w:sz="0" w:space="0" w:color="auto"/>
      </w:divBdr>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394293">
      <w:bodyDiv w:val="1"/>
      <w:marLeft w:val="0"/>
      <w:marRight w:val="0"/>
      <w:marTop w:val="0"/>
      <w:marBottom w:val="0"/>
      <w:divBdr>
        <w:top w:val="none" w:sz="0" w:space="0" w:color="auto"/>
        <w:left w:val="none" w:sz="0" w:space="0" w:color="auto"/>
        <w:bottom w:val="none" w:sz="0" w:space="0" w:color="auto"/>
        <w:right w:val="none" w:sz="0" w:space="0" w:color="auto"/>
      </w:divBdr>
      <w:divsChild>
        <w:div w:id="202407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591362">
      <w:bodyDiv w:val="1"/>
      <w:marLeft w:val="0"/>
      <w:marRight w:val="0"/>
      <w:marTop w:val="0"/>
      <w:marBottom w:val="0"/>
      <w:divBdr>
        <w:top w:val="none" w:sz="0" w:space="0" w:color="auto"/>
        <w:left w:val="none" w:sz="0" w:space="0" w:color="auto"/>
        <w:bottom w:val="none" w:sz="0" w:space="0" w:color="auto"/>
        <w:right w:val="none" w:sz="0" w:space="0" w:color="auto"/>
      </w:divBdr>
    </w:div>
    <w:div w:id="2061780335">
      <w:bodyDiv w:val="1"/>
      <w:marLeft w:val="0"/>
      <w:marRight w:val="0"/>
      <w:marTop w:val="0"/>
      <w:marBottom w:val="0"/>
      <w:divBdr>
        <w:top w:val="none" w:sz="0" w:space="0" w:color="auto"/>
        <w:left w:val="none" w:sz="0" w:space="0" w:color="auto"/>
        <w:bottom w:val="none" w:sz="0" w:space="0" w:color="auto"/>
        <w:right w:val="none" w:sz="0" w:space="0" w:color="auto"/>
      </w:divBdr>
    </w:div>
    <w:div w:id="2077701299">
      <w:bodyDiv w:val="1"/>
      <w:marLeft w:val="0"/>
      <w:marRight w:val="0"/>
      <w:marTop w:val="0"/>
      <w:marBottom w:val="0"/>
      <w:divBdr>
        <w:top w:val="none" w:sz="0" w:space="0" w:color="auto"/>
        <w:left w:val="none" w:sz="0" w:space="0" w:color="auto"/>
        <w:bottom w:val="none" w:sz="0" w:space="0" w:color="auto"/>
        <w:right w:val="none" w:sz="0" w:space="0" w:color="auto"/>
      </w:divBdr>
      <w:divsChild>
        <w:div w:id="950284750">
          <w:marLeft w:val="446"/>
          <w:marRight w:val="0"/>
          <w:marTop w:val="0"/>
          <w:marBottom w:val="0"/>
          <w:divBdr>
            <w:top w:val="none" w:sz="0" w:space="0" w:color="auto"/>
            <w:left w:val="none" w:sz="0" w:space="0" w:color="auto"/>
            <w:bottom w:val="none" w:sz="0" w:space="0" w:color="auto"/>
            <w:right w:val="none" w:sz="0" w:space="0" w:color="auto"/>
          </w:divBdr>
        </w:div>
        <w:div w:id="1133451200">
          <w:marLeft w:val="446"/>
          <w:marRight w:val="0"/>
          <w:marTop w:val="0"/>
          <w:marBottom w:val="0"/>
          <w:divBdr>
            <w:top w:val="none" w:sz="0" w:space="0" w:color="auto"/>
            <w:left w:val="none" w:sz="0" w:space="0" w:color="auto"/>
            <w:bottom w:val="none" w:sz="0" w:space="0" w:color="auto"/>
            <w:right w:val="none" w:sz="0" w:space="0" w:color="auto"/>
          </w:divBdr>
        </w:div>
        <w:div w:id="1893270485">
          <w:marLeft w:val="446"/>
          <w:marRight w:val="0"/>
          <w:marTop w:val="0"/>
          <w:marBottom w:val="0"/>
          <w:divBdr>
            <w:top w:val="none" w:sz="0" w:space="0" w:color="auto"/>
            <w:left w:val="none" w:sz="0" w:space="0" w:color="auto"/>
            <w:bottom w:val="none" w:sz="0" w:space="0" w:color="auto"/>
            <w:right w:val="none" w:sz="0" w:space="0" w:color="auto"/>
          </w:divBdr>
        </w:div>
        <w:div w:id="204220968">
          <w:marLeft w:val="446"/>
          <w:marRight w:val="0"/>
          <w:marTop w:val="0"/>
          <w:marBottom w:val="0"/>
          <w:divBdr>
            <w:top w:val="none" w:sz="0" w:space="0" w:color="auto"/>
            <w:left w:val="none" w:sz="0" w:space="0" w:color="auto"/>
            <w:bottom w:val="none" w:sz="0" w:space="0" w:color="auto"/>
            <w:right w:val="none" w:sz="0" w:space="0" w:color="auto"/>
          </w:divBdr>
        </w:div>
        <w:div w:id="141966135">
          <w:marLeft w:val="446"/>
          <w:marRight w:val="0"/>
          <w:marTop w:val="0"/>
          <w:marBottom w:val="0"/>
          <w:divBdr>
            <w:top w:val="none" w:sz="0" w:space="0" w:color="auto"/>
            <w:left w:val="none" w:sz="0" w:space="0" w:color="auto"/>
            <w:bottom w:val="none" w:sz="0" w:space="0" w:color="auto"/>
            <w:right w:val="none" w:sz="0" w:space="0" w:color="auto"/>
          </w:divBdr>
        </w:div>
        <w:div w:id="566842634">
          <w:marLeft w:val="446"/>
          <w:marRight w:val="0"/>
          <w:marTop w:val="0"/>
          <w:marBottom w:val="0"/>
          <w:divBdr>
            <w:top w:val="none" w:sz="0" w:space="0" w:color="auto"/>
            <w:left w:val="none" w:sz="0" w:space="0" w:color="auto"/>
            <w:bottom w:val="none" w:sz="0" w:space="0" w:color="auto"/>
            <w:right w:val="none" w:sz="0" w:space="0" w:color="auto"/>
          </w:divBdr>
        </w:div>
        <w:div w:id="1055934581">
          <w:marLeft w:val="446"/>
          <w:marRight w:val="0"/>
          <w:marTop w:val="0"/>
          <w:marBottom w:val="0"/>
          <w:divBdr>
            <w:top w:val="none" w:sz="0" w:space="0" w:color="auto"/>
            <w:left w:val="none" w:sz="0" w:space="0" w:color="auto"/>
            <w:bottom w:val="none" w:sz="0" w:space="0" w:color="auto"/>
            <w:right w:val="none" w:sz="0" w:space="0" w:color="auto"/>
          </w:divBdr>
        </w:div>
        <w:div w:id="1423062232">
          <w:marLeft w:val="446"/>
          <w:marRight w:val="0"/>
          <w:marTop w:val="0"/>
          <w:marBottom w:val="0"/>
          <w:divBdr>
            <w:top w:val="none" w:sz="0" w:space="0" w:color="auto"/>
            <w:left w:val="none" w:sz="0" w:space="0" w:color="auto"/>
            <w:bottom w:val="none" w:sz="0" w:space="0" w:color="auto"/>
            <w:right w:val="none" w:sz="0" w:space="0" w:color="auto"/>
          </w:divBdr>
        </w:div>
        <w:div w:id="1445926545">
          <w:marLeft w:val="446"/>
          <w:marRight w:val="0"/>
          <w:marTop w:val="0"/>
          <w:marBottom w:val="0"/>
          <w:divBdr>
            <w:top w:val="none" w:sz="0" w:space="0" w:color="auto"/>
            <w:left w:val="none" w:sz="0" w:space="0" w:color="auto"/>
            <w:bottom w:val="none" w:sz="0" w:space="0" w:color="auto"/>
            <w:right w:val="none" w:sz="0" w:space="0" w:color="auto"/>
          </w:divBdr>
        </w:div>
        <w:div w:id="1606186419">
          <w:marLeft w:val="446"/>
          <w:marRight w:val="0"/>
          <w:marTop w:val="0"/>
          <w:marBottom w:val="0"/>
          <w:divBdr>
            <w:top w:val="none" w:sz="0" w:space="0" w:color="auto"/>
            <w:left w:val="none" w:sz="0" w:space="0" w:color="auto"/>
            <w:bottom w:val="none" w:sz="0" w:space="0" w:color="auto"/>
            <w:right w:val="none" w:sz="0" w:space="0" w:color="auto"/>
          </w:divBdr>
        </w:div>
      </w:divsChild>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0425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hyperlink" Target="https://help.ubuntu.com/community/SSH/OpenSSH/Configuring" TargetMode="External"/><Relationship Id="rId42" Type="http://schemas.openxmlformats.org/officeDocument/2006/relationships/image" Target="media/image9.png"/><Relationship Id="rId63" Type="http://schemas.openxmlformats.org/officeDocument/2006/relationships/image" Target="media/image21.png"/><Relationship Id="rId84" Type="http://schemas.openxmlformats.org/officeDocument/2006/relationships/image" Target="media/image33.png"/><Relationship Id="rId138" Type="http://schemas.openxmlformats.org/officeDocument/2006/relationships/image" Target="media/image71.png"/><Relationship Id="rId107" Type="http://schemas.openxmlformats.org/officeDocument/2006/relationships/oleObject" Target="embeddings/oleObject21.bin"/><Relationship Id="rId11" Type="http://schemas.openxmlformats.org/officeDocument/2006/relationships/endnotes" Target="endnotes.xml"/><Relationship Id="rId32" Type="http://schemas.openxmlformats.org/officeDocument/2006/relationships/oleObject" Target="embeddings/oleObject1.bin"/><Relationship Id="rId53" Type="http://schemas.openxmlformats.org/officeDocument/2006/relationships/image" Target="media/image15.emf"/><Relationship Id="rId74" Type="http://schemas.openxmlformats.org/officeDocument/2006/relationships/hyperlink" Target="eclipse-javadoc:%E2%98%82=AutomationTestProject/C:%5C/Program%20Files%5C/Java%5C/jdk1.8.0_101%5C/jre%5C/lib%5C/rt.jar%3Cjava.lang" TargetMode="External"/><Relationship Id="rId128" Type="http://schemas.openxmlformats.org/officeDocument/2006/relationships/hyperlink" Target="file://AutomationTestProject/setupfiles" TargetMode="External"/><Relationship Id="rId149" Type="http://schemas.openxmlformats.org/officeDocument/2006/relationships/hyperlink" Target="https://github.com/cbeust/testng/issues/1465" TargetMode="External"/><Relationship Id="rId5" Type="http://schemas.openxmlformats.org/officeDocument/2006/relationships/customXml" Target="../customXml/item5.xml"/><Relationship Id="rId95" Type="http://schemas.openxmlformats.org/officeDocument/2006/relationships/image" Target="media/image39.emf"/><Relationship Id="rId22" Type="http://schemas.openxmlformats.org/officeDocument/2006/relationships/hyperlink" Target="https://www.vultr.com/docs/how-to-install-apache-maven-on-ubuntu-16-04" TargetMode="External"/><Relationship Id="rId27" Type="http://schemas.openxmlformats.org/officeDocument/2006/relationships/hyperlink" Target="https://askubuntu.com/questions/8184/firewall-settings-for-personal-file-sharing" TargetMode="External"/><Relationship Id="rId43" Type="http://schemas.openxmlformats.org/officeDocument/2006/relationships/image" Target="media/image10.png"/><Relationship Id="rId48" Type="http://schemas.openxmlformats.org/officeDocument/2006/relationships/hyperlink" Target="http://appium.io/docs/en/about-appium/getting-started/" TargetMode="External"/><Relationship Id="rId64" Type="http://schemas.openxmlformats.org/officeDocument/2006/relationships/hyperlink" Target="file://AutomationTestProject/ExternalConfig.ini" TargetMode="External"/><Relationship Id="rId69" Type="http://schemas.openxmlformats.org/officeDocument/2006/relationships/oleObject" Target="embeddings/oleObject10.bin"/><Relationship Id="rId113" Type="http://schemas.openxmlformats.org/officeDocument/2006/relationships/image" Target="media/image49.png"/><Relationship Id="rId118" Type="http://schemas.openxmlformats.org/officeDocument/2006/relationships/image" Target="media/image54.png"/><Relationship Id="rId134" Type="http://schemas.openxmlformats.org/officeDocument/2006/relationships/image" Target="media/image67.png"/><Relationship Id="rId139" Type="http://schemas.openxmlformats.org/officeDocument/2006/relationships/image" Target="media/image72.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mailto:info@cybage.com" TargetMode="External"/><Relationship Id="rId33" Type="http://schemas.openxmlformats.org/officeDocument/2006/relationships/image" Target="media/image5.emf"/><Relationship Id="rId38" Type="http://schemas.openxmlformats.org/officeDocument/2006/relationships/oleObject" Target="embeddings/oleObject4.bin"/><Relationship Id="rId59" Type="http://schemas.openxmlformats.org/officeDocument/2006/relationships/oleObject" Target="embeddings/oleObject7.bin"/><Relationship Id="rId103" Type="http://schemas.openxmlformats.org/officeDocument/2006/relationships/image" Target="media/image43.png"/><Relationship Id="rId108" Type="http://schemas.openxmlformats.org/officeDocument/2006/relationships/image" Target="media/image46.emf"/><Relationship Id="rId124" Type="http://schemas.openxmlformats.org/officeDocument/2006/relationships/image" Target="media/image60.emf"/><Relationship Id="rId129" Type="http://schemas.openxmlformats.org/officeDocument/2006/relationships/image" Target="media/image62.png"/><Relationship Id="rId54" Type="http://schemas.openxmlformats.org/officeDocument/2006/relationships/oleObject" Target="embeddings/oleObject5.bin"/><Relationship Id="rId70" Type="http://schemas.openxmlformats.org/officeDocument/2006/relationships/hyperlink" Target="https://logging.apache.org/log4j/2.0/manual/customloglevels.html" TargetMode="External"/><Relationship Id="rId75" Type="http://schemas.openxmlformats.org/officeDocument/2006/relationships/hyperlink" Target="eclipse-javadoc:%E2%98%82=AutomationTestProject/C:%5C/Program%20Files%5C/Java%5C/jdk1.8.0_101%5C/jre%5C/lib%5C/rt.jar%3Cjava.lang.reflect" TargetMode="External"/><Relationship Id="rId91" Type="http://schemas.openxmlformats.org/officeDocument/2006/relationships/oleObject" Target="embeddings/oleObject14.bin"/><Relationship Id="rId96" Type="http://schemas.openxmlformats.org/officeDocument/2006/relationships/oleObject" Target="embeddings/oleObject16.bin"/><Relationship Id="rId140" Type="http://schemas.openxmlformats.org/officeDocument/2006/relationships/image" Target="media/image73.png"/><Relationship Id="rId145" Type="http://schemas.openxmlformats.org/officeDocument/2006/relationships/hyperlink" Target="http://extentreports.com/docs/klov/"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askubuntu.com/questions/866161/setting-path-variable-in-etc-environment-vs-profile" TargetMode="External"/><Relationship Id="rId28" Type="http://schemas.openxmlformats.org/officeDocument/2006/relationships/hyperlink" Target="https://qamag.net/stop-that-huge-jenkins-log/" TargetMode="External"/><Relationship Id="rId49" Type="http://schemas.openxmlformats.org/officeDocument/2006/relationships/image" Target="media/image12.png"/><Relationship Id="rId114" Type="http://schemas.openxmlformats.org/officeDocument/2006/relationships/image" Target="media/image50.png"/><Relationship Id="rId119" Type="http://schemas.openxmlformats.org/officeDocument/2006/relationships/image" Target="media/image55.png"/><Relationship Id="rId44" Type="http://schemas.openxmlformats.org/officeDocument/2006/relationships/hyperlink" Target="http://www.androiddocs.com/sdk/installing/index.html" TargetMode="External"/><Relationship Id="rId60" Type="http://schemas.openxmlformats.org/officeDocument/2006/relationships/image" Target="media/image19.png"/><Relationship Id="rId65" Type="http://schemas.openxmlformats.org/officeDocument/2006/relationships/image" Target="media/image22.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image" Target="media/image63.png"/><Relationship Id="rId135" Type="http://schemas.openxmlformats.org/officeDocument/2006/relationships/image" Target="media/image68.png"/><Relationship Id="rId151" Type="http://schemas.openxmlformats.org/officeDocument/2006/relationships/footer" Target="footer1.xml"/><Relationship Id="rId13" Type="http://schemas.openxmlformats.org/officeDocument/2006/relationships/hyperlink" Target="mailto:biz@cybage.com" TargetMode="External"/><Relationship Id="rId18" Type="http://schemas.openxmlformats.org/officeDocument/2006/relationships/hyperlink" Target="http://www.cybage.com" TargetMode="External"/><Relationship Id="rId39" Type="http://schemas.openxmlformats.org/officeDocument/2006/relationships/hyperlink" Target="file://Jenkins/workspace/Jenkinsproject" TargetMode="External"/><Relationship Id="rId109" Type="http://schemas.openxmlformats.org/officeDocument/2006/relationships/oleObject" Target="embeddings/oleObject22.bin"/><Relationship Id="rId34" Type="http://schemas.openxmlformats.org/officeDocument/2006/relationships/oleObject" Target="embeddings/oleObject2.bin"/><Relationship Id="rId50" Type="http://schemas.openxmlformats.org/officeDocument/2006/relationships/hyperlink" Target="https://gist.github.com/hemano/351c842705ff6dbcd48ceef2dc88b8a0" TargetMode="External"/><Relationship Id="rId55" Type="http://schemas.openxmlformats.org/officeDocument/2006/relationships/image" Target="media/image16.png"/><Relationship Id="rId76" Type="http://schemas.openxmlformats.org/officeDocument/2006/relationships/image" Target="media/image27.emf"/><Relationship Id="rId97" Type="http://schemas.openxmlformats.org/officeDocument/2006/relationships/image" Target="media/image40.emf"/><Relationship Id="rId104" Type="http://schemas.openxmlformats.org/officeDocument/2006/relationships/image" Target="media/image44.emf"/><Relationship Id="rId120" Type="http://schemas.openxmlformats.org/officeDocument/2006/relationships/image" Target="media/image56.png"/><Relationship Id="rId125" Type="http://schemas.openxmlformats.org/officeDocument/2006/relationships/oleObject" Target="embeddings/oleObject24.bin"/><Relationship Id="rId141" Type="http://schemas.openxmlformats.org/officeDocument/2006/relationships/hyperlink" Target="http://wiki.jenkins-ci.org/display/JENKINS/Email-ext+plugin" TargetMode="External"/><Relationship Id="rId146" Type="http://schemas.openxmlformats.org/officeDocument/2006/relationships/hyperlink" Target="https://github.com/mozilla/geckodriver/issues/1068" TargetMode="External"/><Relationship Id="rId7" Type="http://schemas.openxmlformats.org/officeDocument/2006/relationships/styles" Target="styles.xml"/><Relationship Id="rId71" Type="http://schemas.openxmlformats.org/officeDocument/2006/relationships/image" Target="media/image25.png"/><Relationship Id="rId92" Type="http://schemas.openxmlformats.org/officeDocument/2006/relationships/hyperlink" Target="https://maps.googleapis.com/maps/api/geocode/json?address=pune&amp;sensor=false" TargetMode="External"/><Relationship Id="rId2" Type="http://schemas.openxmlformats.org/officeDocument/2006/relationships/customXml" Target="../customXml/item2.xml"/><Relationship Id="rId29" Type="http://schemas.openxmlformats.org/officeDocument/2006/relationships/comments" Target="comments.xml"/><Relationship Id="rId24" Type="http://schemas.openxmlformats.org/officeDocument/2006/relationships/hyperlink" Target="https://www.devmanuals.net/install/ubuntu/ubuntu-16-04-LTS-Xenial-Xerus/how-to-install-xvfb.html" TargetMode="External"/><Relationship Id="rId40" Type="http://schemas.openxmlformats.org/officeDocument/2006/relationships/hyperlink" Target="file://Jenkins/workspace/Jenkinsproject" TargetMode="External"/><Relationship Id="rId45" Type="http://schemas.openxmlformats.org/officeDocument/2006/relationships/hyperlink" Target="https://developer.android.com/studio/command-line/variables" TargetMode="External"/><Relationship Id="rId66" Type="http://schemas.openxmlformats.org/officeDocument/2006/relationships/image" Target="media/image23.emf"/><Relationship Id="rId87" Type="http://schemas.microsoft.com/office/2007/relationships/hdphoto" Target="media/hdphoto1.wdp"/><Relationship Id="rId110" Type="http://schemas.openxmlformats.org/officeDocument/2006/relationships/image" Target="media/image47.emf"/><Relationship Id="rId115" Type="http://schemas.openxmlformats.org/officeDocument/2006/relationships/image" Target="media/image51.png"/><Relationship Id="rId131" Type="http://schemas.openxmlformats.org/officeDocument/2006/relationships/image" Target="media/image64.png"/><Relationship Id="rId136" Type="http://schemas.openxmlformats.org/officeDocument/2006/relationships/image" Target="media/image69.png"/><Relationship Id="rId61" Type="http://schemas.openxmlformats.org/officeDocument/2006/relationships/image" Target="media/image20.emf"/><Relationship Id="rId82" Type="http://schemas.openxmlformats.org/officeDocument/2006/relationships/image" Target="media/image31.png"/><Relationship Id="rId152" Type="http://schemas.openxmlformats.org/officeDocument/2006/relationships/footer" Target="footer2.xml"/><Relationship Id="rId19" Type="http://schemas.openxmlformats.org/officeDocument/2006/relationships/image" Target="media/image2.png"/><Relationship Id="rId14" Type="http://schemas.openxmlformats.org/officeDocument/2006/relationships/hyperlink" Target="mailto:info@cybage.com" TargetMode="External"/><Relationship Id="rId30" Type="http://schemas.microsoft.com/office/2011/relationships/commentsExtended" Target="commentsExtended.xml"/><Relationship Id="rId35" Type="http://schemas.openxmlformats.org/officeDocument/2006/relationships/image" Target="media/image6.emf"/><Relationship Id="rId56" Type="http://schemas.openxmlformats.org/officeDocument/2006/relationships/image" Target="media/image17.emf"/><Relationship Id="rId77" Type="http://schemas.openxmlformats.org/officeDocument/2006/relationships/oleObject" Target="embeddings/oleObject11.bin"/><Relationship Id="rId100" Type="http://schemas.openxmlformats.org/officeDocument/2006/relationships/oleObject" Target="embeddings/oleObject18.bin"/><Relationship Id="rId105" Type="http://schemas.openxmlformats.org/officeDocument/2006/relationships/oleObject" Target="embeddings/oleObject20.bin"/><Relationship Id="rId126" Type="http://schemas.openxmlformats.org/officeDocument/2006/relationships/image" Target="media/image61.emf"/><Relationship Id="rId147" Type="http://schemas.openxmlformats.org/officeDocument/2006/relationships/hyperlink" Target="http://growlycode.blogspot.in/2011/05/how-to-fix-specified-service-has-been.html" TargetMode="External"/><Relationship Id="rId8" Type="http://schemas.openxmlformats.org/officeDocument/2006/relationships/settings" Target="settings.xml"/><Relationship Id="rId51" Type="http://schemas.openxmlformats.org/officeDocument/2006/relationships/image" Target="media/image13.png"/><Relationship Id="rId72" Type="http://schemas.openxmlformats.org/officeDocument/2006/relationships/image" Target="media/image26.png"/><Relationship Id="rId93" Type="http://schemas.openxmlformats.org/officeDocument/2006/relationships/image" Target="media/image38.emf"/><Relationship Id="rId98" Type="http://schemas.openxmlformats.org/officeDocument/2006/relationships/oleObject" Target="embeddings/oleObject17.bin"/><Relationship Id="rId121" Type="http://schemas.openxmlformats.org/officeDocument/2006/relationships/image" Target="media/image57.png"/><Relationship Id="rId142" Type="http://schemas.openxmlformats.org/officeDocument/2006/relationships/hyperlink" Target="https://wiki.jenkins-ci.org/display/JENKINS/Email-ext+Template+Plugin"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hyperlink" Target="https://www.java.com/en/download/help/path.xml" TargetMode="External"/><Relationship Id="rId67" Type="http://schemas.openxmlformats.org/officeDocument/2006/relationships/oleObject" Target="embeddings/oleObject9.bin"/><Relationship Id="rId116" Type="http://schemas.openxmlformats.org/officeDocument/2006/relationships/image" Target="media/image52.png"/><Relationship Id="rId137" Type="http://schemas.openxmlformats.org/officeDocument/2006/relationships/image" Target="media/image70.png"/><Relationship Id="rId20" Type="http://schemas.openxmlformats.org/officeDocument/2006/relationships/hyperlink" Target="https://en.wikipedia.org/wiki/X86-64" TargetMode="External"/><Relationship Id="rId41" Type="http://schemas.openxmlformats.org/officeDocument/2006/relationships/image" Target="media/image8.png"/><Relationship Id="rId62" Type="http://schemas.openxmlformats.org/officeDocument/2006/relationships/oleObject" Target="embeddings/oleObject8.bin"/><Relationship Id="rId83" Type="http://schemas.openxmlformats.org/officeDocument/2006/relationships/image" Target="media/image32.png"/><Relationship Id="rId88" Type="http://schemas.openxmlformats.org/officeDocument/2006/relationships/image" Target="media/image36.emf"/><Relationship Id="rId111" Type="http://schemas.openxmlformats.org/officeDocument/2006/relationships/oleObject" Target="embeddings/oleObject23.bin"/><Relationship Id="rId132" Type="http://schemas.openxmlformats.org/officeDocument/2006/relationships/image" Target="media/image65.png"/><Relationship Id="rId153" Type="http://schemas.openxmlformats.org/officeDocument/2006/relationships/fontTable" Target="fontTable.xml"/><Relationship Id="rId15" Type="http://schemas.openxmlformats.org/officeDocument/2006/relationships/hyperlink" Target="http://www.cybage.com" TargetMode="External"/><Relationship Id="rId36" Type="http://schemas.openxmlformats.org/officeDocument/2006/relationships/oleObject" Target="embeddings/oleObject3.bin"/><Relationship Id="rId57" Type="http://schemas.openxmlformats.org/officeDocument/2006/relationships/oleObject" Target="embeddings/oleObject6.bin"/><Relationship Id="rId106" Type="http://schemas.openxmlformats.org/officeDocument/2006/relationships/image" Target="media/image45.emf"/><Relationship Id="rId127" Type="http://schemas.openxmlformats.org/officeDocument/2006/relationships/oleObject" Target="embeddings/oleObject25.bin"/><Relationship Id="rId10" Type="http://schemas.openxmlformats.org/officeDocument/2006/relationships/footnotes" Target="footnotes.xml"/><Relationship Id="rId31" Type="http://schemas.openxmlformats.org/officeDocument/2006/relationships/image" Target="media/image4.emf"/><Relationship Id="rId52" Type="http://schemas.openxmlformats.org/officeDocument/2006/relationships/image" Target="media/image14.png"/><Relationship Id="rId73" Type="http://schemas.openxmlformats.org/officeDocument/2006/relationships/hyperlink" Target="eclipse-javadoc:%E2%98%82=AutomationTestProject/C:%5C/Program%20Files%5C/Java%5C/jdk1.8.0_101%5C/jre%5C/lib%5C/rt.jar%3Cjava" TargetMode="External"/><Relationship Id="rId78" Type="http://schemas.openxmlformats.org/officeDocument/2006/relationships/image" Target="media/image28.emf"/><Relationship Id="rId94" Type="http://schemas.openxmlformats.org/officeDocument/2006/relationships/oleObject" Target="embeddings/oleObject15.bin"/><Relationship Id="rId99" Type="http://schemas.openxmlformats.org/officeDocument/2006/relationships/image" Target="media/image41.emf"/><Relationship Id="rId101" Type="http://schemas.openxmlformats.org/officeDocument/2006/relationships/image" Target="media/image42.emf"/><Relationship Id="rId122" Type="http://schemas.openxmlformats.org/officeDocument/2006/relationships/image" Target="media/image58.png"/><Relationship Id="rId143" Type="http://schemas.openxmlformats.org/officeDocument/2006/relationships/hyperlink" Target="http://wiremock.org" TargetMode="External"/><Relationship Id="rId148" Type="http://schemas.openxmlformats.org/officeDocument/2006/relationships/hyperlink" Target="https://github.com/cbeust/testng/issues/956"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digitalocean.com/community/tutorials/how-to-install-jenkins-on-ubuntu-16-04" TargetMode="External"/><Relationship Id="rId47" Type="http://schemas.openxmlformats.org/officeDocument/2006/relationships/image" Target="media/image11.png"/><Relationship Id="rId68" Type="http://schemas.openxmlformats.org/officeDocument/2006/relationships/image" Target="media/image24.emf"/><Relationship Id="rId89" Type="http://schemas.openxmlformats.org/officeDocument/2006/relationships/oleObject" Target="embeddings/oleObject13.bin"/><Relationship Id="rId112" Type="http://schemas.openxmlformats.org/officeDocument/2006/relationships/image" Target="media/image48.png"/><Relationship Id="rId133" Type="http://schemas.openxmlformats.org/officeDocument/2006/relationships/image" Target="media/image66.png"/><Relationship Id="rId154" Type="http://schemas.microsoft.com/office/2011/relationships/people" Target="people.xml"/><Relationship Id="rId16" Type="http://schemas.openxmlformats.org/officeDocument/2006/relationships/hyperlink" Target="mailto:biz@cybage.com" TargetMode="External"/><Relationship Id="rId37" Type="http://schemas.openxmlformats.org/officeDocument/2006/relationships/image" Target="media/image7.emf"/><Relationship Id="rId58" Type="http://schemas.openxmlformats.org/officeDocument/2006/relationships/image" Target="media/image18.emf"/><Relationship Id="rId79" Type="http://schemas.openxmlformats.org/officeDocument/2006/relationships/oleObject" Target="embeddings/oleObject12.bin"/><Relationship Id="rId102" Type="http://schemas.openxmlformats.org/officeDocument/2006/relationships/oleObject" Target="embeddings/oleObject19.bin"/><Relationship Id="rId123" Type="http://schemas.openxmlformats.org/officeDocument/2006/relationships/image" Target="media/image59.png"/><Relationship Id="rId144" Type="http://schemas.openxmlformats.org/officeDocument/2006/relationships/hyperlink" Target="https://saucelabs.com" TargetMode="External"/><Relationship Id="rId90" Type="http://schemas.openxmlformats.org/officeDocument/2006/relationships/image" Target="media/image37.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BC564E14380B41A1C205CF7AA3C244" ma:contentTypeVersion="0" ma:contentTypeDescription="Create a new document." ma:contentTypeScope="" ma:versionID="fdba5c99e561bbfff71b113da0d88e4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DBA60-055B-4306-9F93-1CE529E5A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E3CC73-1C96-483A-AE9A-3F359BE3BF1F}">
  <ds:schemaRefs>
    <ds:schemaRef ds:uri="http://schemas.openxmlformats.org/package/2006/metadata/core-properties"/>
    <ds:schemaRef ds:uri="http://purl.org/dc/terms/"/>
    <ds:schemaRef ds:uri="http://schemas.microsoft.com/office/2006/documentManagement/types"/>
    <ds:schemaRef ds:uri="http://www.w3.org/XML/1998/namespace"/>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5.xml><?xml version="1.0" encoding="utf-8"?>
<ds:datastoreItem xmlns:ds="http://schemas.openxmlformats.org/officeDocument/2006/customXml" ds:itemID="{EEEF55F4-184F-460E-8179-CC38245FE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108</Pages>
  <Words>18723</Words>
  <Characters>106726</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Fusion Framework User Guide</vt:lpstr>
    </vt:vector>
  </TitlesOfParts>
  <Company>Cybage Software Inc</Company>
  <LinksUpToDate>false</LinksUpToDate>
  <CharactersWithSpaces>125199</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 Framework User Guide</dc:title>
  <dc:creator>Cybage Software</dc:creator>
  <cp:lastModifiedBy>Jeetendra Edke</cp:lastModifiedBy>
  <cp:revision>28</cp:revision>
  <cp:lastPrinted>2016-09-02T09:55:00Z</cp:lastPrinted>
  <dcterms:created xsi:type="dcterms:W3CDTF">2019-06-26T05:53:00Z</dcterms:created>
  <dcterms:modified xsi:type="dcterms:W3CDTF">2019-08-20T11:32:00Z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0x01010066BC564E14380B41A1C205CF7AA3C244</vt:lpwstr>
  </property>
</Properties>
</file>